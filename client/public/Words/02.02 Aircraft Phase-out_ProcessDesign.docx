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33AD507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lang w:val="en-CH"/>
                                      </w:rPr>
                                      <w:t>0</w:t>
                                    </w:r>
                                    <w:r w:rsidR="002D78DD">
                                      <w:rPr>
                                        <w:caps/>
                                        <w:color w:val="C00000" w:themeColor="accent1"/>
                                        <w:sz w:val="64"/>
                                        <w:szCs w:val="64"/>
                                        <w:lang w:val="en-CH"/>
                                      </w:rPr>
                                      <w:t>2</w:t>
                                    </w:r>
                                    <w:r w:rsidR="00A41564">
                                      <w:rPr>
                                        <w:caps/>
                                        <w:color w:val="C00000" w:themeColor="accent1"/>
                                        <w:sz w:val="64"/>
                                        <w:szCs w:val="64"/>
                                        <w:lang w:val="en-CH"/>
                                      </w:rPr>
                                      <w:t>.0</w:t>
                                    </w:r>
                                    <w:r w:rsidR="002D78DD">
                                      <w:rPr>
                                        <w:caps/>
                                        <w:color w:val="C00000" w:themeColor="accent1"/>
                                        <w:sz w:val="64"/>
                                        <w:szCs w:val="64"/>
                                        <w:lang w:val="en-CH"/>
                                      </w:rPr>
                                      <w:t>2</w:t>
                                    </w:r>
                                    <w:r w:rsidR="00BF6240">
                                      <w:rPr>
                                        <w:caps/>
                                        <w:color w:val="C00000" w:themeColor="accent1"/>
                                        <w:sz w:val="64"/>
                                        <w:szCs w:val="64"/>
                                      </w:rPr>
                                      <w:t xml:space="preserve"> </w:t>
                                    </w:r>
                                    <w:r w:rsidR="00BF6240">
                                      <w:rPr>
                                        <w:caps/>
                                        <w:color w:val="C00000" w:themeColor="accent1"/>
                                        <w:sz w:val="64"/>
                                        <w:szCs w:val="64"/>
                                      </w:rPr>
                                      <w:br/>
                                    </w:r>
                                    <w:r w:rsidR="00A41564">
                                      <w:rPr>
                                        <w:caps/>
                                        <w:color w:val="C00000" w:themeColor="accent1"/>
                                        <w:sz w:val="64"/>
                                        <w:szCs w:val="64"/>
                                        <w:lang w:val="en-CH"/>
                                      </w:rPr>
                                      <w:t xml:space="preserve">AIRCRAFT </w:t>
                                    </w:r>
                                    <w:r w:rsidR="002D78DD">
                                      <w:rPr>
                                        <w:caps/>
                                        <w:color w:val="C00000" w:themeColor="accent1"/>
                                        <w:sz w:val="64"/>
                                        <w:szCs w:val="64"/>
                                        <w:lang w:val="en-CH"/>
                                      </w:rPr>
                                      <w:t>PHASE-OUT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33AD507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lang w:val="en-CH"/>
                                </w:rPr>
                                <w:t>0</w:t>
                              </w:r>
                              <w:r w:rsidR="002D78DD">
                                <w:rPr>
                                  <w:caps/>
                                  <w:color w:val="C00000" w:themeColor="accent1"/>
                                  <w:sz w:val="64"/>
                                  <w:szCs w:val="64"/>
                                  <w:lang w:val="en-CH"/>
                                </w:rPr>
                                <w:t>2</w:t>
                              </w:r>
                              <w:r w:rsidR="00A41564">
                                <w:rPr>
                                  <w:caps/>
                                  <w:color w:val="C00000" w:themeColor="accent1"/>
                                  <w:sz w:val="64"/>
                                  <w:szCs w:val="64"/>
                                  <w:lang w:val="en-CH"/>
                                </w:rPr>
                                <w:t>.0</w:t>
                              </w:r>
                              <w:r w:rsidR="002D78DD">
                                <w:rPr>
                                  <w:caps/>
                                  <w:color w:val="C00000" w:themeColor="accent1"/>
                                  <w:sz w:val="64"/>
                                  <w:szCs w:val="64"/>
                                  <w:lang w:val="en-CH"/>
                                </w:rPr>
                                <w:t>2</w:t>
                              </w:r>
                              <w:r w:rsidR="00BF6240">
                                <w:rPr>
                                  <w:caps/>
                                  <w:color w:val="C00000" w:themeColor="accent1"/>
                                  <w:sz w:val="64"/>
                                  <w:szCs w:val="64"/>
                                </w:rPr>
                                <w:t xml:space="preserve"> </w:t>
                              </w:r>
                              <w:r w:rsidR="00BF6240">
                                <w:rPr>
                                  <w:caps/>
                                  <w:color w:val="C00000" w:themeColor="accent1"/>
                                  <w:sz w:val="64"/>
                                  <w:szCs w:val="64"/>
                                </w:rPr>
                                <w:br/>
                              </w:r>
                              <w:r w:rsidR="00A41564">
                                <w:rPr>
                                  <w:caps/>
                                  <w:color w:val="C00000" w:themeColor="accent1"/>
                                  <w:sz w:val="64"/>
                                  <w:szCs w:val="64"/>
                                  <w:lang w:val="en-CH"/>
                                </w:rPr>
                                <w:t xml:space="preserve">AIRCRAFT </w:t>
                              </w:r>
                              <w:r w:rsidR="002D78DD">
                                <w:rPr>
                                  <w:caps/>
                                  <w:color w:val="C00000" w:themeColor="accent1"/>
                                  <w:sz w:val="64"/>
                                  <w:szCs w:val="64"/>
                                  <w:lang w:val="en-CH"/>
                                </w:rPr>
                                <w:t>PHASE-OUT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7"/>
                                  <w:gridCol w:w="2467"/>
                                </w:tblGrid>
                                <w:tr w:rsidR="0019283C" w:rsidRPr="0019283C" w14:paraId="1A3CB24C" w14:textId="77777777" w:rsidTr="0068402A">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68402A">
                                  <w:tc>
                                    <w:tcPr>
                                      <w:tcW w:w="2468"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67"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67"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68402A" w:rsidRPr="0019283C" w14:paraId="0758E8CD" w14:textId="77777777" w:rsidTr="0068402A">
                                  <w:trPr>
                                    <w:ins w:id="0" w:author="Dupont Dimitri" w:date="2024-11-21T09:37:00Z"/>
                                  </w:trPr>
                                  <w:tc>
                                    <w:tcPr>
                                      <w:tcW w:w="2468" w:type="dxa"/>
                                    </w:tcPr>
                                    <w:p w14:paraId="27234379" w14:textId="13DEEB2F" w:rsidR="0068402A" w:rsidRDefault="0068402A">
                                      <w:pPr>
                                        <w:rPr>
                                          <w:ins w:id="1" w:author="Dupont Dimitri" w:date="2024-11-21T09:37:00Z"/>
                                          <w:color w:val="595959" w:themeColor="text1" w:themeTint="A6"/>
                                        </w:rPr>
                                      </w:pPr>
                                      <w:ins w:id="2" w:author="Dupont Dimitri" w:date="2024-11-21T09:37:00Z">
                                        <w:r>
                                          <w:rPr>
                                            <w:color w:val="595959" w:themeColor="text1" w:themeTint="A6"/>
                                          </w:rPr>
                                          <w:t>Dimitri Dupont</w:t>
                                        </w:r>
                                      </w:ins>
                                    </w:p>
                                  </w:tc>
                                  <w:tc>
                                    <w:tcPr>
                                      <w:tcW w:w="2467" w:type="dxa"/>
                                    </w:tcPr>
                                    <w:p w14:paraId="0EE03A4C" w14:textId="0D752163" w:rsidR="0068402A" w:rsidRDefault="0068402A">
                                      <w:pPr>
                                        <w:rPr>
                                          <w:ins w:id="3" w:author="Dupont Dimitri" w:date="2024-11-21T09:37:00Z"/>
                                          <w:color w:val="595959" w:themeColor="text1" w:themeTint="A6"/>
                                        </w:rPr>
                                      </w:pPr>
                                      <w:ins w:id="4" w:author="Dupont Dimitri" w:date="2024-11-21T09:37:00Z">
                                        <w:r>
                                          <w:rPr>
                                            <w:color w:val="595959" w:themeColor="text1" w:themeTint="A6"/>
                                          </w:rPr>
                                          <w:t>21.11.2021</w:t>
                                        </w:r>
                                      </w:ins>
                                    </w:p>
                                  </w:tc>
                                  <w:tc>
                                    <w:tcPr>
                                      <w:tcW w:w="2467" w:type="dxa"/>
                                    </w:tcPr>
                                    <w:p w14:paraId="4B293812" w14:textId="3234521E" w:rsidR="0068402A" w:rsidRDefault="0068402A">
                                      <w:pPr>
                                        <w:rPr>
                                          <w:ins w:id="5" w:author="Dupont Dimitri" w:date="2024-11-21T09:37:00Z"/>
                                          <w:color w:val="595959" w:themeColor="text1" w:themeTint="A6"/>
                                        </w:rPr>
                                      </w:pPr>
                                      <w:ins w:id="6" w:author="Dupont Dimitri" w:date="2024-11-21T09:37:00Z">
                                        <w:r>
                                          <w:rPr>
                                            <w:color w:val="595959" w:themeColor="text1" w:themeTint="A6"/>
                                          </w:rPr>
                                          <w:t>Revision 1</w:t>
                                        </w:r>
                                      </w:ins>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7"/>
                            <w:gridCol w:w="2467"/>
                          </w:tblGrid>
                          <w:tr w:rsidR="0019283C" w:rsidRPr="0019283C" w14:paraId="1A3CB24C" w14:textId="77777777" w:rsidTr="0068402A">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68402A">
                            <w:tc>
                              <w:tcPr>
                                <w:tcW w:w="2468"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67"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67" w:type="dxa"/>
                              </w:tcPr>
                              <w:p w14:paraId="6F60D602" w14:textId="2A7DA2C3" w:rsidR="0019283C" w:rsidRPr="0019283C" w:rsidRDefault="00F206B4">
                                <w:pPr>
                                  <w:rPr>
                                    <w:color w:val="595959" w:themeColor="text1" w:themeTint="A6"/>
                                  </w:rPr>
                                </w:pPr>
                                <w:r>
                                  <w:rPr>
                                    <w:color w:val="595959" w:themeColor="text1" w:themeTint="A6"/>
                                  </w:rPr>
                                  <w:t>First Version</w:t>
                                </w:r>
                              </w:p>
                            </w:tc>
                          </w:tr>
                          <w:tr w:rsidR="0068402A" w:rsidRPr="0019283C" w14:paraId="0758E8CD" w14:textId="77777777" w:rsidTr="0068402A">
                            <w:trPr>
                              <w:ins w:id="7" w:author="Dupont Dimitri" w:date="2024-11-21T09:37:00Z"/>
                            </w:trPr>
                            <w:tc>
                              <w:tcPr>
                                <w:tcW w:w="2468" w:type="dxa"/>
                              </w:tcPr>
                              <w:p w14:paraId="27234379" w14:textId="13DEEB2F" w:rsidR="0068402A" w:rsidRDefault="0068402A">
                                <w:pPr>
                                  <w:rPr>
                                    <w:ins w:id="8" w:author="Dupont Dimitri" w:date="2024-11-21T09:37:00Z"/>
                                    <w:color w:val="595959" w:themeColor="text1" w:themeTint="A6"/>
                                  </w:rPr>
                                </w:pPr>
                                <w:ins w:id="9" w:author="Dupont Dimitri" w:date="2024-11-21T09:37:00Z">
                                  <w:r>
                                    <w:rPr>
                                      <w:color w:val="595959" w:themeColor="text1" w:themeTint="A6"/>
                                    </w:rPr>
                                    <w:t>Dimitri Dupont</w:t>
                                  </w:r>
                                </w:ins>
                              </w:p>
                            </w:tc>
                            <w:tc>
                              <w:tcPr>
                                <w:tcW w:w="2467" w:type="dxa"/>
                              </w:tcPr>
                              <w:p w14:paraId="0EE03A4C" w14:textId="0D752163" w:rsidR="0068402A" w:rsidRDefault="0068402A">
                                <w:pPr>
                                  <w:rPr>
                                    <w:ins w:id="10" w:author="Dupont Dimitri" w:date="2024-11-21T09:37:00Z"/>
                                    <w:color w:val="595959" w:themeColor="text1" w:themeTint="A6"/>
                                  </w:rPr>
                                </w:pPr>
                                <w:ins w:id="11" w:author="Dupont Dimitri" w:date="2024-11-21T09:37:00Z">
                                  <w:r>
                                    <w:rPr>
                                      <w:color w:val="595959" w:themeColor="text1" w:themeTint="A6"/>
                                    </w:rPr>
                                    <w:t>21.11.2021</w:t>
                                  </w:r>
                                </w:ins>
                              </w:p>
                            </w:tc>
                            <w:tc>
                              <w:tcPr>
                                <w:tcW w:w="2467" w:type="dxa"/>
                              </w:tcPr>
                              <w:p w14:paraId="4B293812" w14:textId="3234521E" w:rsidR="0068402A" w:rsidRDefault="0068402A">
                                <w:pPr>
                                  <w:rPr>
                                    <w:ins w:id="12" w:author="Dupont Dimitri" w:date="2024-11-21T09:37:00Z"/>
                                    <w:color w:val="595959" w:themeColor="text1" w:themeTint="A6"/>
                                  </w:rPr>
                                </w:pPr>
                                <w:ins w:id="13" w:author="Dupont Dimitri" w:date="2024-11-21T09:37:00Z">
                                  <w:r>
                                    <w:rPr>
                                      <w:color w:val="595959" w:themeColor="text1" w:themeTint="A6"/>
                                    </w:rPr>
                                    <w:t>Revision 1</w:t>
                                  </w:r>
                                </w:ins>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ECCA6C4" w14:textId="388A86A9" w:rsidR="006D7376"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6423143" w:history="1">
            <w:r w:rsidR="006D7376" w:rsidRPr="00473C77">
              <w:rPr>
                <w:rStyle w:val="Hyperlink"/>
                <w:rFonts w:cstheme="minorHAnsi"/>
                <w:noProof/>
              </w:rPr>
              <w:t>1.</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Overview &amp; Objectives</w:t>
            </w:r>
            <w:r w:rsidR="006D7376">
              <w:rPr>
                <w:noProof/>
                <w:webHidden/>
              </w:rPr>
              <w:tab/>
            </w:r>
            <w:r w:rsidR="006D7376">
              <w:rPr>
                <w:noProof/>
                <w:webHidden/>
              </w:rPr>
              <w:fldChar w:fldCharType="begin"/>
            </w:r>
            <w:r w:rsidR="006D7376">
              <w:rPr>
                <w:noProof/>
                <w:webHidden/>
              </w:rPr>
              <w:instrText xml:space="preserve"> PAGEREF _Toc166423143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4C26773B" w14:textId="0942DF0D" w:rsidR="006D7376" w:rsidRDefault="00000000">
          <w:pPr>
            <w:pStyle w:val="TOC1"/>
            <w:rPr>
              <w:rFonts w:eastAsiaTheme="minorEastAsia" w:cstheme="minorBidi"/>
              <w:noProof/>
              <w:kern w:val="2"/>
              <w:szCs w:val="22"/>
              <w14:ligatures w14:val="standardContextual"/>
            </w:rPr>
          </w:pPr>
          <w:hyperlink w:anchor="_Toc166423144" w:history="1">
            <w:r w:rsidR="006D7376" w:rsidRPr="00473C77">
              <w:rPr>
                <w:rStyle w:val="Hyperlink"/>
                <w:rFonts w:cstheme="minorHAnsi"/>
                <w:noProof/>
              </w:rPr>
              <w:t>2.</w:t>
            </w:r>
            <w:r w:rsidR="006D7376">
              <w:rPr>
                <w:rFonts w:eastAsiaTheme="minorEastAsia" w:cstheme="minorBidi"/>
                <w:noProof/>
                <w:kern w:val="2"/>
                <w:szCs w:val="22"/>
                <w14:ligatures w14:val="standardContextual"/>
              </w:rPr>
              <w:tab/>
            </w:r>
            <w:r w:rsidR="006D7376" w:rsidRPr="00473C77">
              <w:rPr>
                <w:rStyle w:val="Hyperlink"/>
                <w:rFonts w:cstheme="minorHAnsi"/>
                <w:noProof/>
              </w:rPr>
              <w:t>Regulatory References</w:t>
            </w:r>
            <w:r w:rsidR="006D7376">
              <w:rPr>
                <w:noProof/>
                <w:webHidden/>
              </w:rPr>
              <w:tab/>
            </w:r>
            <w:r w:rsidR="006D7376">
              <w:rPr>
                <w:noProof/>
                <w:webHidden/>
              </w:rPr>
              <w:fldChar w:fldCharType="begin"/>
            </w:r>
            <w:r w:rsidR="006D7376">
              <w:rPr>
                <w:noProof/>
                <w:webHidden/>
              </w:rPr>
              <w:instrText xml:space="preserve"> PAGEREF _Toc166423144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7AB8FDF4" w14:textId="627C642E" w:rsidR="006D7376" w:rsidRDefault="00000000">
          <w:pPr>
            <w:pStyle w:val="TOC1"/>
            <w:rPr>
              <w:rFonts w:eastAsiaTheme="minorEastAsia" w:cstheme="minorBidi"/>
              <w:noProof/>
              <w:kern w:val="2"/>
              <w:szCs w:val="22"/>
              <w14:ligatures w14:val="standardContextual"/>
            </w:rPr>
          </w:pPr>
          <w:hyperlink w:anchor="_Toc166423145" w:history="1">
            <w:r w:rsidR="006D7376" w:rsidRPr="00473C77">
              <w:rPr>
                <w:rStyle w:val="Hyperlink"/>
                <w:rFonts w:cstheme="minorHAnsi"/>
                <w:noProof/>
              </w:rPr>
              <w:t>3.</w:t>
            </w:r>
            <w:r w:rsidR="006D7376">
              <w:rPr>
                <w:rFonts w:eastAsiaTheme="minorEastAsia" w:cstheme="minorBidi"/>
                <w:noProof/>
                <w:kern w:val="2"/>
                <w:szCs w:val="22"/>
                <w14:ligatures w14:val="standardContextual"/>
              </w:rPr>
              <w:tab/>
            </w:r>
            <w:r w:rsidR="006D7376" w:rsidRPr="00473C77">
              <w:rPr>
                <w:rStyle w:val="Hyperlink"/>
                <w:rFonts w:cstheme="minorHAnsi"/>
                <w:noProof/>
              </w:rPr>
              <w:t>Definitions &amp; Glossary</w:t>
            </w:r>
            <w:r w:rsidR="006D7376">
              <w:rPr>
                <w:noProof/>
                <w:webHidden/>
              </w:rPr>
              <w:tab/>
            </w:r>
            <w:r w:rsidR="006D7376">
              <w:rPr>
                <w:noProof/>
                <w:webHidden/>
              </w:rPr>
              <w:fldChar w:fldCharType="begin"/>
            </w:r>
            <w:r w:rsidR="006D7376">
              <w:rPr>
                <w:noProof/>
                <w:webHidden/>
              </w:rPr>
              <w:instrText xml:space="preserve"> PAGEREF _Toc166423145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25F36C95" w14:textId="3F5795E2" w:rsidR="006D7376" w:rsidRDefault="00000000">
          <w:pPr>
            <w:pStyle w:val="TOC1"/>
            <w:rPr>
              <w:rFonts w:eastAsiaTheme="minorEastAsia" w:cstheme="minorBidi"/>
              <w:noProof/>
              <w:kern w:val="2"/>
              <w:szCs w:val="22"/>
              <w14:ligatures w14:val="standardContextual"/>
            </w:rPr>
          </w:pPr>
          <w:hyperlink w:anchor="_Toc166423146" w:history="1">
            <w:r w:rsidR="006D7376" w:rsidRPr="00473C77">
              <w:rPr>
                <w:rStyle w:val="Hyperlink"/>
                <w:rFonts w:cstheme="minorHAnsi"/>
                <w:noProof/>
              </w:rPr>
              <w:t>4.</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Tasks</w:t>
            </w:r>
            <w:r w:rsidR="006D7376">
              <w:rPr>
                <w:noProof/>
                <w:webHidden/>
              </w:rPr>
              <w:tab/>
            </w:r>
            <w:r w:rsidR="006D7376">
              <w:rPr>
                <w:noProof/>
                <w:webHidden/>
              </w:rPr>
              <w:fldChar w:fldCharType="begin"/>
            </w:r>
            <w:r w:rsidR="006D7376">
              <w:rPr>
                <w:noProof/>
                <w:webHidden/>
              </w:rPr>
              <w:instrText xml:space="preserve"> PAGEREF _Toc166423146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14:paraId="06995C2F" w14:textId="3358A672" w:rsidR="006D7376" w:rsidRDefault="00000000">
          <w:pPr>
            <w:pStyle w:val="TOC1"/>
            <w:rPr>
              <w:rFonts w:eastAsiaTheme="minorEastAsia" w:cstheme="minorBidi"/>
              <w:noProof/>
              <w:kern w:val="2"/>
              <w:szCs w:val="22"/>
              <w14:ligatures w14:val="standardContextual"/>
            </w:rPr>
          </w:pPr>
          <w:hyperlink w:anchor="_Toc166423147" w:history="1">
            <w:r w:rsidR="006D7376" w:rsidRPr="00473C77">
              <w:rPr>
                <w:rStyle w:val="Hyperlink"/>
                <w:rFonts w:cstheme="minorHAnsi"/>
                <w:noProof/>
              </w:rPr>
              <w:t>5.</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Dependencies</w:t>
            </w:r>
            <w:r w:rsidR="006D7376">
              <w:rPr>
                <w:noProof/>
                <w:webHidden/>
              </w:rPr>
              <w:tab/>
            </w:r>
            <w:r w:rsidR="006D7376">
              <w:rPr>
                <w:noProof/>
                <w:webHidden/>
              </w:rPr>
              <w:fldChar w:fldCharType="begin"/>
            </w:r>
            <w:r w:rsidR="006D7376">
              <w:rPr>
                <w:noProof/>
                <w:webHidden/>
              </w:rPr>
              <w:instrText xml:space="preserve"> PAGEREF _Toc166423147 \h </w:instrText>
            </w:r>
            <w:r w:rsidR="006D7376">
              <w:rPr>
                <w:noProof/>
                <w:webHidden/>
              </w:rPr>
            </w:r>
            <w:r w:rsidR="006D7376">
              <w:rPr>
                <w:noProof/>
                <w:webHidden/>
              </w:rPr>
              <w:fldChar w:fldCharType="separate"/>
            </w:r>
            <w:r w:rsidR="006D7376">
              <w:rPr>
                <w:noProof/>
                <w:webHidden/>
              </w:rPr>
              <w:t>4</w:t>
            </w:r>
            <w:r w:rsidR="006D7376">
              <w:rPr>
                <w:noProof/>
                <w:webHidden/>
              </w:rPr>
              <w:fldChar w:fldCharType="end"/>
            </w:r>
          </w:hyperlink>
        </w:p>
        <w:p w14:paraId="44723890" w14:textId="0D4711CF" w:rsidR="006D7376" w:rsidRDefault="00000000">
          <w:pPr>
            <w:pStyle w:val="TOC1"/>
            <w:rPr>
              <w:rFonts w:eastAsiaTheme="minorEastAsia" w:cstheme="minorBidi"/>
              <w:noProof/>
              <w:kern w:val="2"/>
              <w:szCs w:val="22"/>
              <w14:ligatures w14:val="standardContextual"/>
            </w:rPr>
          </w:pPr>
          <w:hyperlink w:anchor="_Toc166423148" w:history="1">
            <w:r w:rsidR="006D7376" w:rsidRPr="00473C77">
              <w:rPr>
                <w:rStyle w:val="Hyperlink"/>
                <w:rFonts w:cstheme="minorHAnsi"/>
                <w:noProof/>
              </w:rPr>
              <w:t>6.</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Flow</w:t>
            </w:r>
            <w:r w:rsidR="006D7376">
              <w:rPr>
                <w:noProof/>
                <w:webHidden/>
              </w:rPr>
              <w:tab/>
            </w:r>
            <w:r w:rsidR="006D7376">
              <w:rPr>
                <w:noProof/>
                <w:webHidden/>
              </w:rPr>
              <w:fldChar w:fldCharType="begin"/>
            </w:r>
            <w:r w:rsidR="006D7376">
              <w:rPr>
                <w:noProof/>
                <w:webHidden/>
              </w:rPr>
              <w:instrText xml:space="preserve"> PAGEREF _Toc166423148 \h </w:instrText>
            </w:r>
            <w:r w:rsidR="006D7376">
              <w:rPr>
                <w:noProof/>
                <w:webHidden/>
              </w:rPr>
            </w:r>
            <w:r w:rsidR="006D7376">
              <w:rPr>
                <w:noProof/>
                <w:webHidden/>
              </w:rPr>
              <w:fldChar w:fldCharType="separate"/>
            </w:r>
            <w:r w:rsidR="006D7376">
              <w:rPr>
                <w:noProof/>
                <w:webHidden/>
              </w:rPr>
              <w:t>5</w:t>
            </w:r>
            <w:r w:rsidR="006D7376">
              <w:rPr>
                <w:noProof/>
                <w:webHidden/>
              </w:rPr>
              <w:fldChar w:fldCharType="end"/>
            </w:r>
          </w:hyperlink>
        </w:p>
        <w:p w14:paraId="6CF0BCB5" w14:textId="2C01807F" w:rsidR="006D7376" w:rsidRDefault="00000000">
          <w:pPr>
            <w:pStyle w:val="TOC1"/>
            <w:rPr>
              <w:rFonts w:eastAsiaTheme="minorEastAsia" w:cstheme="minorBidi"/>
              <w:noProof/>
              <w:kern w:val="2"/>
              <w:szCs w:val="22"/>
              <w14:ligatures w14:val="standardContextual"/>
            </w:rPr>
          </w:pPr>
          <w:hyperlink w:anchor="_Toc166423149" w:history="1">
            <w:r w:rsidR="006D7376" w:rsidRPr="00473C77">
              <w:rPr>
                <w:rStyle w:val="Hyperlink"/>
                <w:rFonts w:cstheme="minorHAnsi"/>
                <w:noProof/>
              </w:rPr>
              <w:t>7.</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Design Questions</w:t>
            </w:r>
            <w:r w:rsidR="006D7376">
              <w:rPr>
                <w:noProof/>
                <w:webHidden/>
              </w:rPr>
              <w:tab/>
            </w:r>
            <w:r w:rsidR="006D7376">
              <w:rPr>
                <w:noProof/>
                <w:webHidden/>
              </w:rPr>
              <w:fldChar w:fldCharType="begin"/>
            </w:r>
            <w:r w:rsidR="006D7376">
              <w:rPr>
                <w:noProof/>
                <w:webHidden/>
              </w:rPr>
              <w:instrText xml:space="preserve"> PAGEREF _Toc166423149 \h </w:instrText>
            </w:r>
            <w:r w:rsidR="006D7376">
              <w:rPr>
                <w:noProof/>
                <w:webHidden/>
              </w:rPr>
            </w:r>
            <w:r w:rsidR="006D7376">
              <w:rPr>
                <w:noProof/>
                <w:webHidden/>
              </w:rPr>
              <w:fldChar w:fldCharType="separate"/>
            </w:r>
            <w:r w:rsidR="006D7376">
              <w:rPr>
                <w:noProof/>
                <w:webHidden/>
              </w:rPr>
              <w:t>7</w:t>
            </w:r>
            <w:r w:rsidR="006D7376">
              <w:rPr>
                <w:noProof/>
                <w:webHidden/>
              </w:rPr>
              <w:fldChar w:fldCharType="end"/>
            </w:r>
          </w:hyperlink>
        </w:p>
        <w:p w14:paraId="6A846822" w14:textId="0A818D6B" w:rsidR="006D7376" w:rsidRDefault="00000000">
          <w:pPr>
            <w:pStyle w:val="TOC1"/>
            <w:rPr>
              <w:rFonts w:eastAsiaTheme="minorEastAsia" w:cstheme="minorBidi"/>
              <w:noProof/>
              <w:kern w:val="2"/>
              <w:szCs w:val="22"/>
              <w14:ligatures w14:val="standardContextual"/>
            </w:rPr>
          </w:pPr>
          <w:hyperlink w:anchor="_Toc166423150" w:history="1">
            <w:r w:rsidR="006D7376" w:rsidRPr="00473C77">
              <w:rPr>
                <w:rStyle w:val="Hyperlink"/>
                <w:rFonts w:cstheme="minorHAnsi"/>
                <w:noProof/>
              </w:rPr>
              <w:t>8.</w:t>
            </w:r>
            <w:r w:rsidR="006D7376">
              <w:rPr>
                <w:rFonts w:eastAsiaTheme="minorEastAsia" w:cstheme="minorBidi"/>
                <w:noProof/>
                <w:kern w:val="2"/>
                <w:szCs w:val="22"/>
                <w14:ligatures w14:val="standardContextual"/>
              </w:rPr>
              <w:tab/>
            </w:r>
            <w:r w:rsidR="006D7376" w:rsidRPr="00473C77">
              <w:rPr>
                <w:rStyle w:val="Hyperlink"/>
                <w:rFonts w:cstheme="minorHAnsi"/>
                <w:noProof/>
              </w:rPr>
              <w:t>Data Source Mapping</w:t>
            </w:r>
            <w:r w:rsidR="006D7376">
              <w:rPr>
                <w:noProof/>
                <w:webHidden/>
              </w:rPr>
              <w:tab/>
            </w:r>
            <w:r w:rsidR="006D7376">
              <w:rPr>
                <w:noProof/>
                <w:webHidden/>
              </w:rPr>
              <w:fldChar w:fldCharType="begin"/>
            </w:r>
            <w:r w:rsidR="006D7376">
              <w:rPr>
                <w:noProof/>
                <w:webHidden/>
              </w:rPr>
              <w:instrText xml:space="preserve"> PAGEREF _Toc166423150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14:paraId="749BCE45" w14:textId="727D6E09" w:rsidR="006D7376" w:rsidRDefault="00000000">
          <w:pPr>
            <w:pStyle w:val="TOC1"/>
            <w:rPr>
              <w:rFonts w:eastAsiaTheme="minorEastAsia" w:cstheme="minorBidi"/>
              <w:noProof/>
              <w:kern w:val="2"/>
              <w:szCs w:val="22"/>
              <w14:ligatures w14:val="standardContextual"/>
            </w:rPr>
          </w:pPr>
          <w:hyperlink w:anchor="_Toc166423151" w:history="1">
            <w:r w:rsidR="006D7376" w:rsidRPr="00473C77">
              <w:rPr>
                <w:rStyle w:val="Hyperlink"/>
                <w:rFonts w:cstheme="minorHAnsi"/>
                <w:noProof/>
              </w:rPr>
              <w:t>9.</w:t>
            </w:r>
            <w:r w:rsidR="006D7376">
              <w:rPr>
                <w:rFonts w:eastAsiaTheme="minorEastAsia" w:cstheme="minorBidi"/>
                <w:noProof/>
                <w:kern w:val="2"/>
                <w:szCs w:val="22"/>
                <w14:ligatures w14:val="standardContextual"/>
              </w:rPr>
              <w:tab/>
            </w:r>
            <w:r w:rsidR="006D7376" w:rsidRPr="00473C77">
              <w:rPr>
                <w:rStyle w:val="Hyperlink"/>
                <w:rFonts w:cstheme="minorHAnsi"/>
                <w:noProof/>
              </w:rPr>
              <w:t>Other Software Used</w:t>
            </w:r>
            <w:r w:rsidR="006D7376">
              <w:rPr>
                <w:noProof/>
                <w:webHidden/>
              </w:rPr>
              <w:tab/>
            </w:r>
            <w:r w:rsidR="006D7376">
              <w:rPr>
                <w:noProof/>
                <w:webHidden/>
              </w:rPr>
              <w:fldChar w:fldCharType="begin"/>
            </w:r>
            <w:r w:rsidR="006D7376">
              <w:rPr>
                <w:noProof/>
                <w:webHidden/>
              </w:rPr>
              <w:instrText xml:space="preserve"> PAGEREF _Toc166423151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14:paraId="184518D1" w14:textId="7027D0F8" w:rsidR="006D7376" w:rsidRDefault="00000000">
          <w:pPr>
            <w:pStyle w:val="TOC1"/>
            <w:rPr>
              <w:rFonts w:eastAsiaTheme="minorEastAsia" w:cstheme="minorBidi"/>
              <w:noProof/>
              <w:kern w:val="2"/>
              <w:szCs w:val="22"/>
              <w14:ligatures w14:val="standardContextual"/>
            </w:rPr>
          </w:pPr>
          <w:hyperlink w:anchor="_Toc166423152" w:history="1">
            <w:r w:rsidR="006D7376" w:rsidRPr="00473C77">
              <w:rPr>
                <w:rStyle w:val="Hyperlink"/>
                <w:rFonts w:cstheme="minorHAnsi"/>
                <w:noProof/>
              </w:rPr>
              <w:t>10.</w:t>
            </w:r>
            <w:r w:rsidR="006D7376">
              <w:rPr>
                <w:rFonts w:eastAsiaTheme="minorEastAsia" w:cstheme="minorBidi"/>
                <w:noProof/>
                <w:kern w:val="2"/>
                <w:szCs w:val="22"/>
                <w14:ligatures w14:val="standardContextual"/>
              </w:rPr>
              <w:tab/>
            </w:r>
            <w:r w:rsidR="006D7376" w:rsidRPr="00473C77">
              <w:rPr>
                <w:rStyle w:val="Hyperlink"/>
                <w:rFonts w:cstheme="minorHAnsi"/>
                <w:noProof/>
              </w:rPr>
              <w:t>AMOS Configuration</w:t>
            </w:r>
            <w:r w:rsidR="006D7376">
              <w:rPr>
                <w:noProof/>
                <w:webHidden/>
              </w:rPr>
              <w:tab/>
            </w:r>
            <w:r w:rsidR="006D7376">
              <w:rPr>
                <w:noProof/>
                <w:webHidden/>
              </w:rPr>
              <w:fldChar w:fldCharType="begin"/>
            </w:r>
            <w:r w:rsidR="006D7376">
              <w:rPr>
                <w:noProof/>
                <w:webHidden/>
              </w:rPr>
              <w:instrText xml:space="preserve"> PAGEREF _Toc166423152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2DD5C532" w14:textId="38C7B032" w:rsidR="006D7376" w:rsidRDefault="00000000">
          <w:pPr>
            <w:pStyle w:val="TOC1"/>
            <w:rPr>
              <w:rFonts w:eastAsiaTheme="minorEastAsia" w:cstheme="minorBidi"/>
              <w:noProof/>
              <w:kern w:val="2"/>
              <w:szCs w:val="22"/>
              <w14:ligatures w14:val="standardContextual"/>
            </w:rPr>
          </w:pPr>
          <w:hyperlink w:anchor="_Toc166423153" w:history="1">
            <w:r w:rsidR="006D7376" w:rsidRPr="00473C77">
              <w:rPr>
                <w:rStyle w:val="Hyperlink"/>
                <w:rFonts w:cstheme="minorHAnsi"/>
                <w:noProof/>
              </w:rPr>
              <w:t>a.</w:t>
            </w:r>
            <w:r w:rsidR="006D7376">
              <w:rPr>
                <w:rFonts w:eastAsiaTheme="minorEastAsia" w:cstheme="minorBidi"/>
                <w:noProof/>
                <w:kern w:val="2"/>
                <w:szCs w:val="22"/>
                <w14:ligatures w14:val="standardContextual"/>
              </w:rPr>
              <w:tab/>
            </w:r>
            <w:r w:rsidR="006D7376" w:rsidRPr="00473C77">
              <w:rPr>
                <w:rStyle w:val="Hyperlink"/>
                <w:rFonts w:cstheme="minorHAnsi"/>
                <w:noProof/>
              </w:rPr>
              <w:t>Process specific configuration programmes</w:t>
            </w:r>
            <w:r w:rsidR="006D7376">
              <w:rPr>
                <w:noProof/>
                <w:webHidden/>
              </w:rPr>
              <w:tab/>
            </w:r>
            <w:r w:rsidR="006D7376">
              <w:rPr>
                <w:noProof/>
                <w:webHidden/>
              </w:rPr>
              <w:fldChar w:fldCharType="begin"/>
            </w:r>
            <w:r w:rsidR="006D7376">
              <w:rPr>
                <w:noProof/>
                <w:webHidden/>
              </w:rPr>
              <w:instrText xml:space="preserve"> PAGEREF _Toc166423153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7CFADCA3" w14:textId="2EB42686" w:rsidR="006D7376" w:rsidRDefault="00000000">
          <w:pPr>
            <w:pStyle w:val="TOC1"/>
            <w:rPr>
              <w:rFonts w:eastAsiaTheme="minorEastAsia" w:cstheme="minorBidi"/>
              <w:noProof/>
              <w:kern w:val="2"/>
              <w:szCs w:val="22"/>
              <w14:ligatures w14:val="standardContextual"/>
            </w:rPr>
          </w:pPr>
          <w:hyperlink w:anchor="_Toc166423154" w:history="1">
            <w:r w:rsidR="006D7376" w:rsidRPr="00473C77">
              <w:rPr>
                <w:rStyle w:val="Hyperlink"/>
                <w:rFonts w:cstheme="minorHAnsi"/>
                <w:noProof/>
              </w:rPr>
              <w:t>b.</w:t>
            </w:r>
            <w:r w:rsidR="006D7376">
              <w:rPr>
                <w:rFonts w:eastAsiaTheme="minorEastAsia" w:cstheme="minorBidi"/>
                <w:noProof/>
                <w:kern w:val="2"/>
                <w:szCs w:val="22"/>
                <w14:ligatures w14:val="standardContextual"/>
              </w:rPr>
              <w:tab/>
            </w:r>
            <w:r w:rsidR="006D7376" w:rsidRPr="00473C77">
              <w:rPr>
                <w:rStyle w:val="Hyperlink"/>
                <w:rFonts w:cstheme="minorHAnsi"/>
                <w:noProof/>
              </w:rPr>
              <w:t>Basic Data</w:t>
            </w:r>
            <w:r w:rsidR="006D7376">
              <w:rPr>
                <w:noProof/>
                <w:webHidden/>
              </w:rPr>
              <w:tab/>
            </w:r>
            <w:r w:rsidR="006D7376">
              <w:rPr>
                <w:noProof/>
                <w:webHidden/>
              </w:rPr>
              <w:fldChar w:fldCharType="begin"/>
            </w:r>
            <w:r w:rsidR="006D7376">
              <w:rPr>
                <w:noProof/>
                <w:webHidden/>
              </w:rPr>
              <w:instrText xml:space="preserve"> PAGEREF _Toc166423154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14:paraId="3EEF5260" w14:textId="68FAA09E" w:rsidR="006D7376" w:rsidRDefault="00000000">
          <w:pPr>
            <w:pStyle w:val="TOC1"/>
            <w:rPr>
              <w:rFonts w:eastAsiaTheme="minorEastAsia" w:cstheme="minorBidi"/>
              <w:noProof/>
              <w:kern w:val="2"/>
              <w:szCs w:val="22"/>
              <w14:ligatures w14:val="standardContextual"/>
            </w:rPr>
          </w:pPr>
          <w:hyperlink w:anchor="_Toc166423155" w:history="1">
            <w:r w:rsidR="006D7376" w:rsidRPr="00473C77">
              <w:rPr>
                <w:rStyle w:val="Hyperlink"/>
                <w:rFonts w:cstheme="minorHAnsi"/>
                <w:noProof/>
              </w:rPr>
              <w:t>c.</w:t>
            </w:r>
            <w:r w:rsidR="006D7376">
              <w:rPr>
                <w:rFonts w:eastAsiaTheme="minorEastAsia" w:cstheme="minorBidi"/>
                <w:noProof/>
                <w:kern w:val="2"/>
                <w:szCs w:val="22"/>
                <w14:ligatures w14:val="standardContextual"/>
              </w:rPr>
              <w:tab/>
            </w:r>
            <w:r w:rsidR="006D7376" w:rsidRPr="00473C77">
              <w:rPr>
                <w:rStyle w:val="Hyperlink"/>
                <w:rFonts w:cstheme="minorHAnsi"/>
                <w:noProof/>
              </w:rPr>
              <w:t>Parameters</w:t>
            </w:r>
            <w:r w:rsidR="006D7376">
              <w:rPr>
                <w:noProof/>
                <w:webHidden/>
              </w:rPr>
              <w:tab/>
            </w:r>
            <w:r w:rsidR="006D7376">
              <w:rPr>
                <w:noProof/>
                <w:webHidden/>
              </w:rPr>
              <w:fldChar w:fldCharType="begin"/>
            </w:r>
            <w:r w:rsidR="006D7376">
              <w:rPr>
                <w:noProof/>
                <w:webHidden/>
              </w:rPr>
              <w:instrText xml:space="preserve"> PAGEREF _Toc166423155 \h </w:instrText>
            </w:r>
            <w:r w:rsidR="006D7376">
              <w:rPr>
                <w:noProof/>
                <w:webHidden/>
              </w:rPr>
            </w:r>
            <w:r w:rsidR="006D7376">
              <w:rPr>
                <w:noProof/>
                <w:webHidden/>
              </w:rPr>
              <w:fldChar w:fldCharType="separate"/>
            </w:r>
            <w:r w:rsidR="006D7376">
              <w:rPr>
                <w:noProof/>
                <w:webHidden/>
              </w:rPr>
              <w:t>13</w:t>
            </w:r>
            <w:r w:rsidR="006D7376">
              <w:rPr>
                <w:noProof/>
                <w:webHidden/>
              </w:rPr>
              <w:fldChar w:fldCharType="end"/>
            </w:r>
          </w:hyperlink>
        </w:p>
        <w:p w14:paraId="7E37FBC5" w14:textId="7A6A775D" w:rsidR="006D7376" w:rsidRDefault="00000000">
          <w:pPr>
            <w:pStyle w:val="TOC1"/>
            <w:rPr>
              <w:rFonts w:eastAsiaTheme="minorEastAsia" w:cstheme="minorBidi"/>
              <w:noProof/>
              <w:kern w:val="2"/>
              <w:szCs w:val="22"/>
              <w14:ligatures w14:val="standardContextual"/>
            </w:rPr>
          </w:pPr>
          <w:hyperlink w:anchor="_Toc166423156" w:history="1">
            <w:r w:rsidR="006D7376" w:rsidRPr="00473C77">
              <w:rPr>
                <w:rStyle w:val="Hyperlink"/>
                <w:rFonts w:cstheme="minorHAnsi"/>
                <w:noProof/>
              </w:rPr>
              <w:t>d.</w:t>
            </w:r>
            <w:r w:rsidR="006D7376">
              <w:rPr>
                <w:rFonts w:eastAsiaTheme="minorEastAsia" w:cstheme="minorBidi"/>
                <w:noProof/>
                <w:kern w:val="2"/>
                <w:szCs w:val="22"/>
                <w14:ligatures w14:val="standardContextual"/>
              </w:rPr>
              <w:tab/>
            </w:r>
            <w:r w:rsidR="006D7376" w:rsidRPr="00473C77">
              <w:rPr>
                <w:rStyle w:val="Hyperlink"/>
                <w:rFonts w:cstheme="minorHAnsi"/>
                <w:noProof/>
              </w:rPr>
              <w:t>Workflows</w:t>
            </w:r>
            <w:r w:rsidR="006D7376">
              <w:rPr>
                <w:noProof/>
                <w:webHidden/>
              </w:rPr>
              <w:tab/>
            </w:r>
            <w:r w:rsidR="006D7376">
              <w:rPr>
                <w:noProof/>
                <w:webHidden/>
              </w:rPr>
              <w:fldChar w:fldCharType="begin"/>
            </w:r>
            <w:r w:rsidR="006D7376">
              <w:rPr>
                <w:noProof/>
                <w:webHidden/>
              </w:rPr>
              <w:instrText xml:space="preserve"> PAGEREF _Toc166423156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14:paraId="44C2BF09" w14:textId="0ECDCE2D" w:rsidR="006D7376" w:rsidRDefault="00000000">
          <w:pPr>
            <w:pStyle w:val="TOC1"/>
            <w:rPr>
              <w:rFonts w:eastAsiaTheme="minorEastAsia" w:cstheme="minorBidi"/>
              <w:noProof/>
              <w:kern w:val="2"/>
              <w:szCs w:val="22"/>
              <w14:ligatures w14:val="standardContextual"/>
            </w:rPr>
          </w:pPr>
          <w:hyperlink w:anchor="_Toc166423157" w:history="1">
            <w:r w:rsidR="006D7376" w:rsidRPr="00473C77">
              <w:rPr>
                <w:rStyle w:val="Hyperlink"/>
                <w:rFonts w:cstheme="minorHAnsi"/>
                <w:noProof/>
              </w:rPr>
              <w:t>e.</w:t>
            </w:r>
            <w:r w:rsidR="006D7376">
              <w:rPr>
                <w:rFonts w:eastAsiaTheme="minorEastAsia" w:cstheme="minorBidi"/>
                <w:noProof/>
                <w:kern w:val="2"/>
                <w:szCs w:val="22"/>
                <w14:ligatures w14:val="standardContextual"/>
              </w:rPr>
              <w:tab/>
            </w:r>
            <w:r w:rsidR="006D7376" w:rsidRPr="00473C77">
              <w:rPr>
                <w:rStyle w:val="Hyperlink"/>
                <w:rFonts w:cstheme="minorHAnsi"/>
                <w:noProof/>
              </w:rPr>
              <w:t>Scheduled Tasks</w:t>
            </w:r>
            <w:r w:rsidR="006D7376">
              <w:rPr>
                <w:noProof/>
                <w:webHidden/>
              </w:rPr>
              <w:tab/>
            </w:r>
            <w:r w:rsidR="006D7376">
              <w:rPr>
                <w:noProof/>
                <w:webHidden/>
              </w:rPr>
              <w:fldChar w:fldCharType="begin"/>
            </w:r>
            <w:r w:rsidR="006D7376">
              <w:rPr>
                <w:noProof/>
                <w:webHidden/>
              </w:rPr>
              <w:instrText xml:space="preserve"> PAGEREF _Toc166423157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14:paraId="7E278984" w14:textId="43B81EEC" w:rsidR="006D7376" w:rsidRDefault="00000000">
          <w:pPr>
            <w:pStyle w:val="TOC1"/>
            <w:rPr>
              <w:rFonts w:eastAsiaTheme="minorEastAsia" w:cstheme="minorBidi"/>
              <w:noProof/>
              <w:kern w:val="2"/>
              <w:szCs w:val="22"/>
              <w14:ligatures w14:val="standardContextual"/>
            </w:rPr>
          </w:pPr>
          <w:hyperlink w:anchor="_Toc166423158" w:history="1">
            <w:r w:rsidR="006D7376" w:rsidRPr="00473C77">
              <w:rPr>
                <w:rStyle w:val="Hyperlink"/>
                <w:rFonts w:cstheme="minorHAnsi"/>
                <w:noProof/>
              </w:rPr>
              <w:t>f.</w:t>
            </w:r>
            <w:r w:rsidR="006D7376">
              <w:rPr>
                <w:rFonts w:eastAsiaTheme="minorEastAsia" w:cstheme="minorBidi"/>
                <w:noProof/>
                <w:kern w:val="2"/>
                <w:szCs w:val="22"/>
                <w14:ligatures w14:val="standardContextual"/>
              </w:rPr>
              <w:tab/>
            </w:r>
            <w:r w:rsidR="006D7376" w:rsidRPr="00473C77">
              <w:rPr>
                <w:rStyle w:val="Hyperlink"/>
                <w:rFonts w:cstheme="minorHAnsi"/>
                <w:noProof/>
              </w:rPr>
              <w:t>API’s &amp; Interfaces</w:t>
            </w:r>
            <w:r w:rsidR="006D7376">
              <w:rPr>
                <w:noProof/>
                <w:webHidden/>
              </w:rPr>
              <w:tab/>
            </w:r>
            <w:r w:rsidR="006D7376">
              <w:rPr>
                <w:noProof/>
                <w:webHidden/>
              </w:rPr>
              <w:fldChar w:fldCharType="begin"/>
            </w:r>
            <w:r w:rsidR="006D7376">
              <w:rPr>
                <w:noProof/>
                <w:webHidden/>
              </w:rPr>
              <w:instrText xml:space="preserve"> PAGEREF _Toc166423158 \h </w:instrText>
            </w:r>
            <w:r w:rsidR="006D7376">
              <w:rPr>
                <w:noProof/>
                <w:webHidden/>
              </w:rPr>
            </w:r>
            <w:r w:rsidR="006D7376">
              <w:rPr>
                <w:noProof/>
                <w:webHidden/>
              </w:rPr>
              <w:fldChar w:fldCharType="separate"/>
            </w:r>
            <w:r w:rsidR="006D7376">
              <w:rPr>
                <w:noProof/>
                <w:webHidden/>
              </w:rPr>
              <w:t>16</w:t>
            </w:r>
            <w:r w:rsidR="006D7376">
              <w:rPr>
                <w:noProof/>
                <w:webHidden/>
              </w:rPr>
              <w:fldChar w:fldCharType="end"/>
            </w:r>
          </w:hyperlink>
        </w:p>
        <w:p w14:paraId="4DD39792" w14:textId="38FD671D" w:rsidR="006D7376" w:rsidRDefault="00000000">
          <w:pPr>
            <w:pStyle w:val="TOC1"/>
            <w:rPr>
              <w:rFonts w:eastAsiaTheme="minorEastAsia" w:cstheme="minorBidi"/>
              <w:noProof/>
              <w:kern w:val="2"/>
              <w:szCs w:val="22"/>
              <w14:ligatures w14:val="standardContextual"/>
            </w:rPr>
          </w:pPr>
          <w:hyperlink w:anchor="_Toc166423159" w:history="1">
            <w:r w:rsidR="006D7376" w:rsidRPr="00473C77">
              <w:rPr>
                <w:rStyle w:val="Hyperlink"/>
                <w:rFonts w:cstheme="minorHAnsi"/>
                <w:noProof/>
              </w:rPr>
              <w:t>11.</w:t>
            </w:r>
            <w:r w:rsidR="006D7376">
              <w:rPr>
                <w:rFonts w:eastAsiaTheme="minorEastAsia" w:cstheme="minorBidi"/>
                <w:noProof/>
                <w:kern w:val="2"/>
                <w:szCs w:val="22"/>
                <w14:ligatures w14:val="standardContextual"/>
              </w:rPr>
              <w:tab/>
            </w:r>
            <w:r w:rsidR="006D7376" w:rsidRPr="00473C77">
              <w:rPr>
                <w:rStyle w:val="Hyperlink"/>
                <w:rFonts w:cstheme="minorHAnsi"/>
                <w:noProof/>
              </w:rPr>
              <w:t>UAT Guidance</w:t>
            </w:r>
            <w:r w:rsidR="006D7376">
              <w:rPr>
                <w:noProof/>
                <w:webHidden/>
              </w:rPr>
              <w:tab/>
            </w:r>
            <w:r w:rsidR="006D7376">
              <w:rPr>
                <w:noProof/>
                <w:webHidden/>
              </w:rPr>
              <w:fldChar w:fldCharType="begin"/>
            </w:r>
            <w:r w:rsidR="006D7376">
              <w:rPr>
                <w:noProof/>
                <w:webHidden/>
              </w:rPr>
              <w:instrText xml:space="preserve"> PAGEREF _Toc166423159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14:paraId="496A9760" w14:textId="2366F656" w:rsidR="006D7376" w:rsidRDefault="00000000">
          <w:pPr>
            <w:pStyle w:val="TOC1"/>
            <w:rPr>
              <w:rFonts w:eastAsiaTheme="minorEastAsia" w:cstheme="minorBidi"/>
              <w:noProof/>
              <w:kern w:val="2"/>
              <w:szCs w:val="22"/>
              <w14:ligatures w14:val="standardContextual"/>
            </w:rPr>
          </w:pPr>
          <w:hyperlink w:anchor="_Toc166423160" w:history="1">
            <w:r w:rsidR="006D7376" w:rsidRPr="00473C77">
              <w:rPr>
                <w:rStyle w:val="Hyperlink"/>
                <w:rFonts w:cstheme="minorHAnsi"/>
                <w:noProof/>
              </w:rPr>
              <w:t>12.</w:t>
            </w:r>
            <w:r w:rsidR="006D7376">
              <w:rPr>
                <w:rFonts w:eastAsiaTheme="minorEastAsia" w:cstheme="minorBidi"/>
                <w:noProof/>
                <w:kern w:val="2"/>
                <w:szCs w:val="22"/>
                <w14:ligatures w14:val="standardContextual"/>
              </w:rPr>
              <w:tab/>
            </w:r>
            <w:r w:rsidR="006D7376" w:rsidRPr="00473C77">
              <w:rPr>
                <w:rStyle w:val="Hyperlink"/>
                <w:rFonts w:cstheme="minorHAnsi"/>
                <w:noProof/>
              </w:rPr>
              <w:t>Annex – Additional Info</w:t>
            </w:r>
            <w:r w:rsidR="006D7376">
              <w:rPr>
                <w:noProof/>
                <w:webHidden/>
              </w:rPr>
              <w:tab/>
            </w:r>
            <w:r w:rsidR="006D7376">
              <w:rPr>
                <w:noProof/>
                <w:webHidden/>
              </w:rPr>
              <w:fldChar w:fldCharType="begin"/>
            </w:r>
            <w:r w:rsidR="006D7376">
              <w:rPr>
                <w:noProof/>
                <w:webHidden/>
              </w:rPr>
              <w:instrText xml:space="preserve"> PAGEREF _Toc166423160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14:paraId="6B4948A2" w14:textId="193E27D4"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14" w:name="_Toc159516448"/>
      <w:bookmarkStart w:id="15" w:name="_Toc16642314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14"/>
      <w:bookmarkEnd w:id="15"/>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7AB249CD" w14:textId="6AA4DCD6" w:rsidR="002A0198" w:rsidRPr="004B4027" w:rsidRDefault="007C4DCC" w:rsidP="00687BE7">
      <w:pPr>
        <w:spacing w:before="240" w:after="240" w:line="276" w:lineRule="auto"/>
        <w:jc w:val="both"/>
        <w:rPr>
          <w:rFonts w:cstheme="minorHAnsi"/>
          <w:sz w:val="22"/>
          <w:szCs w:val="22"/>
          <w:lang w:val="en-CH"/>
        </w:rPr>
      </w:pPr>
      <w:r>
        <w:rPr>
          <w:rFonts w:cstheme="minorHAnsi"/>
          <w:sz w:val="22"/>
          <w:szCs w:val="22"/>
          <w:lang w:val="en-CH"/>
        </w:rPr>
        <w:t>This process describes</w:t>
      </w:r>
      <w:r w:rsidR="003701DD">
        <w:rPr>
          <w:rFonts w:cstheme="minorHAnsi"/>
          <w:sz w:val="22"/>
          <w:szCs w:val="22"/>
          <w:lang w:val="en-CH"/>
        </w:rPr>
        <w:t xml:space="preserve"> how to extract </w:t>
      </w:r>
      <w:r w:rsidR="002C4E3B">
        <w:rPr>
          <w:rFonts w:cstheme="minorHAnsi"/>
          <w:sz w:val="22"/>
          <w:szCs w:val="22"/>
          <w:lang w:val="en-CH"/>
        </w:rPr>
        <w:t xml:space="preserve">all </w:t>
      </w:r>
      <w:r w:rsidR="003701DD">
        <w:rPr>
          <w:rFonts w:cstheme="minorHAnsi"/>
          <w:sz w:val="22"/>
          <w:szCs w:val="22"/>
          <w:lang w:val="en-CH"/>
        </w:rPr>
        <w:t xml:space="preserve">the </w:t>
      </w:r>
      <w:r w:rsidR="002C4E3B">
        <w:rPr>
          <w:rFonts w:cstheme="minorHAnsi"/>
          <w:sz w:val="22"/>
          <w:szCs w:val="22"/>
          <w:lang w:val="en-CH"/>
        </w:rPr>
        <w:t xml:space="preserve">mandatory </w:t>
      </w:r>
      <w:r w:rsidR="003701DD">
        <w:rPr>
          <w:rFonts w:cstheme="minorHAnsi"/>
          <w:sz w:val="22"/>
          <w:szCs w:val="22"/>
          <w:lang w:val="en-CH"/>
        </w:rPr>
        <w:t xml:space="preserve">airworthiness data </w:t>
      </w:r>
      <w:r w:rsidR="002C4E3B">
        <w:rPr>
          <w:rFonts w:cstheme="minorHAnsi"/>
          <w:sz w:val="22"/>
          <w:szCs w:val="22"/>
          <w:lang w:val="en-CH"/>
        </w:rPr>
        <w:t>that are needed for the future operator</w:t>
      </w:r>
      <w:del w:id="16" w:author="Dupont Dimitri" w:date="2024-11-21T10:06:00Z">
        <w:r w:rsidR="002C4E3B" w:rsidDel="00F37397">
          <w:rPr>
            <w:rFonts w:cstheme="minorHAnsi"/>
            <w:sz w:val="22"/>
            <w:szCs w:val="22"/>
            <w:lang w:val="en-CH"/>
          </w:rPr>
          <w:delText xml:space="preserve"> </w:delText>
        </w:r>
        <w:r w:rsidR="008D7205" w:rsidDel="00F37397">
          <w:rPr>
            <w:rFonts w:cstheme="minorHAnsi"/>
            <w:sz w:val="22"/>
            <w:szCs w:val="22"/>
            <w:lang w:val="en-CH"/>
          </w:rPr>
          <w:delText>aircraft phase-in</w:delText>
        </w:r>
      </w:del>
      <w:r w:rsidR="004B4027">
        <w:rPr>
          <w:rFonts w:cstheme="minorHAnsi"/>
          <w:sz w:val="22"/>
          <w:szCs w:val="22"/>
          <w:lang w:val="en-CH"/>
        </w:rPr>
        <w:t>, and to inactivate</w:t>
      </w:r>
      <w:ins w:id="17" w:author="Dupont Dimitri" w:date="2024-11-21T10:07:00Z">
        <w:r w:rsidR="00D30F20">
          <w:rPr>
            <w:rFonts w:cstheme="minorHAnsi"/>
            <w:sz w:val="22"/>
            <w:szCs w:val="22"/>
            <w:lang w:val="en-CH"/>
          </w:rPr>
          <w:t xml:space="preserve"> the aircraft</w:t>
        </w:r>
      </w:ins>
      <w:del w:id="18" w:author="Dupont Dimitri" w:date="2024-11-21T10:06:00Z">
        <w:r w:rsidR="004B4027" w:rsidDel="00F37397">
          <w:rPr>
            <w:rFonts w:cstheme="minorHAnsi"/>
            <w:sz w:val="22"/>
            <w:szCs w:val="22"/>
            <w:lang w:val="en-CH"/>
          </w:rPr>
          <w:delText xml:space="preserve"> it</w:delText>
        </w:r>
      </w:del>
      <w:r w:rsidR="004B4027">
        <w:rPr>
          <w:rFonts w:cstheme="minorHAnsi"/>
          <w:sz w:val="22"/>
          <w:szCs w:val="22"/>
          <w:lang w:val="en-CH"/>
        </w:rPr>
        <w:t xml:space="preserve"> in the </w:t>
      </w:r>
      <w:del w:id="19" w:author="Dupont Dimitri" w:date="2024-11-21T10:07:00Z">
        <w:r w:rsidR="00830AA1" w:rsidDel="00D30F20">
          <w:rPr>
            <w:rFonts w:cstheme="minorHAnsi"/>
            <w:sz w:val="22"/>
            <w:szCs w:val="22"/>
            <w:lang w:val="en-CH"/>
          </w:rPr>
          <w:delText xml:space="preserve">live </w:delText>
        </w:r>
      </w:del>
      <w:ins w:id="20" w:author="Dupont Dimitri" w:date="2024-11-21T10:07:00Z">
        <w:r w:rsidR="00D30F20">
          <w:rPr>
            <w:rFonts w:cstheme="minorHAnsi"/>
            <w:sz w:val="22"/>
            <w:szCs w:val="22"/>
            <w:lang w:val="en-CH"/>
          </w:rPr>
          <w:t xml:space="preserve">customer’s </w:t>
        </w:r>
      </w:ins>
      <w:r w:rsidR="00830AA1">
        <w:rPr>
          <w:rFonts w:cstheme="minorHAnsi"/>
          <w:sz w:val="22"/>
          <w:szCs w:val="22"/>
          <w:lang w:val="en-CH"/>
        </w:rPr>
        <w:t>system.</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7911EFED" w14:textId="77777777" w:rsidR="00D30F20" w:rsidRDefault="005C014D">
      <w:pPr>
        <w:pStyle w:val="NormalWeb"/>
        <w:spacing w:after="0" w:afterAutospacing="0" w:line="276" w:lineRule="auto"/>
        <w:jc w:val="both"/>
        <w:rPr>
          <w:ins w:id="21" w:author="Dupont Dimitri" w:date="2024-11-21T10:07:00Z"/>
          <w:rFonts w:asciiTheme="minorHAnsi" w:hAnsiTheme="minorHAnsi" w:cstheme="minorHAnsi"/>
          <w:sz w:val="22"/>
          <w:szCs w:val="22"/>
          <w:lang w:val="en-CH"/>
        </w:rPr>
        <w:pPrChange w:id="22" w:author="Dupont Dimitri" w:date="2024-11-21T10:08:00Z">
          <w:pPr>
            <w:pStyle w:val="NormalWeb"/>
            <w:spacing w:line="276" w:lineRule="auto"/>
            <w:jc w:val="both"/>
          </w:pPr>
        </w:pPrChange>
      </w:pPr>
      <w:bookmarkStart w:id="23" w:name="_Toc159516449"/>
      <w:r w:rsidRPr="007A7A4A">
        <w:rPr>
          <w:rFonts w:asciiTheme="minorHAnsi" w:hAnsiTheme="minorHAnsi" w:cstheme="minorHAnsi"/>
          <w:sz w:val="22"/>
          <w:szCs w:val="22"/>
        </w:rPr>
        <w:t>The main objective of this</w:t>
      </w:r>
      <w:r w:rsidR="008D00AA">
        <w:rPr>
          <w:rFonts w:asciiTheme="minorHAnsi" w:hAnsiTheme="minorHAnsi" w:cstheme="minorHAnsi"/>
          <w:sz w:val="22"/>
          <w:szCs w:val="22"/>
        </w:rPr>
        <w:t xml:space="preserve"> b</w:t>
      </w:r>
      <w:r w:rsidRPr="007A7A4A">
        <w:rPr>
          <w:rFonts w:asciiTheme="minorHAnsi" w:hAnsiTheme="minorHAnsi" w:cstheme="minorHAnsi"/>
          <w:sz w:val="22"/>
          <w:szCs w:val="22"/>
        </w:rPr>
        <w:t xml:space="preserve">usiness </w:t>
      </w:r>
      <w:r w:rsidR="008D00AA">
        <w:rPr>
          <w:rFonts w:asciiTheme="minorHAnsi" w:hAnsiTheme="minorHAnsi" w:cstheme="minorHAnsi"/>
          <w:sz w:val="22"/>
          <w:szCs w:val="22"/>
        </w:rPr>
        <w:t>p</w:t>
      </w:r>
      <w:r w:rsidRPr="007A7A4A">
        <w:rPr>
          <w:rFonts w:asciiTheme="minorHAnsi" w:hAnsiTheme="minorHAnsi" w:cstheme="minorHAnsi"/>
          <w:sz w:val="22"/>
          <w:szCs w:val="22"/>
        </w:rPr>
        <w:t xml:space="preserve">rocess </w:t>
      </w:r>
      <w:r w:rsidR="00911BAA">
        <w:rPr>
          <w:rFonts w:asciiTheme="minorHAnsi" w:hAnsiTheme="minorHAnsi" w:cstheme="minorHAnsi"/>
          <w:sz w:val="22"/>
          <w:szCs w:val="22"/>
          <w:lang w:val="en-CH"/>
        </w:rPr>
        <w:t xml:space="preserve">is </w:t>
      </w:r>
      <w:r w:rsidR="008D7205">
        <w:rPr>
          <w:rFonts w:asciiTheme="minorHAnsi" w:hAnsiTheme="minorHAnsi" w:cstheme="minorHAnsi"/>
          <w:sz w:val="22"/>
          <w:szCs w:val="22"/>
          <w:lang w:val="en-CH"/>
        </w:rPr>
        <w:t xml:space="preserve">to </w:t>
      </w:r>
      <w:r w:rsidR="00CE7128">
        <w:rPr>
          <w:rFonts w:asciiTheme="minorHAnsi" w:hAnsiTheme="minorHAnsi" w:cstheme="minorHAnsi"/>
          <w:sz w:val="22"/>
          <w:szCs w:val="22"/>
          <w:lang w:val="en-CH"/>
        </w:rPr>
        <w:t xml:space="preserve">extract aircraft data from the system </w:t>
      </w:r>
      <w:r w:rsidR="00213827">
        <w:rPr>
          <w:rFonts w:asciiTheme="minorHAnsi" w:hAnsiTheme="minorHAnsi" w:cstheme="minorHAnsi"/>
          <w:sz w:val="22"/>
          <w:szCs w:val="22"/>
          <w:lang w:val="en-CH"/>
        </w:rPr>
        <w:t>and once</w:t>
      </w:r>
      <w:r w:rsidR="00CE7128">
        <w:rPr>
          <w:rFonts w:asciiTheme="minorHAnsi" w:hAnsiTheme="minorHAnsi" w:cstheme="minorHAnsi"/>
          <w:sz w:val="22"/>
          <w:szCs w:val="22"/>
          <w:lang w:val="en-CH"/>
        </w:rPr>
        <w:t xml:space="preserve"> this is done to inactivate the aircraft in AMOS.</w:t>
      </w:r>
    </w:p>
    <w:p w14:paraId="275540BD" w14:textId="77777777" w:rsidR="00735D53" w:rsidRDefault="00CE7128">
      <w:pPr>
        <w:pStyle w:val="NormalWeb"/>
        <w:spacing w:before="0" w:beforeAutospacing="0" w:after="0" w:afterAutospacing="0" w:line="276" w:lineRule="auto"/>
        <w:jc w:val="both"/>
        <w:rPr>
          <w:ins w:id="24" w:author="Dupont Dimitri" w:date="2024-11-21T10:09:00Z"/>
          <w:rFonts w:asciiTheme="minorHAnsi" w:hAnsiTheme="minorHAnsi" w:cstheme="minorHAnsi"/>
          <w:sz w:val="22"/>
          <w:szCs w:val="22"/>
          <w:lang w:val="en-CH"/>
        </w:rPr>
        <w:pPrChange w:id="25" w:author="Dupont Dimitri" w:date="2024-11-21T10:09:00Z">
          <w:pPr>
            <w:pStyle w:val="NormalWeb"/>
            <w:spacing w:line="276" w:lineRule="auto"/>
            <w:jc w:val="both"/>
          </w:pPr>
        </w:pPrChange>
      </w:pPr>
      <w:del w:id="26" w:author="Dupont Dimitri" w:date="2024-11-21T10:07:00Z">
        <w:r w:rsidDel="00D30F20">
          <w:rPr>
            <w:rFonts w:asciiTheme="minorHAnsi" w:hAnsiTheme="minorHAnsi" w:cstheme="minorHAnsi"/>
            <w:sz w:val="22"/>
            <w:szCs w:val="22"/>
            <w:lang w:val="en-CH"/>
          </w:rPr>
          <w:delText xml:space="preserve"> </w:delText>
        </w:r>
      </w:del>
      <w:r w:rsidR="00015710">
        <w:rPr>
          <w:rFonts w:asciiTheme="minorHAnsi" w:hAnsiTheme="minorHAnsi" w:cstheme="minorHAnsi"/>
          <w:sz w:val="22"/>
          <w:szCs w:val="22"/>
          <w:lang w:val="en-CH"/>
        </w:rPr>
        <w:t xml:space="preserve">Extracting data </w:t>
      </w:r>
      <w:del w:id="27" w:author="Dupont Dimitri" w:date="2024-11-21T10:08:00Z">
        <w:r w:rsidR="00015710" w:rsidDel="00EC6007">
          <w:rPr>
            <w:rFonts w:asciiTheme="minorHAnsi" w:hAnsiTheme="minorHAnsi" w:cstheme="minorHAnsi"/>
            <w:sz w:val="22"/>
            <w:szCs w:val="22"/>
            <w:lang w:val="en-CH"/>
          </w:rPr>
          <w:delText xml:space="preserve">for the </w:delText>
        </w:r>
        <w:r w:rsidR="00213827" w:rsidDel="00EC6007">
          <w:rPr>
            <w:rFonts w:asciiTheme="minorHAnsi" w:hAnsiTheme="minorHAnsi" w:cstheme="minorHAnsi"/>
            <w:sz w:val="22"/>
            <w:szCs w:val="22"/>
            <w:lang w:val="en-CH"/>
          </w:rPr>
          <w:delText>future</w:delText>
        </w:r>
        <w:r w:rsidR="00015710" w:rsidDel="00EC6007">
          <w:rPr>
            <w:rFonts w:asciiTheme="minorHAnsi" w:hAnsiTheme="minorHAnsi" w:cstheme="minorHAnsi"/>
            <w:sz w:val="22"/>
            <w:szCs w:val="22"/>
            <w:lang w:val="en-CH"/>
          </w:rPr>
          <w:delText xml:space="preserve"> operator </w:delText>
        </w:r>
      </w:del>
      <w:r w:rsidR="00015710">
        <w:rPr>
          <w:rFonts w:asciiTheme="minorHAnsi" w:hAnsiTheme="minorHAnsi" w:cstheme="minorHAnsi"/>
          <w:sz w:val="22"/>
          <w:szCs w:val="22"/>
          <w:lang w:val="en-CH"/>
        </w:rPr>
        <w:t>is mandatory to allow the future operator to phase in the aircraft in his fleet</w:t>
      </w:r>
      <w:ins w:id="28" w:author="Dupont Dimitri" w:date="2024-11-21T10:08:00Z">
        <w:r w:rsidR="00EC6007">
          <w:rPr>
            <w:rFonts w:asciiTheme="minorHAnsi" w:hAnsiTheme="minorHAnsi" w:cstheme="minorHAnsi"/>
            <w:sz w:val="22"/>
            <w:szCs w:val="22"/>
            <w:lang w:val="en-CH"/>
          </w:rPr>
          <w:t xml:space="preserve"> with required</w:t>
        </w:r>
        <w:r w:rsidR="00A225F2">
          <w:rPr>
            <w:rFonts w:asciiTheme="minorHAnsi" w:hAnsiTheme="minorHAnsi" w:cstheme="minorHAnsi"/>
            <w:sz w:val="22"/>
            <w:szCs w:val="22"/>
            <w:lang w:val="en-CH"/>
          </w:rPr>
          <w:t xml:space="preserve"> and up to date</w:t>
        </w:r>
        <w:r w:rsidR="00EC6007">
          <w:rPr>
            <w:rFonts w:asciiTheme="minorHAnsi" w:hAnsiTheme="minorHAnsi" w:cstheme="minorHAnsi"/>
            <w:sz w:val="22"/>
            <w:szCs w:val="22"/>
            <w:lang w:val="en-CH"/>
          </w:rPr>
          <w:t xml:space="preserve"> airworthy </w:t>
        </w:r>
      </w:ins>
      <w:ins w:id="29" w:author="Dupont Dimitri" w:date="2024-11-21T10:09:00Z">
        <w:r w:rsidR="00A225F2">
          <w:rPr>
            <w:rFonts w:asciiTheme="minorHAnsi" w:hAnsiTheme="minorHAnsi" w:cstheme="minorHAnsi"/>
            <w:sz w:val="22"/>
            <w:szCs w:val="22"/>
            <w:lang w:val="en-CH"/>
          </w:rPr>
          <w:t>data</w:t>
        </w:r>
      </w:ins>
      <w:r w:rsidR="00015710">
        <w:rPr>
          <w:rFonts w:asciiTheme="minorHAnsi" w:hAnsiTheme="minorHAnsi" w:cstheme="minorHAnsi"/>
          <w:sz w:val="22"/>
          <w:szCs w:val="22"/>
          <w:lang w:val="en-CH"/>
        </w:rPr>
        <w:t>.</w:t>
      </w:r>
    </w:p>
    <w:p w14:paraId="38A58542" w14:textId="1BE94876" w:rsidR="00CE7128" w:rsidRPr="00990F06" w:rsidRDefault="00015710" w:rsidP="00687BE7">
      <w:pPr>
        <w:pStyle w:val="NormalWeb"/>
        <w:spacing w:line="276" w:lineRule="auto"/>
        <w:jc w:val="both"/>
        <w:rPr>
          <w:rFonts w:asciiTheme="minorHAnsi" w:hAnsiTheme="minorHAnsi" w:cstheme="minorHAnsi"/>
          <w:sz w:val="22"/>
          <w:szCs w:val="22"/>
          <w:lang w:val="en-CH"/>
        </w:rPr>
      </w:pPr>
      <w:del w:id="30" w:author="Dupont Dimitri" w:date="2024-11-21T10:09:00Z">
        <w:r w:rsidDel="00735D53">
          <w:rPr>
            <w:rFonts w:asciiTheme="minorHAnsi" w:hAnsiTheme="minorHAnsi" w:cstheme="minorHAnsi"/>
            <w:sz w:val="22"/>
            <w:szCs w:val="22"/>
            <w:lang w:val="en-CH"/>
          </w:rPr>
          <w:delText xml:space="preserve"> </w:delText>
        </w:r>
      </w:del>
      <w:r w:rsidR="00853C7A">
        <w:rPr>
          <w:rFonts w:asciiTheme="minorHAnsi" w:hAnsiTheme="minorHAnsi" w:cstheme="minorHAnsi"/>
          <w:sz w:val="22"/>
          <w:szCs w:val="22"/>
          <w:lang w:val="en-CH"/>
        </w:rPr>
        <w:t xml:space="preserve">Once the aircraft is inactivated/archived, </w:t>
      </w:r>
      <w:r w:rsidR="00B87C15">
        <w:rPr>
          <w:rFonts w:asciiTheme="minorHAnsi" w:hAnsiTheme="minorHAnsi" w:cstheme="minorHAnsi"/>
          <w:sz w:val="22"/>
          <w:szCs w:val="22"/>
          <w:lang w:val="en-CH"/>
        </w:rPr>
        <w:t xml:space="preserve">any actions regarding this tail number will be </w:t>
      </w:r>
      <w:r w:rsidR="00153CE3">
        <w:rPr>
          <w:rFonts w:asciiTheme="minorHAnsi" w:hAnsiTheme="minorHAnsi" w:cstheme="minorHAnsi"/>
          <w:sz w:val="22"/>
          <w:szCs w:val="22"/>
          <w:lang w:val="en-CH"/>
        </w:rPr>
        <w:t xml:space="preserve">forbidden. </w:t>
      </w:r>
      <w:r w:rsidR="00990F06">
        <w:rPr>
          <w:rFonts w:asciiTheme="minorHAnsi" w:hAnsiTheme="minorHAnsi" w:cstheme="minorHAnsi"/>
          <w:sz w:val="22"/>
          <w:szCs w:val="22"/>
          <w:lang w:val="en-CH"/>
        </w:rPr>
        <w:t>Nonetheless, all recorded information remains in AMOS</w:t>
      </w:r>
      <w:ins w:id="31" w:author="Dupont Dimitri" w:date="2024-11-21T13:35:00Z">
        <w:r w:rsidR="009A7693">
          <w:rPr>
            <w:rFonts w:asciiTheme="minorHAnsi" w:hAnsiTheme="minorHAnsi" w:cstheme="minorHAnsi"/>
            <w:sz w:val="22"/>
            <w:szCs w:val="22"/>
            <w:lang w:val="en-CH"/>
          </w:rPr>
          <w:t xml:space="preserve"> and are </w:t>
        </w:r>
        <w:proofErr w:type="gramStart"/>
        <w:r w:rsidR="000E6350">
          <w:rPr>
            <w:rFonts w:asciiTheme="minorHAnsi" w:hAnsiTheme="minorHAnsi" w:cstheme="minorHAnsi"/>
            <w:sz w:val="22"/>
            <w:szCs w:val="22"/>
            <w:lang w:val="en-CH"/>
          </w:rPr>
          <w:t>accessible.</w:t>
        </w:r>
      </w:ins>
      <w:r w:rsidR="00990F06">
        <w:rPr>
          <w:rFonts w:asciiTheme="minorHAnsi" w:hAnsiTheme="minorHAnsi" w:cstheme="minorHAnsi"/>
          <w:sz w:val="22"/>
          <w:szCs w:val="22"/>
          <w:lang w:val="en-CH"/>
        </w:rPr>
        <w:t>.</w:t>
      </w:r>
      <w:proofErr w:type="gramEnd"/>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2" w:name="_Toc166423144"/>
      <w:r w:rsidRPr="0019283C">
        <w:rPr>
          <w:rFonts w:asciiTheme="minorHAnsi" w:hAnsiTheme="minorHAnsi" w:cstheme="minorHAnsi"/>
          <w:sz w:val="22"/>
          <w:szCs w:val="22"/>
        </w:rPr>
        <w:t>Regulatory References</w:t>
      </w:r>
      <w:bookmarkEnd w:id="32"/>
    </w:p>
    <w:p w14:paraId="76725D89" w14:textId="0F44F94D" w:rsidR="00C24E07" w:rsidRPr="00C24E07" w:rsidRDefault="00C24E07" w:rsidP="00C24E07">
      <w:pPr>
        <w:pStyle w:val="ListParagraph"/>
        <w:numPr>
          <w:ilvl w:val="0"/>
          <w:numId w:val="5"/>
        </w:numPr>
        <w:spacing w:before="240"/>
        <w:rPr>
          <w:rFonts w:cstheme="minorHAnsi"/>
          <w:iCs/>
          <w:sz w:val="22"/>
          <w:szCs w:val="22"/>
        </w:rPr>
      </w:pPr>
      <w:r>
        <w:rPr>
          <w:rFonts w:cstheme="minorHAnsi"/>
          <w:iCs/>
          <w:sz w:val="22"/>
          <w:szCs w:val="22"/>
          <w:lang w:val="en-CH"/>
        </w:rPr>
        <w:t>EASA M.A.307 Transfer of Aircraft Continuing Airworthiness Records.</w:t>
      </w:r>
    </w:p>
    <w:p w14:paraId="25FD467C" w14:textId="66F8EB93" w:rsidR="00F00955" w:rsidRPr="00F00955" w:rsidRDefault="00F00955" w:rsidP="007A7A4A">
      <w:pPr>
        <w:pStyle w:val="ListParagraph"/>
        <w:numPr>
          <w:ilvl w:val="0"/>
          <w:numId w:val="5"/>
        </w:numPr>
        <w:spacing w:before="240"/>
        <w:rPr>
          <w:rFonts w:cstheme="minorHAnsi"/>
          <w:iCs/>
          <w:sz w:val="22"/>
          <w:szCs w:val="22"/>
        </w:rPr>
      </w:pPr>
      <w:r>
        <w:rPr>
          <w:rFonts w:cstheme="minorHAnsi"/>
          <w:iCs/>
          <w:sz w:val="22"/>
          <w:szCs w:val="22"/>
          <w:lang w:val="en-CH"/>
        </w:rPr>
        <w:t>EASA M.A.305 Aircraft Continuing Airworthiness Record System</w:t>
      </w:r>
    </w:p>
    <w:p w14:paraId="2814114F" w14:textId="41AE5DEC" w:rsidR="00FE2A2E" w:rsidRPr="00111CA9" w:rsidRDefault="003947A0" w:rsidP="007A7A4A">
      <w:pPr>
        <w:pStyle w:val="ListParagraph"/>
        <w:numPr>
          <w:ilvl w:val="0"/>
          <w:numId w:val="5"/>
        </w:numPr>
        <w:spacing w:before="240"/>
        <w:rPr>
          <w:rFonts w:cstheme="minorHAnsi"/>
          <w:iCs/>
          <w:sz w:val="22"/>
          <w:szCs w:val="22"/>
        </w:rPr>
      </w:pPr>
      <w:r>
        <w:rPr>
          <w:rFonts w:cstheme="minorHAnsi"/>
          <w:iCs/>
          <w:sz w:val="22"/>
          <w:szCs w:val="22"/>
          <w:lang w:val="en-CH"/>
        </w:rPr>
        <w:t xml:space="preserve">EASA </w:t>
      </w:r>
      <w:r w:rsidR="00794DCB">
        <w:rPr>
          <w:rFonts w:cstheme="minorHAnsi"/>
          <w:iCs/>
          <w:sz w:val="22"/>
          <w:szCs w:val="22"/>
          <w:lang w:val="en-CH"/>
        </w:rPr>
        <w:t>CAMO</w:t>
      </w:r>
      <w:r w:rsidR="00111CA9">
        <w:rPr>
          <w:rFonts w:cstheme="minorHAnsi"/>
          <w:iCs/>
          <w:sz w:val="22"/>
          <w:szCs w:val="22"/>
          <w:lang w:val="en-CH"/>
        </w:rPr>
        <w:t>.A.220 Record</w:t>
      </w:r>
      <w:r w:rsidR="00204244">
        <w:rPr>
          <w:rFonts w:cstheme="minorHAnsi"/>
          <w:iCs/>
          <w:sz w:val="22"/>
          <w:szCs w:val="22"/>
          <w:lang w:val="en-CH"/>
        </w:rPr>
        <w:t>-</w:t>
      </w:r>
      <w:r w:rsidR="00111CA9">
        <w:rPr>
          <w:rFonts w:cstheme="minorHAnsi"/>
          <w:iCs/>
          <w:sz w:val="22"/>
          <w:szCs w:val="22"/>
          <w:lang w:val="en-CH"/>
        </w:rPr>
        <w:t>keeping</w:t>
      </w:r>
    </w:p>
    <w:p w14:paraId="23204FBC" w14:textId="3E70D567" w:rsidR="00111CA9" w:rsidRPr="007F6DB2" w:rsidRDefault="00111CA9" w:rsidP="007A7A4A">
      <w:pPr>
        <w:pStyle w:val="ListParagraph"/>
        <w:numPr>
          <w:ilvl w:val="0"/>
          <w:numId w:val="5"/>
        </w:numPr>
        <w:spacing w:before="240"/>
        <w:rPr>
          <w:rFonts w:cstheme="minorHAnsi"/>
          <w:iCs/>
          <w:sz w:val="22"/>
          <w:szCs w:val="22"/>
        </w:rPr>
      </w:pPr>
      <w:r>
        <w:rPr>
          <w:rFonts w:cstheme="minorHAnsi"/>
          <w:iCs/>
          <w:sz w:val="22"/>
          <w:szCs w:val="22"/>
          <w:lang w:val="en-CH"/>
        </w:rPr>
        <w:t xml:space="preserve">EASA </w:t>
      </w:r>
      <w:r w:rsidR="0069029B">
        <w:rPr>
          <w:rFonts w:cstheme="minorHAnsi"/>
          <w:iCs/>
          <w:sz w:val="22"/>
          <w:szCs w:val="22"/>
          <w:lang w:val="en-CH"/>
        </w:rPr>
        <w:t>145.A.55 Record</w:t>
      </w:r>
      <w:r w:rsidR="00922C9B">
        <w:rPr>
          <w:rFonts w:cstheme="minorHAnsi"/>
          <w:iCs/>
          <w:sz w:val="22"/>
          <w:szCs w:val="22"/>
          <w:lang w:val="en-CH"/>
        </w:rPr>
        <w:t>-keeping</w:t>
      </w:r>
    </w:p>
    <w:p w14:paraId="530048AE" w14:textId="261B836A" w:rsidR="007A7A4A" w:rsidRPr="005B7A1C" w:rsidRDefault="00EC2942" w:rsidP="005B7A1C">
      <w:pPr>
        <w:pStyle w:val="Heading1"/>
        <w:numPr>
          <w:ilvl w:val="0"/>
          <w:numId w:val="4"/>
        </w:numPr>
        <w:spacing w:after="240"/>
        <w:rPr>
          <w:rFonts w:asciiTheme="minorHAnsi" w:hAnsiTheme="minorHAnsi" w:cstheme="minorHAnsi"/>
          <w:sz w:val="22"/>
          <w:szCs w:val="22"/>
        </w:rPr>
      </w:pPr>
      <w:bookmarkStart w:id="33" w:name="_Toc16642314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33"/>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EC2942"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9572C2A" w:rsidR="00EC2942" w:rsidRPr="00267918" w:rsidRDefault="00267918" w:rsidP="00EE0040">
            <w:pPr>
              <w:jc w:val="left"/>
              <w:rPr>
                <w:rFonts w:cstheme="minorHAnsi"/>
                <w:sz w:val="22"/>
                <w:szCs w:val="22"/>
                <w:lang w:val="en-CH"/>
              </w:rPr>
            </w:pPr>
            <w:r>
              <w:rPr>
                <w:rFonts w:cstheme="minorHAnsi"/>
                <w:sz w:val="22"/>
                <w:szCs w:val="22"/>
                <w:lang w:val="en-CH"/>
              </w:rPr>
              <w:t>-/-</w:t>
            </w:r>
          </w:p>
        </w:tc>
        <w:tc>
          <w:tcPr>
            <w:tcW w:w="7796" w:type="dxa"/>
          </w:tcPr>
          <w:p w14:paraId="5BAD348A" w14:textId="209C044E" w:rsidR="00EC2942" w:rsidRPr="00267918" w:rsidRDefault="00267918" w:rsidP="00852B7B">
            <w:pPr>
              <w:jc w:val="both"/>
              <w:rPr>
                <w:rFonts w:cstheme="minorHAnsi"/>
                <w:sz w:val="22"/>
                <w:szCs w:val="22"/>
                <w:lang w:val="en-CH"/>
              </w:rPr>
            </w:pPr>
            <w:r>
              <w:rPr>
                <w:rFonts w:cstheme="minorHAnsi"/>
                <w:sz w:val="22"/>
                <w:szCs w:val="22"/>
                <w:lang w:val="en-CH"/>
              </w:rPr>
              <w:t>-/-</w:t>
            </w:r>
          </w:p>
        </w:tc>
      </w:tr>
    </w:tbl>
    <w:p w14:paraId="6814D254" w14:textId="77777777" w:rsidR="00EC2942" w:rsidRPr="0019283C" w:rsidRDefault="00EC2942" w:rsidP="00EC2942">
      <w:pPr>
        <w:rPr>
          <w:rFonts w:cstheme="minorHAnsi"/>
          <w:sz w:val="22"/>
          <w:szCs w:val="22"/>
        </w:rPr>
      </w:pPr>
    </w:p>
    <w:p w14:paraId="1ABB4077" w14:textId="77777777" w:rsidR="00EC2942" w:rsidRDefault="00EC2942" w:rsidP="0019283C">
      <w:pPr>
        <w:pStyle w:val="Heading1"/>
        <w:numPr>
          <w:ilvl w:val="0"/>
          <w:numId w:val="4"/>
        </w:numPr>
        <w:rPr>
          <w:ins w:id="34" w:author="Dupont Dimitri" w:date="2024-11-21T10:47:00Z"/>
          <w:rFonts w:asciiTheme="minorHAnsi" w:hAnsiTheme="minorHAnsi" w:cstheme="minorHAnsi"/>
          <w:sz w:val="22"/>
          <w:szCs w:val="22"/>
        </w:rPr>
      </w:pPr>
      <w:bookmarkStart w:id="35" w:name="_Toc159516456"/>
      <w:bookmarkStart w:id="36" w:name="_Toc166423146"/>
      <w:bookmarkEnd w:id="23"/>
      <w:r w:rsidRPr="0019283C">
        <w:rPr>
          <w:rFonts w:asciiTheme="minorHAnsi" w:hAnsiTheme="minorHAnsi" w:cstheme="minorHAnsi"/>
          <w:sz w:val="22"/>
          <w:szCs w:val="22"/>
        </w:rPr>
        <w:t xml:space="preserve">Process </w:t>
      </w:r>
      <w:bookmarkEnd w:id="35"/>
      <w:r w:rsidRPr="0019283C">
        <w:rPr>
          <w:rFonts w:asciiTheme="minorHAnsi" w:hAnsiTheme="minorHAnsi" w:cstheme="minorHAnsi"/>
          <w:sz w:val="22"/>
          <w:szCs w:val="22"/>
        </w:rPr>
        <w:t>Tasks</w:t>
      </w:r>
      <w:bookmarkEnd w:id="36"/>
    </w:p>
    <w:p w14:paraId="5859188D" w14:textId="7338D6AC" w:rsidR="009C1D4D" w:rsidDel="00637D5D" w:rsidRDefault="00EE0E7D" w:rsidP="00637D5D">
      <w:pPr>
        <w:pStyle w:val="NormalWeb"/>
        <w:spacing w:after="0" w:afterAutospacing="0" w:line="276" w:lineRule="auto"/>
        <w:jc w:val="both"/>
        <w:rPr>
          <w:del w:id="37" w:author="Dupont Dimitri" w:date="2024-11-21T10:48:00Z"/>
          <w:rFonts w:asciiTheme="minorHAnsi" w:hAnsiTheme="minorHAnsi" w:cstheme="minorHAnsi"/>
          <w:sz w:val="22"/>
          <w:szCs w:val="22"/>
        </w:rPr>
      </w:pPr>
      <w:ins w:id="38" w:author="Dupont Dimitri" w:date="2024-11-21T13:30:00Z">
        <w:r w:rsidRPr="00637D5D">
          <w:rPr>
            <w:rFonts w:asciiTheme="minorHAnsi" w:hAnsiTheme="minorHAnsi" w:cstheme="minorHAnsi"/>
            <w:sz w:val="22"/>
            <w:szCs w:val="22"/>
            <w:rPrChange w:id="39" w:author="Dupont Dimitri" w:date="2024-11-21T13:33:00Z">
              <w:rPr/>
            </w:rPrChange>
          </w:rPr>
          <w:t>There is two ways to ex</w:t>
        </w:r>
      </w:ins>
      <w:ins w:id="40" w:author="Dupont Dimitri" w:date="2024-11-21T13:31:00Z">
        <w:r w:rsidRPr="00637D5D">
          <w:rPr>
            <w:rFonts w:asciiTheme="minorHAnsi" w:hAnsiTheme="minorHAnsi" w:cstheme="minorHAnsi"/>
            <w:sz w:val="22"/>
            <w:szCs w:val="22"/>
            <w:rPrChange w:id="41" w:author="Dupont Dimitri" w:date="2024-11-21T13:33:00Z">
              <w:rPr/>
            </w:rPrChange>
          </w:rPr>
          <w:t>tract the va</w:t>
        </w:r>
      </w:ins>
      <w:ins w:id="42" w:author="Dupont Dimitri" w:date="2024-11-21T13:32:00Z">
        <w:r w:rsidR="0090615C" w:rsidRPr="00637D5D">
          <w:rPr>
            <w:rFonts w:asciiTheme="minorHAnsi" w:hAnsiTheme="minorHAnsi" w:cstheme="minorHAnsi"/>
            <w:sz w:val="22"/>
            <w:szCs w:val="22"/>
            <w:rPrChange w:id="43" w:author="Dupont Dimitri" w:date="2024-11-21T13:33:00Z">
              <w:rPr/>
            </w:rPrChange>
          </w:rPr>
          <w:t>rious</w:t>
        </w:r>
      </w:ins>
      <w:ins w:id="44" w:author="Dupont Dimitri" w:date="2024-11-21T13:31:00Z">
        <w:r w:rsidRPr="00637D5D">
          <w:rPr>
            <w:rFonts w:asciiTheme="minorHAnsi" w:hAnsiTheme="minorHAnsi" w:cstheme="minorHAnsi"/>
            <w:sz w:val="22"/>
            <w:szCs w:val="22"/>
            <w:rPrChange w:id="45" w:author="Dupont Dimitri" w:date="2024-11-21T13:33:00Z">
              <w:rPr/>
            </w:rPrChange>
          </w:rPr>
          <w:t xml:space="preserve"> reports </w:t>
        </w:r>
      </w:ins>
      <w:ins w:id="46" w:author="Dupont Dimitri" w:date="2024-11-21T13:32:00Z">
        <w:r w:rsidR="0090615C" w:rsidRPr="00637D5D">
          <w:rPr>
            <w:rFonts w:asciiTheme="minorHAnsi" w:hAnsiTheme="minorHAnsi" w:cstheme="minorHAnsi"/>
            <w:sz w:val="22"/>
            <w:szCs w:val="22"/>
            <w:rPrChange w:id="47" w:author="Dupont Dimitri" w:date="2024-11-21T13:33:00Z">
              <w:rPr/>
            </w:rPrChange>
          </w:rPr>
          <w:t>during the phase out of an aircraft</w:t>
        </w:r>
        <w:r w:rsidR="00417F17" w:rsidRPr="00637D5D">
          <w:rPr>
            <w:rFonts w:asciiTheme="minorHAnsi" w:hAnsiTheme="minorHAnsi" w:cstheme="minorHAnsi"/>
            <w:sz w:val="22"/>
            <w:szCs w:val="22"/>
            <w:rPrChange w:id="48" w:author="Dupont Dimitri" w:date="2024-11-21T13:33:00Z">
              <w:rPr/>
            </w:rPrChange>
          </w:rPr>
          <w:t xml:space="preserve">. Either manually or using the possibility to extract the required information using </w:t>
        </w:r>
        <w:r w:rsidR="00637D5D" w:rsidRPr="00637D5D">
          <w:rPr>
            <w:rFonts w:asciiTheme="minorHAnsi" w:hAnsiTheme="minorHAnsi" w:cstheme="minorHAnsi"/>
            <w:sz w:val="22"/>
            <w:szCs w:val="22"/>
            <w:rPrChange w:id="49" w:author="Dupont Dimitri" w:date="2024-11-21T13:33:00Z">
              <w:rPr/>
            </w:rPrChange>
          </w:rPr>
          <w:t>S2500D format files</w:t>
        </w:r>
      </w:ins>
      <w:ins w:id="50" w:author="Dupont Dimitri" w:date="2024-11-21T13:33:00Z">
        <w:r w:rsidR="00637D5D" w:rsidRPr="00637D5D">
          <w:rPr>
            <w:rFonts w:asciiTheme="minorHAnsi" w:hAnsiTheme="minorHAnsi" w:cstheme="minorHAnsi"/>
            <w:sz w:val="22"/>
            <w:szCs w:val="22"/>
            <w:rPrChange w:id="51" w:author="Dupont Dimitri" w:date="2024-11-21T13:33:00Z">
              <w:rPr/>
            </w:rPrChange>
          </w:rPr>
          <w:t>.</w:t>
        </w:r>
      </w:ins>
    </w:p>
    <w:p w14:paraId="67DC4B1F" w14:textId="77777777" w:rsidR="00866843" w:rsidRDefault="00866843" w:rsidP="00637D5D">
      <w:pPr>
        <w:pStyle w:val="NormalWeb"/>
        <w:spacing w:after="0" w:afterAutospacing="0" w:line="276" w:lineRule="auto"/>
        <w:jc w:val="both"/>
        <w:rPr>
          <w:ins w:id="52" w:author="Dupont Dimitri" w:date="2024-11-21T13:34:00Z"/>
          <w:rFonts w:asciiTheme="minorHAnsi" w:hAnsiTheme="minorHAnsi" w:cstheme="minorHAnsi"/>
          <w:sz w:val="22"/>
          <w:szCs w:val="22"/>
        </w:rPr>
      </w:pPr>
    </w:p>
    <w:p w14:paraId="1F7A2B8A" w14:textId="0B0CCD95" w:rsidR="00637D5D" w:rsidRPr="00637D5D" w:rsidRDefault="00EF45E7">
      <w:pPr>
        <w:pStyle w:val="NormalWeb"/>
        <w:spacing w:before="0" w:beforeAutospacing="0" w:after="0" w:afterAutospacing="0" w:line="276" w:lineRule="auto"/>
        <w:jc w:val="both"/>
        <w:rPr>
          <w:ins w:id="53" w:author="Dupont Dimitri" w:date="2024-11-21T12:16:00Z"/>
          <w:rFonts w:cstheme="minorHAnsi"/>
          <w:sz w:val="22"/>
          <w:szCs w:val="22"/>
          <w:rPrChange w:id="54" w:author="Dupont Dimitri" w:date="2024-11-21T13:33:00Z">
            <w:rPr>
              <w:ins w:id="55" w:author="Dupont Dimitri" w:date="2024-11-21T12:16:00Z"/>
            </w:rPr>
          </w:rPrChange>
        </w:rPr>
        <w:pPrChange w:id="56" w:author="Dupont Dimitri" w:date="2024-11-21T13:34:00Z">
          <w:pPr>
            <w:spacing w:before="240"/>
            <w:jc w:val="both"/>
          </w:pPr>
        </w:pPrChange>
      </w:pPr>
      <w:ins w:id="57" w:author="Dupont Dimitri" w:date="2024-11-21T13:36:00Z">
        <w:r>
          <w:rPr>
            <w:rFonts w:asciiTheme="minorHAnsi" w:hAnsiTheme="minorHAnsi" w:cstheme="minorHAnsi"/>
            <w:sz w:val="22"/>
            <w:szCs w:val="22"/>
          </w:rPr>
          <w:t>As the extract using the S2500D format is included in another process, it will not be developed in th</w:t>
        </w:r>
        <w:r w:rsidR="00DF034B">
          <w:rPr>
            <w:rFonts w:asciiTheme="minorHAnsi" w:hAnsiTheme="minorHAnsi" w:cstheme="minorHAnsi"/>
            <w:sz w:val="22"/>
            <w:szCs w:val="22"/>
          </w:rPr>
          <w:t>is document.</w:t>
        </w:r>
      </w:ins>
    </w:p>
    <w:p w14:paraId="5A8650F4" w14:textId="59AE75C2" w:rsidR="007257F7" w:rsidRDefault="00EC2942" w:rsidP="009C1D4D">
      <w:pPr>
        <w:spacing w:before="240"/>
        <w:jc w:val="both"/>
        <w:rPr>
          <w:ins w:id="58" w:author="Dupont Dimitri" w:date="2024-11-21T10:47:00Z"/>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14:paraId="73D3FF60" w14:textId="77777777" w:rsidR="00DF034B" w:rsidRDefault="00DF034B">
      <w:pPr>
        <w:pStyle w:val="ListParagraph"/>
        <w:ind w:left="1440"/>
        <w:rPr>
          <w:ins w:id="59" w:author="Dupont Dimitri" w:date="2024-11-21T13:36:00Z"/>
        </w:rPr>
        <w:pPrChange w:id="60" w:author="Dupont Dimitri" w:date="2024-11-21T13:36:00Z">
          <w:pPr>
            <w:pStyle w:val="ListParagraph"/>
            <w:numPr>
              <w:ilvl w:val="1"/>
              <w:numId w:val="4"/>
            </w:numPr>
            <w:ind w:left="1440" w:hanging="360"/>
          </w:pPr>
        </w:pPrChange>
      </w:pPr>
    </w:p>
    <w:p w14:paraId="42E6A3FC" w14:textId="5CFA0B11" w:rsidR="009C1D4D" w:rsidRPr="00267663" w:rsidRDefault="009C1D4D" w:rsidP="009C1D4D">
      <w:pPr>
        <w:pStyle w:val="ListParagraph"/>
        <w:numPr>
          <w:ilvl w:val="1"/>
          <w:numId w:val="4"/>
        </w:numPr>
        <w:rPr>
          <w:ins w:id="61" w:author="Dupont Dimitri" w:date="2024-11-21T10:48:00Z"/>
          <w:sz w:val="22"/>
          <w:szCs w:val="22"/>
          <w:rPrChange w:id="62" w:author="Dupont Dimitri" w:date="2024-11-21T15:18:00Z">
            <w:rPr>
              <w:ins w:id="63" w:author="Dupont Dimitri" w:date="2024-11-21T10:48:00Z"/>
            </w:rPr>
          </w:rPrChange>
        </w:rPr>
      </w:pPr>
      <w:ins w:id="64" w:author="Dupont Dimitri" w:date="2024-11-21T10:48:00Z">
        <w:r w:rsidRPr="00267663">
          <w:rPr>
            <w:sz w:val="22"/>
            <w:szCs w:val="22"/>
            <w:rPrChange w:id="65" w:author="Dupont Dimitri" w:date="2024-11-21T15:18:00Z">
              <w:rPr/>
            </w:rPrChange>
          </w:rPr>
          <w:t xml:space="preserve">Extract </w:t>
        </w:r>
      </w:ins>
      <w:ins w:id="66" w:author="Dupont Dimitri" w:date="2024-11-21T13:46:00Z">
        <w:r w:rsidR="004E61A3" w:rsidRPr="00267663">
          <w:rPr>
            <w:sz w:val="22"/>
            <w:szCs w:val="22"/>
            <w:rPrChange w:id="67" w:author="Dupont Dimitri" w:date="2024-11-21T15:18:00Z">
              <w:rPr/>
            </w:rPrChange>
          </w:rPr>
          <w:t>installed components, assembl</w:t>
        </w:r>
      </w:ins>
      <w:ins w:id="68" w:author="Dupont Dimitri" w:date="2024-11-21T13:47:00Z">
        <w:r w:rsidR="004E61A3" w:rsidRPr="00267663">
          <w:rPr>
            <w:sz w:val="22"/>
            <w:szCs w:val="22"/>
            <w:rPrChange w:id="69" w:author="Dupont Dimitri" w:date="2024-11-21T15:18:00Z">
              <w:rPr/>
            </w:rPrChange>
          </w:rPr>
          <w:t xml:space="preserve">ies and </w:t>
        </w:r>
        <w:proofErr w:type="gramStart"/>
        <w:r w:rsidR="004E61A3" w:rsidRPr="00267663">
          <w:rPr>
            <w:sz w:val="22"/>
            <w:szCs w:val="22"/>
            <w:rPrChange w:id="70" w:author="Dupont Dimitri" w:date="2024-11-21T15:18:00Z">
              <w:rPr/>
            </w:rPrChange>
          </w:rPr>
          <w:t>sof</w:t>
        </w:r>
        <w:r w:rsidR="00237674" w:rsidRPr="00267663">
          <w:rPr>
            <w:sz w:val="22"/>
            <w:szCs w:val="22"/>
            <w:rPrChange w:id="71" w:author="Dupont Dimitri" w:date="2024-11-21T15:18:00Z">
              <w:rPr/>
            </w:rPrChange>
          </w:rPr>
          <w:t>tware</w:t>
        </w:r>
      </w:ins>
      <w:proofErr w:type="gramEnd"/>
    </w:p>
    <w:p w14:paraId="31BF6497" w14:textId="7C9B85FE" w:rsidR="009C1D4D" w:rsidRPr="009C1D4D" w:rsidDel="000010B5" w:rsidRDefault="009C1D4D">
      <w:pPr>
        <w:pStyle w:val="ListParagraph"/>
        <w:spacing w:before="240"/>
        <w:ind w:left="0"/>
        <w:jc w:val="both"/>
        <w:rPr>
          <w:del w:id="72" w:author="Dupont Dimitri" w:date="2024-11-21T13:45:00Z"/>
          <w:rFonts w:cstheme="minorHAnsi"/>
          <w:sz w:val="22"/>
          <w:szCs w:val="22"/>
          <w:rPrChange w:id="73" w:author="Dupont Dimitri" w:date="2024-11-21T10:47:00Z">
            <w:rPr>
              <w:del w:id="74" w:author="Dupont Dimitri" w:date="2024-11-21T13:45:00Z"/>
            </w:rPr>
          </w:rPrChange>
        </w:rPr>
        <w:pPrChange w:id="75" w:author="Dupont Dimitri" w:date="2024-11-21T10:47:00Z">
          <w:pPr>
            <w:spacing w:before="240"/>
            <w:jc w:val="both"/>
          </w:pPr>
        </w:pPrChange>
      </w:pPr>
    </w:p>
    <w:p w14:paraId="2B8419E4" w14:textId="7DEAF548" w:rsidR="00185FE9" w:rsidRPr="00185FE9" w:rsidDel="000010B5" w:rsidRDefault="00A60501" w:rsidP="00687BE7">
      <w:pPr>
        <w:pStyle w:val="ListParagraph"/>
        <w:numPr>
          <w:ilvl w:val="0"/>
          <w:numId w:val="5"/>
        </w:numPr>
        <w:jc w:val="both"/>
        <w:rPr>
          <w:del w:id="76" w:author="Dupont Dimitri" w:date="2024-11-21T13:45:00Z"/>
          <w:rFonts w:cstheme="minorHAnsi"/>
          <w:sz w:val="22"/>
          <w:szCs w:val="22"/>
        </w:rPr>
      </w:pPr>
      <w:del w:id="77" w:author="Dupont Dimitri" w:date="2024-11-21T13:45:00Z">
        <w:r w:rsidDel="000010B5">
          <w:rPr>
            <w:rFonts w:cstheme="minorHAnsi"/>
            <w:sz w:val="22"/>
            <w:szCs w:val="22"/>
            <w:lang w:val="en-CH"/>
          </w:rPr>
          <w:delText xml:space="preserve">Extract </w:delText>
        </w:r>
        <w:r w:rsidR="002B7AE5" w:rsidDel="000010B5">
          <w:rPr>
            <w:rFonts w:cstheme="minorHAnsi"/>
            <w:sz w:val="22"/>
            <w:szCs w:val="22"/>
            <w:lang w:val="en-CH"/>
          </w:rPr>
          <w:delText>reports</w:delText>
        </w:r>
        <w:r w:rsidR="00225049" w:rsidDel="000010B5">
          <w:rPr>
            <w:rFonts w:cstheme="minorHAnsi"/>
            <w:sz w:val="22"/>
            <w:szCs w:val="22"/>
            <w:lang w:val="en-CH"/>
          </w:rPr>
          <w:delText>:</w:delText>
        </w:r>
      </w:del>
    </w:p>
    <w:p w14:paraId="1C49FD08" w14:textId="4EF5C9A7" w:rsidR="002B7AE5" w:rsidRDefault="002B7AE5" w:rsidP="000010B5">
      <w:pPr>
        <w:spacing w:before="240"/>
        <w:ind w:left="1080"/>
        <w:jc w:val="both"/>
        <w:rPr>
          <w:ins w:id="78" w:author="Dupont Dimitri" w:date="2024-11-21T13:54:00Z"/>
          <w:rFonts w:cstheme="minorHAnsi"/>
          <w:sz w:val="22"/>
          <w:szCs w:val="22"/>
          <w:lang w:val="en-CH"/>
        </w:rPr>
      </w:pPr>
      <w:r>
        <w:rPr>
          <w:rFonts w:cstheme="minorHAnsi"/>
          <w:sz w:val="22"/>
          <w:szCs w:val="22"/>
          <w:lang w:val="en-CH"/>
        </w:rPr>
        <w:t>A/C Equipment list</w:t>
      </w:r>
      <w:r w:rsidR="006E07BB">
        <w:rPr>
          <w:rFonts w:cstheme="minorHAnsi"/>
          <w:sz w:val="22"/>
          <w:szCs w:val="22"/>
          <w:lang w:val="en-CH"/>
        </w:rPr>
        <w:t>: List of all P/N &amp; S/N</w:t>
      </w:r>
      <w:r w:rsidR="00763094">
        <w:rPr>
          <w:rFonts w:cstheme="minorHAnsi"/>
          <w:sz w:val="22"/>
          <w:szCs w:val="22"/>
          <w:lang w:val="en-CH"/>
        </w:rPr>
        <w:t xml:space="preserve">, date of installation and </w:t>
      </w:r>
      <w:r w:rsidR="008D50C2">
        <w:rPr>
          <w:rFonts w:cstheme="minorHAnsi"/>
          <w:sz w:val="22"/>
          <w:szCs w:val="22"/>
          <w:lang w:val="en-CH"/>
        </w:rPr>
        <w:t>TSN/CSN of parts installed.</w:t>
      </w:r>
    </w:p>
    <w:p w14:paraId="627809E7" w14:textId="7A40CD6E" w:rsidR="00734249" w:rsidRDefault="00734249" w:rsidP="000010B5">
      <w:pPr>
        <w:spacing w:before="240"/>
        <w:ind w:left="1080"/>
        <w:jc w:val="both"/>
        <w:rPr>
          <w:ins w:id="79" w:author="Dupont Dimitri" w:date="2024-11-21T14:07:00Z"/>
          <w:rFonts w:cstheme="minorHAnsi"/>
          <w:sz w:val="22"/>
          <w:szCs w:val="22"/>
          <w:lang w:val="en-CH"/>
        </w:rPr>
      </w:pPr>
      <w:ins w:id="80" w:author="Dupont Dimitri" w:date="2024-11-21T13:54:00Z">
        <w:r>
          <w:rPr>
            <w:rFonts w:cstheme="minorHAnsi"/>
            <w:sz w:val="22"/>
            <w:szCs w:val="22"/>
            <w:lang w:val="en-CH"/>
          </w:rPr>
          <w:lastRenderedPageBreak/>
          <w:t xml:space="preserve">A/C </w:t>
        </w:r>
      </w:ins>
      <w:ins w:id="81" w:author="Dupont Dimitri" w:date="2024-11-21T13:56:00Z">
        <w:r w:rsidR="00D70DD6">
          <w:rPr>
            <w:rFonts w:cstheme="minorHAnsi"/>
            <w:sz w:val="22"/>
            <w:szCs w:val="22"/>
            <w:lang w:val="en-CH"/>
          </w:rPr>
          <w:t xml:space="preserve">Software: </w:t>
        </w:r>
      </w:ins>
      <w:ins w:id="82" w:author="Dupont Dimitri" w:date="2024-11-21T14:05:00Z">
        <w:r w:rsidR="00F26026">
          <w:rPr>
            <w:rFonts w:cstheme="minorHAnsi"/>
            <w:sz w:val="22"/>
            <w:szCs w:val="22"/>
            <w:lang w:val="en-CH"/>
          </w:rPr>
          <w:t xml:space="preserve">List of all recorded installed software </w:t>
        </w:r>
      </w:ins>
      <w:ins w:id="83" w:author="Dupont Dimitri" w:date="2024-11-21T14:06:00Z">
        <w:r w:rsidR="009A283C">
          <w:rPr>
            <w:rFonts w:cstheme="minorHAnsi"/>
            <w:sz w:val="22"/>
            <w:szCs w:val="22"/>
            <w:lang w:val="en-CH"/>
          </w:rPr>
          <w:t xml:space="preserve">(SW Part No, Type, </w:t>
        </w:r>
        <w:r w:rsidR="00074336">
          <w:rPr>
            <w:rFonts w:cstheme="minorHAnsi"/>
            <w:sz w:val="22"/>
            <w:szCs w:val="22"/>
            <w:lang w:val="en-CH"/>
          </w:rPr>
          <w:t>Description, installation date ...)</w:t>
        </w:r>
      </w:ins>
    </w:p>
    <w:p w14:paraId="18D892DB" w14:textId="77777777" w:rsidR="00294376" w:rsidRDefault="003050FB" w:rsidP="000010B5">
      <w:pPr>
        <w:spacing w:before="240"/>
        <w:ind w:left="1080"/>
        <w:jc w:val="both"/>
        <w:rPr>
          <w:ins w:id="84" w:author="Dupont Dimitri" w:date="2024-11-21T14:08:00Z"/>
          <w:rFonts w:cstheme="minorHAnsi"/>
          <w:sz w:val="22"/>
          <w:szCs w:val="22"/>
          <w:lang w:val="en-CH"/>
        </w:rPr>
      </w:pPr>
      <w:ins w:id="85" w:author="Dupont Dimitri" w:date="2024-11-21T14:07:00Z">
        <w:r>
          <w:rPr>
            <w:rFonts w:cstheme="minorHAnsi"/>
            <w:sz w:val="22"/>
            <w:szCs w:val="22"/>
            <w:lang w:val="en-CH"/>
          </w:rPr>
          <w:t xml:space="preserve">A/C modification status report: List of all the modification with </w:t>
        </w:r>
        <w:r w:rsidR="00294376">
          <w:rPr>
            <w:rFonts w:cstheme="minorHAnsi"/>
            <w:sz w:val="22"/>
            <w:szCs w:val="22"/>
            <w:lang w:val="en-CH"/>
          </w:rPr>
          <w:t xml:space="preserve">type, Number, </w:t>
        </w:r>
        <w:proofErr w:type="gramStart"/>
        <w:r w:rsidR="00294376">
          <w:rPr>
            <w:rFonts w:cstheme="minorHAnsi"/>
            <w:sz w:val="22"/>
            <w:szCs w:val="22"/>
            <w:lang w:val="en-CH"/>
          </w:rPr>
          <w:t>description</w:t>
        </w:r>
        <w:proofErr w:type="gramEnd"/>
        <w:r w:rsidR="00294376">
          <w:rPr>
            <w:rFonts w:cstheme="minorHAnsi"/>
            <w:sz w:val="22"/>
            <w:szCs w:val="22"/>
            <w:lang w:val="en-CH"/>
          </w:rPr>
          <w:t xml:space="preserve"> and s</w:t>
        </w:r>
      </w:ins>
      <w:ins w:id="86" w:author="Dupont Dimitri" w:date="2024-11-21T14:08:00Z">
        <w:r w:rsidR="00294376">
          <w:rPr>
            <w:rFonts w:cstheme="minorHAnsi"/>
            <w:sz w:val="22"/>
            <w:szCs w:val="22"/>
            <w:lang w:val="en-CH"/>
          </w:rPr>
          <w:t>tatus.</w:t>
        </w:r>
      </w:ins>
    </w:p>
    <w:p w14:paraId="28F38FCF" w14:textId="364543AB" w:rsidR="00D36D78" w:rsidRDefault="00D36D78" w:rsidP="00D36D78">
      <w:pPr>
        <w:ind w:left="1080"/>
        <w:jc w:val="both"/>
        <w:rPr>
          <w:moveTo w:id="87" w:author="Dupont Dimitri" w:date="2024-11-21T14:11:00Z"/>
          <w:rFonts w:cstheme="minorHAnsi"/>
          <w:sz w:val="22"/>
          <w:szCs w:val="22"/>
          <w:lang w:val="en-CH"/>
        </w:rPr>
      </w:pPr>
      <w:moveToRangeStart w:id="88" w:author="Dupont Dimitri" w:date="2024-11-21T14:11:00Z" w:name="move183090696"/>
      <w:moveTo w:id="89" w:author="Dupont Dimitri" w:date="2024-11-21T14:11:00Z">
        <w:r>
          <w:rPr>
            <w:rFonts w:cstheme="minorHAnsi"/>
            <w:sz w:val="22"/>
            <w:szCs w:val="22"/>
            <w:lang w:val="en-CH"/>
          </w:rPr>
          <w:t xml:space="preserve">A/C </w:t>
        </w:r>
        <w:proofErr w:type="spellStart"/>
        <w:r>
          <w:rPr>
            <w:rFonts w:cstheme="minorHAnsi"/>
            <w:sz w:val="22"/>
            <w:szCs w:val="22"/>
            <w:lang w:val="en-CH"/>
          </w:rPr>
          <w:t>taskcard</w:t>
        </w:r>
        <w:proofErr w:type="spellEnd"/>
        <w:r>
          <w:rPr>
            <w:rFonts w:cstheme="minorHAnsi"/>
            <w:sz w:val="22"/>
            <w:szCs w:val="22"/>
            <w:lang w:val="en-CH"/>
          </w:rPr>
          <w:t xml:space="preserve"> history: </w:t>
        </w:r>
      </w:moveTo>
      <w:ins w:id="90" w:author="Dupont Dimitri" w:date="2024-11-21T14:17:00Z">
        <w:r w:rsidR="008C7C0A">
          <w:rPr>
            <w:rFonts w:cstheme="minorHAnsi"/>
            <w:sz w:val="22"/>
            <w:szCs w:val="22"/>
            <w:lang w:val="en-CH"/>
          </w:rPr>
          <w:t>with last performed information</w:t>
        </w:r>
      </w:ins>
      <w:ins w:id="91" w:author="Dupont Dimitri" w:date="2024-11-21T15:13:00Z">
        <w:r w:rsidR="00C820A2">
          <w:rPr>
            <w:rFonts w:cstheme="minorHAnsi"/>
            <w:sz w:val="22"/>
            <w:szCs w:val="22"/>
            <w:lang w:val="en-CH"/>
          </w:rPr>
          <w:t xml:space="preserve"> and reference to the WO.</w:t>
        </w:r>
      </w:ins>
    </w:p>
    <w:moveToRangeEnd w:id="88"/>
    <w:p w14:paraId="6CDAF499" w14:textId="23059A0C" w:rsidR="003050FB" w:rsidDel="00D36D78" w:rsidRDefault="003050FB">
      <w:pPr>
        <w:spacing w:before="240"/>
        <w:ind w:left="1080"/>
        <w:jc w:val="both"/>
        <w:rPr>
          <w:del w:id="92" w:author="Dupont Dimitri" w:date="2024-11-21T14:11:00Z"/>
          <w:rFonts w:cstheme="minorHAnsi"/>
          <w:sz w:val="22"/>
          <w:szCs w:val="22"/>
          <w:lang w:val="en-CH"/>
        </w:rPr>
        <w:pPrChange w:id="93" w:author="Dupont Dimitri" w:date="2024-11-21T13:46:00Z">
          <w:pPr>
            <w:ind w:left="1080"/>
            <w:jc w:val="both"/>
          </w:pPr>
        </w:pPrChange>
      </w:pPr>
    </w:p>
    <w:p w14:paraId="0ABD8AC8" w14:textId="523B3118" w:rsidR="002B7AE5" w:rsidDel="008C7C0A" w:rsidRDefault="002B7AE5" w:rsidP="00225049">
      <w:pPr>
        <w:ind w:left="1080"/>
        <w:jc w:val="both"/>
        <w:rPr>
          <w:moveFrom w:id="94" w:author="Dupont Dimitri" w:date="2024-11-21T14:18:00Z"/>
          <w:rFonts w:cstheme="minorHAnsi"/>
          <w:sz w:val="22"/>
          <w:szCs w:val="22"/>
          <w:lang w:val="en-CH"/>
        </w:rPr>
      </w:pPr>
      <w:moveFromRangeStart w:id="95" w:author="Dupont Dimitri" w:date="2024-11-21T14:18:00Z" w:name="move183091098"/>
      <w:moveFrom w:id="96" w:author="Dupont Dimitri" w:date="2024-11-21T14:18:00Z">
        <w:r w:rsidDel="008C7C0A">
          <w:rPr>
            <w:rFonts w:cstheme="minorHAnsi"/>
            <w:sz w:val="22"/>
            <w:szCs w:val="22"/>
            <w:lang w:val="en-CH"/>
          </w:rPr>
          <w:t>A/C Status Report</w:t>
        </w:r>
        <w:r w:rsidR="00781E0E" w:rsidDel="008C7C0A">
          <w:rPr>
            <w:rFonts w:cstheme="minorHAnsi"/>
            <w:sz w:val="22"/>
            <w:szCs w:val="22"/>
            <w:lang w:val="en-CH"/>
          </w:rPr>
          <w:t xml:space="preserve">: </w:t>
        </w:r>
        <w:r w:rsidR="00111CFC" w:rsidDel="008C7C0A">
          <w:rPr>
            <w:rFonts w:cstheme="minorHAnsi"/>
            <w:sz w:val="22"/>
            <w:szCs w:val="22"/>
            <w:lang w:val="en-CH"/>
          </w:rPr>
          <w:t>Global Status of the aircraft</w:t>
        </w:r>
        <w:r w:rsidR="002C3D3C" w:rsidDel="008C7C0A">
          <w:rPr>
            <w:rFonts w:cstheme="minorHAnsi"/>
            <w:sz w:val="22"/>
            <w:szCs w:val="22"/>
            <w:lang w:val="en-CH"/>
          </w:rPr>
          <w:t xml:space="preserve"> and forecast</w:t>
        </w:r>
        <w:r w:rsidR="009819B5" w:rsidDel="008C7C0A">
          <w:rPr>
            <w:rFonts w:cstheme="minorHAnsi"/>
            <w:sz w:val="22"/>
            <w:szCs w:val="22"/>
            <w:lang w:val="en-CH"/>
          </w:rPr>
          <w:t>ed event in a defined time range</w:t>
        </w:r>
        <w:r w:rsidR="00111CFC" w:rsidDel="008C7C0A">
          <w:rPr>
            <w:rFonts w:cstheme="minorHAnsi"/>
            <w:sz w:val="22"/>
            <w:szCs w:val="22"/>
            <w:lang w:val="en-CH"/>
          </w:rPr>
          <w:t xml:space="preserve">. </w:t>
        </w:r>
        <w:r w:rsidR="002C3D3C" w:rsidDel="008C7C0A">
          <w:rPr>
            <w:rFonts w:cstheme="minorHAnsi"/>
            <w:sz w:val="22"/>
            <w:szCs w:val="22"/>
            <w:lang w:val="en-CH"/>
          </w:rPr>
          <w:t>Th</w:t>
        </w:r>
        <w:r w:rsidR="009819B5" w:rsidDel="008C7C0A">
          <w:rPr>
            <w:rFonts w:cstheme="minorHAnsi"/>
            <w:sz w:val="22"/>
            <w:szCs w:val="22"/>
            <w:lang w:val="en-CH"/>
          </w:rPr>
          <w:t xml:space="preserve">e information </w:t>
        </w:r>
        <w:r w:rsidR="00B64610" w:rsidDel="008C7C0A">
          <w:rPr>
            <w:rFonts w:cstheme="minorHAnsi"/>
            <w:sz w:val="22"/>
            <w:szCs w:val="22"/>
            <w:lang w:val="en-CH"/>
          </w:rPr>
          <w:t>in this report is can be easily tailored with the option provided directly in the APN 476.</w:t>
        </w:r>
      </w:moveFrom>
    </w:p>
    <w:moveFromRangeEnd w:id="95"/>
    <w:p w14:paraId="2BFD7F60" w14:textId="400A50F6" w:rsidR="002B7AE5" w:rsidRDefault="002B7AE5" w:rsidP="00225049">
      <w:pPr>
        <w:ind w:left="1080"/>
        <w:jc w:val="both"/>
        <w:rPr>
          <w:ins w:id="97" w:author="Dupont Dimitri" w:date="2024-11-21T14:18:00Z"/>
          <w:rFonts w:cstheme="minorHAnsi"/>
          <w:sz w:val="22"/>
          <w:szCs w:val="22"/>
          <w:lang w:val="en-CH"/>
        </w:rPr>
      </w:pPr>
      <w:r>
        <w:rPr>
          <w:rFonts w:cstheme="minorHAnsi"/>
          <w:sz w:val="22"/>
          <w:szCs w:val="22"/>
          <w:lang w:val="en-CH"/>
        </w:rPr>
        <w:t>A/C Modification Status Report</w:t>
      </w:r>
      <w:r w:rsidR="001859F9">
        <w:rPr>
          <w:rFonts w:cstheme="minorHAnsi"/>
          <w:sz w:val="22"/>
          <w:szCs w:val="22"/>
          <w:lang w:val="en-CH"/>
        </w:rPr>
        <w:t>: List of all the modifications applied to the aircraft</w:t>
      </w:r>
      <w:r w:rsidR="008E0C5B">
        <w:rPr>
          <w:rFonts w:cstheme="minorHAnsi"/>
          <w:sz w:val="22"/>
          <w:szCs w:val="22"/>
          <w:lang w:val="en-CH"/>
        </w:rPr>
        <w:t>.</w:t>
      </w:r>
      <w:del w:id="98" w:author="Dupont Dimitri" w:date="2024-11-21T14:18:00Z">
        <w:r w:rsidR="008E0C5B" w:rsidDel="00D9381B">
          <w:rPr>
            <w:rFonts w:cstheme="minorHAnsi"/>
            <w:sz w:val="22"/>
            <w:szCs w:val="22"/>
            <w:lang w:val="en-CH"/>
          </w:rPr>
          <w:delText xml:space="preserve"> </w:delText>
        </w:r>
      </w:del>
    </w:p>
    <w:p w14:paraId="2333E57B" w14:textId="70982DE2" w:rsidR="00D9381B" w:rsidRDefault="00D9381B" w:rsidP="00225049">
      <w:pPr>
        <w:ind w:left="1080"/>
        <w:jc w:val="both"/>
        <w:rPr>
          <w:rFonts w:cstheme="minorHAnsi"/>
          <w:sz w:val="22"/>
          <w:szCs w:val="22"/>
          <w:lang w:val="en-CH"/>
        </w:rPr>
      </w:pPr>
      <w:ins w:id="99" w:author="Dupont Dimitri" w:date="2024-11-21T14:18:00Z">
        <w:r>
          <w:rPr>
            <w:rFonts w:cstheme="minorHAnsi"/>
            <w:sz w:val="22"/>
            <w:szCs w:val="22"/>
            <w:lang w:val="en-CH"/>
          </w:rPr>
          <w:t xml:space="preserve">A/C Open defects: List of all open defects </w:t>
        </w:r>
      </w:ins>
      <w:ins w:id="100" w:author="Dupont Dimitri" w:date="2024-11-21T15:18:00Z">
        <w:r w:rsidR="00C2788C">
          <w:rPr>
            <w:rFonts w:cstheme="minorHAnsi"/>
            <w:sz w:val="22"/>
            <w:szCs w:val="22"/>
            <w:lang w:val="en-CH"/>
          </w:rPr>
          <w:t>at the time of removal from fleet, if any.</w:t>
        </w:r>
      </w:ins>
    </w:p>
    <w:p w14:paraId="32A298BD" w14:textId="64760F82" w:rsidR="00D244E1" w:rsidRDefault="00D244E1" w:rsidP="00225049">
      <w:pPr>
        <w:ind w:left="1080"/>
        <w:jc w:val="both"/>
        <w:rPr>
          <w:ins w:id="101" w:author="Dupont Dimitri" w:date="2024-11-21T15:19:00Z"/>
          <w:rFonts w:cstheme="minorHAnsi"/>
          <w:sz w:val="22"/>
          <w:szCs w:val="22"/>
          <w:lang w:val="en-CH"/>
        </w:rPr>
      </w:pPr>
      <w:r>
        <w:rPr>
          <w:rFonts w:cstheme="minorHAnsi"/>
          <w:sz w:val="22"/>
          <w:szCs w:val="22"/>
          <w:lang w:val="en-CH"/>
        </w:rPr>
        <w:t>A/C W&amp;B Report</w:t>
      </w:r>
      <w:r w:rsidR="002160D5">
        <w:rPr>
          <w:rFonts w:cstheme="minorHAnsi"/>
          <w:sz w:val="22"/>
          <w:szCs w:val="22"/>
          <w:lang w:val="en-CH"/>
        </w:rPr>
        <w:t xml:space="preserve">: </w:t>
      </w:r>
      <w:r w:rsidR="001205A3">
        <w:rPr>
          <w:rFonts w:cstheme="minorHAnsi"/>
          <w:sz w:val="22"/>
          <w:szCs w:val="22"/>
          <w:lang w:val="en-CH"/>
        </w:rPr>
        <w:t>List of all the record</w:t>
      </w:r>
      <w:r w:rsidR="001859F9">
        <w:rPr>
          <w:rFonts w:cstheme="minorHAnsi"/>
          <w:sz w:val="22"/>
          <w:szCs w:val="22"/>
          <w:lang w:val="en-CH"/>
        </w:rPr>
        <w:t>ed</w:t>
      </w:r>
      <w:r w:rsidR="001205A3">
        <w:rPr>
          <w:rFonts w:cstheme="minorHAnsi"/>
          <w:sz w:val="22"/>
          <w:szCs w:val="22"/>
          <w:lang w:val="en-CH"/>
        </w:rPr>
        <w:t xml:space="preserve"> weight &amp; balance modifications, either </w:t>
      </w:r>
      <w:r w:rsidR="001859F9">
        <w:rPr>
          <w:rFonts w:cstheme="minorHAnsi"/>
          <w:sz w:val="22"/>
          <w:szCs w:val="22"/>
          <w:lang w:val="en-CH"/>
        </w:rPr>
        <w:t>calculated or physically performed.</w:t>
      </w:r>
    </w:p>
    <w:p w14:paraId="4114AB52" w14:textId="030C903E" w:rsidR="00574D72" w:rsidRDefault="00574D72" w:rsidP="00225049">
      <w:pPr>
        <w:ind w:left="1080"/>
        <w:jc w:val="both"/>
        <w:rPr>
          <w:ins w:id="102" w:author="Dupont Dimitri" w:date="2024-11-21T14:18:00Z"/>
          <w:rFonts w:cstheme="minorHAnsi"/>
          <w:sz w:val="22"/>
          <w:szCs w:val="22"/>
          <w:lang w:val="en-CH"/>
        </w:rPr>
      </w:pPr>
      <w:ins w:id="103" w:author="Dupont Dimitri" w:date="2024-11-21T15:19:00Z">
        <w:r>
          <w:rPr>
            <w:rFonts w:cstheme="minorHAnsi"/>
            <w:sz w:val="22"/>
            <w:szCs w:val="22"/>
            <w:lang w:val="en-CH"/>
          </w:rPr>
          <w:t xml:space="preserve">A/C Structural </w:t>
        </w:r>
        <w:r w:rsidR="00423C76">
          <w:rPr>
            <w:rFonts w:cstheme="minorHAnsi"/>
            <w:sz w:val="22"/>
            <w:szCs w:val="22"/>
            <w:lang w:val="en-CH"/>
          </w:rPr>
          <w:t>damage report: report conta</w:t>
        </w:r>
      </w:ins>
      <w:ins w:id="104" w:author="Dupont Dimitri" w:date="2024-11-21T15:20:00Z">
        <w:r w:rsidR="00423C76">
          <w:rPr>
            <w:rFonts w:cstheme="minorHAnsi"/>
            <w:sz w:val="22"/>
            <w:szCs w:val="22"/>
            <w:lang w:val="en-CH"/>
          </w:rPr>
          <w:t xml:space="preserve">ining all the recorded damages </w:t>
        </w:r>
        <w:r w:rsidR="00CB22BC">
          <w:rPr>
            <w:rFonts w:cstheme="minorHAnsi"/>
            <w:sz w:val="22"/>
            <w:szCs w:val="22"/>
            <w:lang w:val="en-CH"/>
          </w:rPr>
          <w:t>and the location on the aircraft, including approximate location on charts.</w:t>
        </w:r>
      </w:ins>
    </w:p>
    <w:p w14:paraId="4C8B307A" w14:textId="1843F1B3" w:rsidR="008C7C0A" w:rsidRDefault="008C7C0A" w:rsidP="008C7C0A">
      <w:pPr>
        <w:ind w:left="1080"/>
        <w:jc w:val="both"/>
        <w:rPr>
          <w:moveTo w:id="105" w:author="Dupont Dimitri" w:date="2024-11-21T14:18:00Z"/>
          <w:rFonts w:cstheme="minorHAnsi"/>
          <w:sz w:val="22"/>
          <w:szCs w:val="22"/>
          <w:lang w:val="en-CH"/>
        </w:rPr>
      </w:pPr>
      <w:moveToRangeStart w:id="106" w:author="Dupont Dimitri" w:date="2024-11-21T14:18:00Z" w:name="move183091098"/>
      <w:moveTo w:id="107" w:author="Dupont Dimitri" w:date="2024-11-21T14:18:00Z">
        <w:r>
          <w:rPr>
            <w:rFonts w:cstheme="minorHAnsi"/>
            <w:sz w:val="22"/>
            <w:szCs w:val="22"/>
            <w:lang w:val="en-CH"/>
          </w:rPr>
          <w:t xml:space="preserve">A/C Status Report: Global Status of the aircraft and forecasted event in a defined time range. The information in this report </w:t>
        </w:r>
        <w:del w:id="108" w:author="Dupont Dimitri" w:date="2024-11-21T15:20:00Z">
          <w:r w:rsidDel="00CB22BC">
            <w:rPr>
              <w:rFonts w:cstheme="minorHAnsi"/>
              <w:sz w:val="22"/>
              <w:szCs w:val="22"/>
              <w:lang w:val="en-CH"/>
            </w:rPr>
            <w:delText xml:space="preserve">is </w:delText>
          </w:r>
        </w:del>
        <w:r>
          <w:rPr>
            <w:rFonts w:cstheme="minorHAnsi"/>
            <w:sz w:val="22"/>
            <w:szCs w:val="22"/>
            <w:lang w:val="en-CH"/>
          </w:rPr>
          <w:t>can be easily tailored with the option provided directly in the APN 476.</w:t>
        </w:r>
      </w:moveTo>
    </w:p>
    <w:moveToRangeEnd w:id="106"/>
    <w:p w14:paraId="4CD0AB1A" w14:textId="141F839C" w:rsidR="00D15981" w:rsidRDefault="00D15981" w:rsidP="00D15981">
      <w:pPr>
        <w:pStyle w:val="ListParagraph"/>
        <w:numPr>
          <w:ilvl w:val="1"/>
          <w:numId w:val="4"/>
        </w:numPr>
        <w:jc w:val="both"/>
        <w:rPr>
          <w:ins w:id="109" w:author="Dupont Dimitri" w:date="2024-11-21T15:24:00Z"/>
          <w:rFonts w:cstheme="minorHAnsi"/>
          <w:sz w:val="22"/>
          <w:szCs w:val="22"/>
          <w:lang w:val="en-CH"/>
        </w:rPr>
      </w:pPr>
      <w:ins w:id="110" w:author="Dupont Dimitri" w:date="2024-11-21T15:24:00Z">
        <w:r>
          <w:rPr>
            <w:rFonts w:cstheme="minorHAnsi"/>
            <w:sz w:val="22"/>
            <w:szCs w:val="22"/>
            <w:lang w:val="en-CH"/>
          </w:rPr>
          <w:t>Archive/Deactivate aircraft.</w:t>
        </w:r>
      </w:ins>
    </w:p>
    <w:p w14:paraId="7A3FBB92" w14:textId="3A9772AD" w:rsidR="00D15981" w:rsidRDefault="00A32652" w:rsidP="00D15981">
      <w:pPr>
        <w:ind w:left="1080"/>
        <w:jc w:val="both"/>
        <w:rPr>
          <w:ins w:id="111" w:author="Dupont Dimitri" w:date="2024-11-21T15:54:00Z"/>
          <w:rFonts w:cstheme="minorHAnsi"/>
          <w:sz w:val="22"/>
          <w:szCs w:val="22"/>
          <w:lang w:val="en-CH"/>
        </w:rPr>
      </w:pPr>
      <w:ins w:id="112" w:author="Dupont Dimitri" w:date="2024-11-21T15:50:00Z">
        <w:r>
          <w:rPr>
            <w:rFonts w:cstheme="minorHAnsi"/>
            <w:sz w:val="22"/>
            <w:szCs w:val="22"/>
            <w:lang w:val="en-CH"/>
          </w:rPr>
          <w:t>The ar</w:t>
        </w:r>
        <w:r w:rsidR="00CF72AB">
          <w:rPr>
            <w:rFonts w:cstheme="minorHAnsi"/>
            <w:sz w:val="22"/>
            <w:szCs w:val="22"/>
            <w:lang w:val="en-CH"/>
          </w:rPr>
          <w:t xml:space="preserve">chiving/deactivation of the aircraft consist of </w:t>
        </w:r>
      </w:ins>
      <w:ins w:id="113" w:author="Dupont Dimitri" w:date="2024-11-21T15:51:00Z">
        <w:r w:rsidR="00833065">
          <w:rPr>
            <w:rFonts w:cstheme="minorHAnsi"/>
            <w:sz w:val="22"/>
            <w:szCs w:val="22"/>
            <w:lang w:val="en-CH"/>
          </w:rPr>
          <w:t xml:space="preserve">deleting all installed rotables, close all open orders, deactivate </w:t>
        </w:r>
        <w:r w:rsidR="00BD57AD">
          <w:rPr>
            <w:rFonts w:cstheme="minorHAnsi"/>
            <w:sz w:val="22"/>
            <w:szCs w:val="22"/>
            <w:lang w:val="en-CH"/>
          </w:rPr>
          <w:t>pending maintenance events</w:t>
        </w:r>
      </w:ins>
      <w:ins w:id="114" w:author="Dupont Dimitri" w:date="2024-11-21T15:52:00Z">
        <w:r w:rsidR="00BD57AD">
          <w:rPr>
            <w:rFonts w:cstheme="minorHAnsi"/>
            <w:sz w:val="22"/>
            <w:szCs w:val="22"/>
            <w:lang w:val="en-CH"/>
          </w:rPr>
          <w:t>, etc... and finally de-activate the air</w:t>
        </w:r>
        <w:r w:rsidR="00873CD8">
          <w:rPr>
            <w:rFonts w:cstheme="minorHAnsi"/>
            <w:sz w:val="22"/>
            <w:szCs w:val="22"/>
            <w:lang w:val="en-CH"/>
          </w:rPr>
          <w:t xml:space="preserve">craft. </w:t>
        </w:r>
      </w:ins>
    </w:p>
    <w:p w14:paraId="15271EF8" w14:textId="4DC4BC94" w:rsidR="00254360" w:rsidRDefault="00254360" w:rsidP="00D15981">
      <w:pPr>
        <w:ind w:left="1080"/>
        <w:jc w:val="both"/>
        <w:rPr>
          <w:ins w:id="115" w:author="Dupont Dimitri" w:date="2024-11-21T15:58:00Z"/>
          <w:rFonts w:cstheme="minorHAnsi"/>
          <w:sz w:val="22"/>
          <w:szCs w:val="22"/>
          <w:lang w:val="en-CH"/>
        </w:rPr>
      </w:pPr>
      <w:ins w:id="116" w:author="Dupont Dimitri" w:date="2024-11-21T15:54:00Z">
        <w:r>
          <w:rPr>
            <w:rFonts w:cstheme="minorHAnsi"/>
            <w:sz w:val="22"/>
            <w:szCs w:val="22"/>
            <w:lang w:val="en-CH"/>
          </w:rPr>
          <w:t xml:space="preserve">Note that </w:t>
        </w:r>
      </w:ins>
      <w:ins w:id="117" w:author="Dupont Dimitri" w:date="2024-11-21T15:55:00Z">
        <w:r w:rsidR="00683F71">
          <w:rPr>
            <w:rFonts w:cstheme="minorHAnsi"/>
            <w:sz w:val="22"/>
            <w:szCs w:val="22"/>
            <w:lang w:val="en-CH"/>
          </w:rPr>
          <w:t>only when all</w:t>
        </w:r>
      </w:ins>
      <w:ins w:id="118" w:author="Dupont Dimitri" w:date="2024-11-21T15:54:00Z">
        <w:r>
          <w:rPr>
            <w:rFonts w:cstheme="minorHAnsi"/>
            <w:sz w:val="22"/>
            <w:szCs w:val="22"/>
            <w:lang w:val="en-CH"/>
          </w:rPr>
          <w:t xml:space="preserve"> </w:t>
        </w:r>
        <w:proofErr w:type="spellStart"/>
        <w:r>
          <w:rPr>
            <w:rFonts w:cstheme="minorHAnsi"/>
            <w:sz w:val="22"/>
            <w:szCs w:val="22"/>
            <w:lang w:val="en-CH"/>
          </w:rPr>
          <w:t>t</w:t>
        </w:r>
      </w:ins>
      <w:ins w:id="119" w:author="Dupont Dimitri" w:date="2024-11-21T15:55:00Z">
        <w:r w:rsidR="00683F71">
          <w:rPr>
            <w:rFonts w:cstheme="minorHAnsi"/>
            <w:sz w:val="22"/>
            <w:szCs w:val="22"/>
            <w:lang w:val="en-CH"/>
          </w:rPr>
          <w:t>i</w:t>
        </w:r>
      </w:ins>
      <w:ins w:id="120" w:author="Dupont Dimitri" w:date="2024-11-21T15:54:00Z">
        <w:r>
          <w:rPr>
            <w:rFonts w:cstheme="minorHAnsi"/>
            <w:sz w:val="22"/>
            <w:szCs w:val="22"/>
            <w:lang w:val="en-CH"/>
          </w:rPr>
          <w:t>ckbox</w:t>
        </w:r>
      </w:ins>
      <w:ins w:id="121" w:author="Dupont Dimitri" w:date="2024-11-21T15:55:00Z">
        <w:r w:rsidR="00683F71">
          <w:rPr>
            <w:rFonts w:cstheme="minorHAnsi"/>
            <w:sz w:val="22"/>
            <w:szCs w:val="22"/>
            <w:lang w:val="en-CH"/>
          </w:rPr>
          <w:t>es</w:t>
        </w:r>
        <w:proofErr w:type="spellEnd"/>
        <w:r w:rsidR="00683F71">
          <w:rPr>
            <w:rFonts w:cstheme="minorHAnsi"/>
            <w:sz w:val="22"/>
            <w:szCs w:val="22"/>
            <w:lang w:val="en-CH"/>
          </w:rPr>
          <w:t xml:space="preserve"> are ticked, </w:t>
        </w:r>
        <w:r w:rsidR="006A5133">
          <w:rPr>
            <w:rFonts w:cstheme="minorHAnsi"/>
            <w:sz w:val="22"/>
            <w:szCs w:val="22"/>
            <w:lang w:val="en-CH"/>
          </w:rPr>
          <w:t>and after confirming twice that the aircraft will be de-activated</w:t>
        </w:r>
      </w:ins>
      <w:ins w:id="122" w:author="Dupont Dimitri" w:date="2024-11-21T15:56:00Z">
        <w:r w:rsidR="00B91182">
          <w:rPr>
            <w:rFonts w:cstheme="minorHAnsi"/>
            <w:sz w:val="22"/>
            <w:szCs w:val="22"/>
            <w:lang w:val="en-CH"/>
          </w:rPr>
          <w:t>.</w:t>
        </w:r>
      </w:ins>
    </w:p>
    <w:p w14:paraId="7F5CC4B2" w14:textId="16D7F870" w:rsidR="00496AA9" w:rsidRPr="00D15981" w:rsidRDefault="00496AA9">
      <w:pPr>
        <w:ind w:left="1080"/>
        <w:jc w:val="both"/>
        <w:rPr>
          <w:ins w:id="123" w:author="Dupont Dimitri" w:date="2024-11-21T15:21:00Z"/>
          <w:rFonts w:cstheme="minorHAnsi"/>
          <w:sz w:val="22"/>
          <w:szCs w:val="22"/>
          <w:lang w:val="en-CH"/>
          <w:rPrChange w:id="124" w:author="Dupont Dimitri" w:date="2024-11-21T15:24:00Z">
            <w:rPr>
              <w:ins w:id="125" w:author="Dupont Dimitri" w:date="2024-11-21T15:21:00Z"/>
              <w:lang w:val="en-CH"/>
            </w:rPr>
          </w:rPrChange>
        </w:rPr>
        <w:pPrChange w:id="126" w:author="Dupont Dimitri" w:date="2024-11-21T15:24:00Z">
          <w:pPr>
            <w:pStyle w:val="ListParagraph"/>
            <w:numPr>
              <w:ilvl w:val="1"/>
              <w:numId w:val="4"/>
            </w:numPr>
            <w:ind w:left="1440" w:hanging="360"/>
            <w:jc w:val="both"/>
          </w:pPr>
        </w:pPrChange>
      </w:pPr>
      <w:ins w:id="127" w:author="Dupont Dimitri" w:date="2024-11-21T15:58:00Z">
        <w:r>
          <w:rPr>
            <w:rFonts w:cstheme="minorHAnsi"/>
            <w:sz w:val="22"/>
            <w:szCs w:val="22"/>
            <w:lang w:val="en-CH"/>
          </w:rPr>
          <w:t>Note that archiving/deactivation of the aircraft renders it unusable for future actions.</w:t>
        </w:r>
      </w:ins>
    </w:p>
    <w:p w14:paraId="19BC860D" w14:textId="056C5447" w:rsidR="00CB22BC" w:rsidRPr="00CB22BC" w:rsidDel="00496AA9" w:rsidRDefault="00CB22BC">
      <w:pPr>
        <w:pStyle w:val="ListParagraph"/>
        <w:ind w:left="1440"/>
        <w:jc w:val="both"/>
        <w:rPr>
          <w:del w:id="128" w:author="Dupont Dimitri" w:date="2024-11-21T15:58:00Z"/>
          <w:rFonts w:cstheme="minorHAnsi"/>
          <w:sz w:val="22"/>
          <w:szCs w:val="22"/>
          <w:lang w:val="en-CH"/>
          <w:rPrChange w:id="129" w:author="Dupont Dimitri" w:date="2024-11-21T15:20:00Z">
            <w:rPr>
              <w:del w:id="130" w:author="Dupont Dimitri" w:date="2024-11-21T15:58:00Z"/>
              <w:lang w:val="en-CH"/>
            </w:rPr>
          </w:rPrChange>
        </w:rPr>
        <w:pPrChange w:id="131" w:author="Dupont Dimitri" w:date="2024-11-21T15:21:00Z">
          <w:pPr>
            <w:ind w:left="1080"/>
            <w:jc w:val="both"/>
          </w:pPr>
        </w:pPrChange>
      </w:pPr>
    </w:p>
    <w:p w14:paraId="7DE0D944" w14:textId="7A9B3809" w:rsidR="00D244E1" w:rsidDel="00496AA9" w:rsidRDefault="00D244E1" w:rsidP="00225049">
      <w:pPr>
        <w:ind w:left="1080"/>
        <w:jc w:val="both"/>
        <w:rPr>
          <w:del w:id="132" w:author="Dupont Dimitri" w:date="2024-11-21T15:58:00Z"/>
          <w:moveFrom w:id="133" w:author="Dupont Dimitri" w:date="2024-11-21T14:11:00Z"/>
          <w:rFonts w:cstheme="minorHAnsi"/>
          <w:sz w:val="22"/>
          <w:szCs w:val="22"/>
          <w:lang w:val="en-CH"/>
        </w:rPr>
      </w:pPr>
      <w:moveFromRangeStart w:id="134" w:author="Dupont Dimitri" w:date="2024-11-21T14:11:00Z" w:name="move183090696"/>
      <w:moveFrom w:id="135" w:author="Dupont Dimitri" w:date="2024-11-21T14:11:00Z">
        <w:del w:id="136" w:author="Dupont Dimitri" w:date="2024-11-21T15:58:00Z">
          <w:r w:rsidDel="00496AA9">
            <w:rPr>
              <w:rFonts w:cstheme="minorHAnsi"/>
              <w:sz w:val="22"/>
              <w:szCs w:val="22"/>
              <w:lang w:val="en-CH"/>
            </w:rPr>
            <w:delText>A/C taskcard history</w:delText>
          </w:r>
          <w:r w:rsidR="001859F9" w:rsidDel="00496AA9">
            <w:rPr>
              <w:rFonts w:cstheme="minorHAnsi"/>
              <w:sz w:val="22"/>
              <w:szCs w:val="22"/>
              <w:lang w:val="en-CH"/>
            </w:rPr>
            <w:delText xml:space="preserve">: </w:delText>
          </w:r>
        </w:del>
      </w:moveFrom>
    </w:p>
    <w:moveFromRangeEnd w:id="134"/>
    <w:p w14:paraId="4BA2329D" w14:textId="3B9DC620" w:rsidR="00337ACD" w:rsidRPr="00D244E1" w:rsidDel="00496AA9" w:rsidRDefault="00D244E1" w:rsidP="00D244E1">
      <w:pPr>
        <w:pStyle w:val="ListParagraph"/>
        <w:numPr>
          <w:ilvl w:val="0"/>
          <w:numId w:val="5"/>
        </w:numPr>
        <w:jc w:val="both"/>
        <w:rPr>
          <w:del w:id="137" w:author="Dupont Dimitri" w:date="2024-11-21T15:58:00Z"/>
          <w:rFonts w:cstheme="minorHAnsi"/>
          <w:sz w:val="22"/>
          <w:szCs w:val="22"/>
          <w:lang w:val="en-CH"/>
        </w:rPr>
      </w:pPr>
      <w:del w:id="138" w:author="Dupont Dimitri" w:date="2024-11-21T15:58:00Z">
        <w:r w:rsidDel="00496AA9">
          <w:rPr>
            <w:rFonts w:cstheme="minorHAnsi"/>
            <w:sz w:val="22"/>
            <w:szCs w:val="22"/>
            <w:lang w:val="en-CH"/>
          </w:rPr>
          <w:delText xml:space="preserve">Archive/deactivate </w:delText>
        </w:r>
        <w:r w:rsidR="006E07BB" w:rsidDel="00496AA9">
          <w:rPr>
            <w:rFonts w:cstheme="minorHAnsi"/>
            <w:sz w:val="22"/>
            <w:szCs w:val="22"/>
            <w:lang w:val="en-CH"/>
          </w:rPr>
          <w:delText>aircraft</w:delText>
        </w:r>
        <w:r w:rsidR="008E0C5B" w:rsidDel="00496AA9">
          <w:rPr>
            <w:rFonts w:cstheme="minorHAnsi"/>
            <w:sz w:val="22"/>
            <w:szCs w:val="22"/>
            <w:lang w:val="en-CH"/>
          </w:rPr>
          <w:delText xml:space="preserve">: Renders the aircraft </w:delText>
        </w:r>
        <w:r w:rsidR="004C1A6C" w:rsidDel="00496AA9">
          <w:rPr>
            <w:rFonts w:cstheme="minorHAnsi"/>
            <w:sz w:val="22"/>
            <w:szCs w:val="22"/>
            <w:lang w:val="en-CH"/>
          </w:rPr>
          <w:delText>unusable for future actions.</w:delText>
        </w:r>
      </w:del>
    </w:p>
    <w:p w14:paraId="2781A93A" w14:textId="4E96C54D" w:rsidR="00EC2942" w:rsidRPr="005B7A1C" w:rsidDel="00496AA9" w:rsidRDefault="00EC2942" w:rsidP="00873464">
      <w:pPr>
        <w:pStyle w:val="ListParagraph"/>
        <w:jc w:val="both"/>
        <w:rPr>
          <w:del w:id="139" w:author="Dupont Dimitri" w:date="2024-11-21T15:58:00Z"/>
          <w:rFonts w:cstheme="minorHAnsi"/>
          <w:sz w:val="22"/>
          <w:szCs w:val="22"/>
        </w:rPr>
      </w:pPr>
    </w:p>
    <w:p w14:paraId="5F5C9C9C" w14:textId="269A578E" w:rsidR="0090203A" w:rsidRPr="005B7A1C" w:rsidRDefault="00EC2942">
      <w:pPr>
        <w:pStyle w:val="Heading1"/>
        <w:numPr>
          <w:ilvl w:val="0"/>
          <w:numId w:val="4"/>
        </w:numPr>
        <w:spacing w:after="240"/>
        <w:rPr>
          <w:rFonts w:asciiTheme="minorHAnsi" w:hAnsiTheme="minorHAnsi" w:cstheme="minorHAnsi"/>
          <w:sz w:val="22"/>
          <w:szCs w:val="22"/>
        </w:rPr>
        <w:pPrChange w:id="140" w:author="Dupont Dimitri" w:date="2024-11-21T10:48:00Z">
          <w:pPr>
            <w:pStyle w:val="Heading1"/>
            <w:numPr>
              <w:numId w:val="15"/>
            </w:numPr>
            <w:spacing w:after="240"/>
            <w:ind w:left="720" w:hanging="360"/>
          </w:pPr>
        </w:pPrChange>
      </w:pPr>
      <w:bookmarkStart w:id="141" w:name="_Toc16642314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141"/>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70486D42" w14:textId="5ABC2C4D" w:rsidR="00DA23DF" w:rsidRPr="003802C8" w:rsidRDefault="00EB0C22" w:rsidP="00DA23DF">
            <w:pPr>
              <w:pStyle w:val="ListParagraph"/>
              <w:numPr>
                <w:ilvl w:val="0"/>
                <w:numId w:val="5"/>
              </w:numPr>
              <w:rPr>
                <w:rFonts w:cstheme="minorHAnsi"/>
                <w:sz w:val="22"/>
                <w:szCs w:val="22"/>
              </w:rPr>
            </w:pPr>
            <w:r>
              <w:rPr>
                <w:rFonts w:cstheme="minorHAnsi"/>
                <w:sz w:val="22"/>
                <w:szCs w:val="22"/>
                <w:lang w:val="en-CH"/>
              </w:rPr>
              <w:t>01.0</w:t>
            </w:r>
            <w:r w:rsidR="00DA23DF">
              <w:rPr>
                <w:rFonts w:cstheme="minorHAnsi"/>
                <w:sz w:val="22"/>
                <w:szCs w:val="22"/>
                <w:lang w:val="en-CH"/>
              </w:rPr>
              <w:t>1</w:t>
            </w:r>
            <w:r w:rsidR="009565EE" w:rsidRPr="00EE0040">
              <w:rPr>
                <w:rFonts w:cstheme="minorHAnsi"/>
                <w:sz w:val="22"/>
                <w:szCs w:val="22"/>
              </w:rPr>
              <w:t xml:space="preserve"> – </w:t>
            </w:r>
            <w:r w:rsidR="00DA23DF">
              <w:rPr>
                <w:rFonts w:cstheme="minorHAnsi"/>
                <w:sz w:val="22"/>
                <w:szCs w:val="22"/>
                <w:lang w:val="en-CH"/>
              </w:rPr>
              <w:t>Airc</w:t>
            </w:r>
            <w:r w:rsidR="003802C8">
              <w:rPr>
                <w:rFonts w:cstheme="minorHAnsi"/>
                <w:sz w:val="22"/>
                <w:szCs w:val="22"/>
                <w:lang w:val="en-CH"/>
              </w:rPr>
              <w:t>raft definition</w:t>
            </w:r>
          </w:p>
          <w:p w14:paraId="1141F13C" w14:textId="5D0847AD" w:rsidR="003802C8" w:rsidRPr="003802C8" w:rsidRDefault="003802C8" w:rsidP="00DA23DF">
            <w:pPr>
              <w:pStyle w:val="ListParagraph"/>
              <w:numPr>
                <w:ilvl w:val="0"/>
                <w:numId w:val="5"/>
              </w:numPr>
              <w:rPr>
                <w:rFonts w:cstheme="minorHAnsi"/>
                <w:sz w:val="22"/>
                <w:szCs w:val="22"/>
              </w:rPr>
            </w:pPr>
            <w:r>
              <w:rPr>
                <w:rFonts w:cstheme="minorHAnsi"/>
                <w:sz w:val="22"/>
                <w:szCs w:val="22"/>
                <w:lang w:val="en-CH"/>
              </w:rPr>
              <w:t>01.03 – Aircraft Maintenance program</w:t>
            </w:r>
          </w:p>
          <w:p w14:paraId="620778B2" w14:textId="794629B9" w:rsidR="003802C8" w:rsidRPr="003C4580" w:rsidRDefault="003802C8" w:rsidP="00DA23DF">
            <w:pPr>
              <w:pStyle w:val="ListParagraph"/>
              <w:numPr>
                <w:ilvl w:val="0"/>
                <w:numId w:val="5"/>
              </w:numPr>
              <w:rPr>
                <w:rFonts w:cstheme="minorHAnsi"/>
                <w:sz w:val="22"/>
                <w:szCs w:val="22"/>
              </w:rPr>
            </w:pPr>
            <w:r>
              <w:rPr>
                <w:rFonts w:cstheme="minorHAnsi"/>
                <w:sz w:val="22"/>
                <w:szCs w:val="22"/>
                <w:lang w:val="en-CH"/>
              </w:rPr>
              <w:t>01.04 – Sb &amp; AD assessment</w:t>
            </w:r>
          </w:p>
          <w:p w14:paraId="67390C37" w14:textId="35565B62" w:rsidR="003C4580" w:rsidRPr="003C4580" w:rsidRDefault="003C4580" w:rsidP="00DA23DF">
            <w:pPr>
              <w:pStyle w:val="ListParagraph"/>
              <w:numPr>
                <w:ilvl w:val="0"/>
                <w:numId w:val="5"/>
              </w:numPr>
              <w:rPr>
                <w:rFonts w:cstheme="minorHAnsi"/>
                <w:sz w:val="22"/>
                <w:szCs w:val="22"/>
              </w:rPr>
            </w:pPr>
            <w:r>
              <w:rPr>
                <w:rFonts w:cstheme="minorHAnsi"/>
                <w:sz w:val="22"/>
                <w:szCs w:val="22"/>
                <w:lang w:val="en-CH"/>
              </w:rPr>
              <w:t>01.05 – Configuration Management</w:t>
            </w:r>
          </w:p>
          <w:p w14:paraId="0D942537" w14:textId="2607AAF5" w:rsidR="003C4580" w:rsidRPr="003C4580" w:rsidRDefault="003C4580" w:rsidP="00DA23DF">
            <w:pPr>
              <w:pStyle w:val="ListParagraph"/>
              <w:numPr>
                <w:ilvl w:val="0"/>
                <w:numId w:val="5"/>
              </w:numPr>
              <w:rPr>
                <w:rFonts w:cstheme="minorHAnsi"/>
                <w:sz w:val="22"/>
                <w:szCs w:val="22"/>
              </w:rPr>
            </w:pPr>
            <w:r>
              <w:rPr>
                <w:rFonts w:cstheme="minorHAnsi"/>
                <w:sz w:val="22"/>
                <w:szCs w:val="22"/>
                <w:lang w:val="en-CH"/>
              </w:rPr>
              <w:lastRenderedPageBreak/>
              <w:t>01.06 – MEL administration</w:t>
            </w:r>
          </w:p>
          <w:p w14:paraId="2CAB787A" w14:textId="01102FFA" w:rsidR="003C4580" w:rsidRPr="003C4580" w:rsidRDefault="003C4580" w:rsidP="00DA23DF">
            <w:pPr>
              <w:pStyle w:val="ListParagraph"/>
              <w:numPr>
                <w:ilvl w:val="0"/>
                <w:numId w:val="5"/>
              </w:numPr>
              <w:rPr>
                <w:rFonts w:cstheme="minorHAnsi"/>
                <w:sz w:val="22"/>
                <w:szCs w:val="22"/>
              </w:rPr>
            </w:pPr>
            <w:r>
              <w:rPr>
                <w:rFonts w:cstheme="minorHAnsi"/>
                <w:sz w:val="22"/>
                <w:szCs w:val="22"/>
                <w:lang w:val="en-CH"/>
              </w:rPr>
              <w:t>01.08 – Weight &amp; Balance</w:t>
            </w:r>
          </w:p>
          <w:p w14:paraId="4A652238" w14:textId="56C9A666" w:rsidR="003C4580" w:rsidRPr="003C4580" w:rsidDel="00252CC2" w:rsidRDefault="003C4580" w:rsidP="00DA23DF">
            <w:pPr>
              <w:pStyle w:val="ListParagraph"/>
              <w:numPr>
                <w:ilvl w:val="0"/>
                <w:numId w:val="5"/>
              </w:numPr>
              <w:rPr>
                <w:del w:id="142" w:author="Dupont Dimitri" w:date="2024-11-21T15:59:00Z"/>
                <w:rFonts w:cstheme="minorHAnsi"/>
                <w:sz w:val="22"/>
                <w:szCs w:val="22"/>
              </w:rPr>
            </w:pPr>
            <w:r>
              <w:rPr>
                <w:rFonts w:cstheme="minorHAnsi"/>
                <w:sz w:val="22"/>
                <w:szCs w:val="22"/>
                <w:lang w:val="en-CH"/>
              </w:rPr>
              <w:t>02.07 – Structural Damages</w:t>
            </w:r>
          </w:p>
          <w:p w14:paraId="02B8EBD0" w14:textId="7B584C2D" w:rsidR="003C4580" w:rsidRPr="00252CC2" w:rsidDel="00252CC2" w:rsidRDefault="003C4580">
            <w:pPr>
              <w:pStyle w:val="ListParagraph"/>
              <w:numPr>
                <w:ilvl w:val="0"/>
                <w:numId w:val="5"/>
              </w:numPr>
              <w:rPr>
                <w:del w:id="143" w:author="Dupont Dimitri" w:date="2024-11-21T15:59:00Z"/>
                <w:rFonts w:cstheme="minorHAnsi"/>
                <w:color w:val="FF0000"/>
                <w:sz w:val="22"/>
                <w:szCs w:val="22"/>
                <w:rPrChange w:id="144" w:author="Dupont Dimitri" w:date="2024-11-21T15:59:00Z">
                  <w:rPr>
                    <w:del w:id="145" w:author="Dupont Dimitri" w:date="2024-11-21T15:59:00Z"/>
                  </w:rPr>
                </w:rPrChange>
              </w:rPr>
            </w:pPr>
            <w:del w:id="146" w:author="Dupont Dimitri" w:date="2024-11-21T15:59:00Z">
              <w:r w:rsidRPr="00252CC2" w:rsidDel="00252CC2">
                <w:rPr>
                  <w:rFonts w:cstheme="minorHAnsi"/>
                  <w:color w:val="FF0000"/>
                  <w:sz w:val="22"/>
                  <w:szCs w:val="22"/>
                  <w:lang w:val="en-CH"/>
                  <w:rPrChange w:id="147" w:author="Dupont Dimitri" w:date="2024-11-21T15:59:00Z">
                    <w:rPr>
                      <w:lang w:val="en-CH"/>
                    </w:rPr>
                  </w:rPrChange>
                </w:rPr>
                <w:delText>02.08</w:delText>
              </w:r>
              <w:r w:rsidR="00F25ABD" w:rsidRPr="00252CC2" w:rsidDel="00252CC2">
                <w:rPr>
                  <w:rFonts w:cstheme="minorHAnsi"/>
                  <w:color w:val="FF0000"/>
                  <w:sz w:val="22"/>
                  <w:szCs w:val="22"/>
                  <w:lang w:val="en-CH"/>
                  <w:rPrChange w:id="148" w:author="Dupont Dimitri" w:date="2024-11-21T15:59:00Z">
                    <w:rPr>
                      <w:lang w:val="en-CH"/>
                    </w:rPr>
                  </w:rPrChange>
                </w:rPr>
                <w:delText xml:space="preserve"> – Digital Records - TBC</w:delText>
              </w:r>
            </w:del>
          </w:p>
          <w:p w14:paraId="5AB17241" w14:textId="779F2D5F" w:rsidR="007873E9" w:rsidRPr="00030D3F" w:rsidRDefault="007873E9" w:rsidP="00252CC2">
            <w:pPr>
              <w:pStyle w:val="ListParagraph"/>
              <w:numPr>
                <w:ilvl w:val="0"/>
                <w:numId w:val="5"/>
              </w:numPr>
            </w:pPr>
          </w:p>
        </w:tc>
        <w:tc>
          <w:tcPr>
            <w:tcW w:w="3225" w:type="dxa"/>
          </w:tcPr>
          <w:p w14:paraId="647909C4" w14:textId="421CC37C" w:rsidR="00572A74" w:rsidRPr="00F25ABD" w:rsidRDefault="00F25ABD" w:rsidP="00EE0040">
            <w:pPr>
              <w:rPr>
                <w:rFonts w:cstheme="minorHAnsi"/>
                <w:sz w:val="22"/>
                <w:szCs w:val="22"/>
                <w:lang w:val="en-CH"/>
              </w:rPr>
            </w:pPr>
            <w:r>
              <w:rPr>
                <w:rFonts w:cstheme="minorHAnsi"/>
                <w:sz w:val="22"/>
                <w:szCs w:val="22"/>
                <w:lang w:val="en-CH"/>
              </w:rPr>
              <w:lastRenderedPageBreak/>
              <w:t>-/-</w:t>
            </w:r>
          </w:p>
        </w:tc>
        <w:tc>
          <w:tcPr>
            <w:tcW w:w="3225" w:type="dxa"/>
          </w:tcPr>
          <w:p w14:paraId="1278A276" w14:textId="1C479314" w:rsidR="007D2714" w:rsidRPr="00030D3F" w:rsidRDefault="00F25ABD" w:rsidP="00F25ABD">
            <w:pPr>
              <w:rPr>
                <w:rFonts w:cstheme="minorHAnsi"/>
                <w:sz w:val="22"/>
                <w:szCs w:val="22"/>
              </w:rPr>
            </w:pPr>
            <w:r>
              <w:rPr>
                <w:rFonts w:cstheme="minorHAnsi"/>
                <w:sz w:val="22"/>
                <w:szCs w:val="22"/>
                <w:lang w:val="en-CH"/>
              </w:rPr>
              <w:t>-/-</w:t>
            </w: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pPr>
        <w:pStyle w:val="Heading1"/>
        <w:numPr>
          <w:ilvl w:val="0"/>
          <w:numId w:val="4"/>
        </w:numPr>
        <w:rPr>
          <w:rFonts w:asciiTheme="minorHAnsi" w:hAnsiTheme="minorHAnsi" w:cstheme="minorHAnsi"/>
          <w:sz w:val="22"/>
          <w:szCs w:val="22"/>
        </w:rPr>
        <w:pPrChange w:id="149" w:author="Dupont Dimitri" w:date="2024-11-21T10:48:00Z">
          <w:pPr>
            <w:pStyle w:val="Heading1"/>
            <w:numPr>
              <w:numId w:val="15"/>
            </w:numPr>
            <w:ind w:left="720" w:hanging="360"/>
          </w:pPr>
        </w:pPrChange>
      </w:pPr>
      <w:bookmarkStart w:id="150" w:name="_Toc16642314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150"/>
    </w:p>
    <w:p w14:paraId="4E188EA1" w14:textId="77777777" w:rsidR="00BB023B" w:rsidRPr="00BB023B" w:rsidRDefault="00BB023B" w:rsidP="00BB023B"/>
    <w:p w14:paraId="54D91512" w14:textId="10CF08E9" w:rsidR="00875F5F" w:rsidRDefault="002A2B42" w:rsidP="00BB023B">
      <w:pPr>
        <w:jc w:val="center"/>
        <w:rPr>
          <w:rFonts w:cstheme="minorHAnsi"/>
          <w:sz w:val="22"/>
          <w:szCs w:val="22"/>
        </w:rPr>
      </w:pPr>
      <w:del w:id="151" w:author="Dupont Dimitri" w:date="2024-11-21T16:00:00Z">
        <w:r w:rsidRPr="002A2B42" w:rsidDel="00D42CE7">
          <w:rPr>
            <w:rFonts w:cstheme="minorHAnsi"/>
            <w:noProof/>
            <w:sz w:val="22"/>
            <w:szCs w:val="22"/>
          </w:rPr>
          <w:lastRenderedPageBreak/>
          <w:drawing>
            <wp:inline distT="0" distB="0" distL="0" distR="0" wp14:anchorId="7AA52B33" wp14:editId="04C59C8E">
              <wp:extent cx="7327831" cy="5156791"/>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331402" cy="5159304"/>
                      </a:xfrm>
                      <a:prstGeom prst="rect">
                        <a:avLst/>
                      </a:prstGeom>
                    </pic:spPr>
                  </pic:pic>
                </a:graphicData>
              </a:graphic>
            </wp:inline>
          </w:drawing>
        </w:r>
      </w:del>
      <w:ins w:id="152" w:author="Dupont Dimitri" w:date="2024-11-21T16:00:00Z">
        <w:r w:rsidR="00D42CE7" w:rsidRPr="00D42CE7">
          <w:rPr>
            <w:noProof/>
          </w:rPr>
          <w:t xml:space="preserve"> </w:t>
        </w:r>
        <w:r w:rsidR="00D42CE7" w:rsidRPr="00D42CE7">
          <w:rPr>
            <w:rFonts w:cstheme="minorHAnsi"/>
            <w:noProof/>
            <w:sz w:val="22"/>
            <w:szCs w:val="22"/>
          </w:rPr>
          <w:lastRenderedPageBreak/>
          <w:drawing>
            <wp:inline distT="0" distB="0" distL="0" distR="0" wp14:anchorId="03D2DD1E" wp14:editId="4B798ACF">
              <wp:extent cx="7309226" cy="5150115"/>
              <wp:effectExtent l="0" t="0" r="6350" b="0"/>
              <wp:docPr id="117709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0220" name=""/>
                      <pic:cNvPicPr/>
                    </pic:nvPicPr>
                    <pic:blipFill>
                      <a:blip r:embed="rId18"/>
                      <a:stretch>
                        <a:fillRect/>
                      </a:stretch>
                    </pic:blipFill>
                    <pic:spPr>
                      <a:xfrm>
                        <a:off x="0" y="0"/>
                        <a:ext cx="7309226" cy="5150115"/>
                      </a:xfrm>
                      <a:prstGeom prst="rect">
                        <a:avLst/>
                      </a:prstGeom>
                    </pic:spPr>
                  </pic:pic>
                </a:graphicData>
              </a:graphic>
            </wp:inline>
          </w:drawing>
        </w:r>
      </w:ins>
    </w:p>
    <w:p w14:paraId="699BB2F7" w14:textId="1B727469" w:rsidR="00EC2942" w:rsidRPr="0019283C" w:rsidRDefault="00EC2942" w:rsidP="00BB023B">
      <w:pPr>
        <w:jc w:val="center"/>
        <w:rPr>
          <w:rFonts w:cstheme="minorHAnsi"/>
          <w:sz w:val="22"/>
          <w:szCs w:val="22"/>
        </w:rPr>
      </w:pPr>
    </w:p>
    <w:p w14:paraId="098C834C" w14:textId="5DA8C2AB" w:rsidR="00EC2942" w:rsidRPr="005B7A1C" w:rsidRDefault="0070132B">
      <w:pPr>
        <w:pStyle w:val="Heading1"/>
        <w:numPr>
          <w:ilvl w:val="0"/>
          <w:numId w:val="4"/>
        </w:numPr>
        <w:spacing w:after="240"/>
        <w:rPr>
          <w:rFonts w:asciiTheme="minorHAnsi" w:hAnsiTheme="minorHAnsi" w:cstheme="minorHAnsi"/>
          <w:sz w:val="22"/>
          <w:szCs w:val="22"/>
        </w:rPr>
        <w:pPrChange w:id="153" w:author="Dupont Dimitri" w:date="2024-11-21T10:48:00Z">
          <w:pPr>
            <w:pStyle w:val="Heading1"/>
            <w:numPr>
              <w:numId w:val="15"/>
            </w:numPr>
            <w:spacing w:after="240"/>
            <w:ind w:left="720" w:hanging="360"/>
          </w:pPr>
        </w:pPrChange>
      </w:pPr>
      <w:bookmarkStart w:id="154" w:name="_Toc166423149"/>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154"/>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7C2A51" w:rsidRPr="0019283C" w14:paraId="78A4C995"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1DF46E02" w:rsidR="007C2A51" w:rsidRPr="003E5917" w:rsidRDefault="003E5917" w:rsidP="007C2A51">
            <w:pPr>
              <w:rPr>
                <w:rFonts w:cstheme="minorHAnsi"/>
                <w:sz w:val="22"/>
                <w:szCs w:val="22"/>
                <w:lang w:val="en-CH"/>
              </w:rPr>
            </w:pPr>
            <w:r>
              <w:rPr>
                <w:rFonts w:cstheme="minorHAnsi"/>
                <w:sz w:val="22"/>
                <w:szCs w:val="22"/>
                <w:lang w:val="en-CH"/>
              </w:rPr>
              <w:t>-/-</w:t>
            </w:r>
          </w:p>
        </w:tc>
        <w:tc>
          <w:tcPr>
            <w:tcW w:w="7088" w:type="dxa"/>
            <w:vAlign w:val="top"/>
          </w:tcPr>
          <w:p w14:paraId="6E379980" w14:textId="041DC698" w:rsidR="007C2A51" w:rsidRPr="003E5917" w:rsidRDefault="003E5917" w:rsidP="007C2A51">
            <w:pPr>
              <w:jc w:val="both"/>
              <w:rPr>
                <w:rFonts w:cstheme="minorHAnsi"/>
                <w:sz w:val="22"/>
                <w:szCs w:val="22"/>
                <w:lang w:val="en-CH"/>
              </w:rPr>
            </w:pPr>
            <w:r>
              <w:rPr>
                <w:rFonts w:cstheme="minorHAnsi"/>
                <w:sz w:val="22"/>
                <w:szCs w:val="22"/>
                <w:lang w:val="en-CH"/>
              </w:rPr>
              <w:t>-/-</w:t>
            </w:r>
          </w:p>
        </w:tc>
        <w:tc>
          <w:tcPr>
            <w:tcW w:w="5811" w:type="dxa"/>
          </w:tcPr>
          <w:p w14:paraId="6608BF6E" w14:textId="77777777" w:rsidR="007C2A51" w:rsidRPr="0019283C" w:rsidRDefault="007C2A51" w:rsidP="007C2A5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pPr>
        <w:pStyle w:val="Heading1"/>
        <w:numPr>
          <w:ilvl w:val="0"/>
          <w:numId w:val="4"/>
        </w:numPr>
        <w:spacing w:after="240"/>
        <w:rPr>
          <w:rFonts w:asciiTheme="minorHAnsi" w:hAnsiTheme="minorHAnsi" w:cstheme="minorHAnsi"/>
          <w:sz w:val="22"/>
          <w:szCs w:val="22"/>
        </w:rPr>
        <w:pPrChange w:id="155" w:author="Dupont Dimitri" w:date="2024-11-21T10:48:00Z">
          <w:pPr>
            <w:pStyle w:val="Heading1"/>
            <w:numPr>
              <w:numId w:val="15"/>
            </w:numPr>
            <w:spacing w:after="240"/>
            <w:ind w:left="720" w:hanging="360"/>
          </w:pPr>
        </w:pPrChange>
      </w:pPr>
      <w:bookmarkStart w:id="156" w:name="_Toc16642315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56"/>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F1897AC" w:rsidR="00943F84" w:rsidRPr="003D474A" w:rsidRDefault="003D474A" w:rsidP="007D2714">
            <w:pPr>
              <w:rPr>
                <w:rFonts w:cstheme="minorHAnsi"/>
                <w:sz w:val="22"/>
                <w:szCs w:val="22"/>
                <w:lang w:val="en-CH"/>
              </w:rPr>
            </w:pPr>
            <w:r>
              <w:rPr>
                <w:rFonts w:cstheme="minorHAnsi"/>
                <w:sz w:val="22"/>
                <w:szCs w:val="22"/>
                <w:lang w:val="en-CH"/>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4040FADA" w:rsidR="00EC2942" w:rsidRPr="005B7A1C" w:rsidRDefault="00026B72">
      <w:pPr>
        <w:pStyle w:val="Heading1"/>
        <w:numPr>
          <w:ilvl w:val="0"/>
          <w:numId w:val="4"/>
        </w:numPr>
        <w:spacing w:after="240"/>
        <w:rPr>
          <w:rFonts w:asciiTheme="minorHAnsi" w:hAnsiTheme="minorHAnsi" w:cstheme="minorHAnsi"/>
          <w:sz w:val="22"/>
          <w:szCs w:val="22"/>
        </w:rPr>
        <w:pPrChange w:id="157" w:author="Dupont Dimitri" w:date="2024-11-21T10:48:00Z">
          <w:pPr>
            <w:pStyle w:val="Heading1"/>
            <w:numPr>
              <w:numId w:val="15"/>
            </w:numPr>
            <w:spacing w:after="240"/>
            <w:ind w:left="720" w:hanging="360"/>
          </w:pPr>
        </w:pPrChange>
      </w:pPr>
      <w:bookmarkStart w:id="158" w:name="_Toc16642315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58"/>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FA2937B" w:rsidR="00BF6240" w:rsidRPr="00E27EBE" w:rsidRDefault="00E27EBE" w:rsidP="00BF6240">
            <w:pPr>
              <w:rPr>
                <w:rFonts w:cstheme="minorHAnsi"/>
                <w:sz w:val="22"/>
                <w:szCs w:val="22"/>
                <w:lang w:val="en-CH"/>
              </w:rPr>
            </w:pPr>
            <w:r>
              <w:rPr>
                <w:rFonts w:cstheme="minorHAnsi"/>
                <w:sz w:val="22"/>
                <w:szCs w:val="22"/>
                <w:lang w:val="en-CH"/>
              </w:rPr>
              <w:t>-/-</w:t>
            </w:r>
          </w:p>
        </w:tc>
        <w:tc>
          <w:tcPr>
            <w:tcW w:w="2978" w:type="dxa"/>
          </w:tcPr>
          <w:p w14:paraId="2AFDF9BE" w14:textId="05CD8C62" w:rsidR="00BF6240" w:rsidRPr="00E27EBE" w:rsidRDefault="00E27EBE" w:rsidP="00BF6240">
            <w:pPr>
              <w:rPr>
                <w:rFonts w:cstheme="minorHAnsi"/>
                <w:sz w:val="22"/>
                <w:szCs w:val="22"/>
                <w:lang w:val="en-CH"/>
              </w:rPr>
            </w:pPr>
            <w:r>
              <w:rPr>
                <w:rFonts w:cstheme="minorHAnsi"/>
                <w:sz w:val="22"/>
                <w:szCs w:val="22"/>
                <w:lang w:val="en-CH"/>
              </w:rPr>
              <w:t>-/-</w:t>
            </w:r>
          </w:p>
        </w:tc>
        <w:tc>
          <w:tcPr>
            <w:tcW w:w="4677" w:type="dxa"/>
          </w:tcPr>
          <w:p w14:paraId="6C62A9D0" w14:textId="45E48BAD" w:rsidR="00BF6240" w:rsidRPr="002D3385" w:rsidRDefault="00BF6240" w:rsidP="00BF6240">
            <w:pPr>
              <w:rPr>
                <w:rFonts w:cstheme="minorHAnsi"/>
                <w:sz w:val="22"/>
                <w:szCs w:val="22"/>
                <w:lang w:val="en-CH"/>
              </w:rPr>
            </w:pP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0DD57A07" w:rsidR="00773B50" w:rsidRPr="00C64F68" w:rsidRDefault="00773B50" w:rsidP="00BF6240">
            <w:pPr>
              <w:rPr>
                <w:rFonts w:cstheme="minorHAnsi"/>
                <w:sz w:val="22"/>
                <w:szCs w:val="22"/>
                <w:lang w:val="en-CH"/>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2F0A74A9" w:rsidR="00773B50" w:rsidRPr="003D474A" w:rsidRDefault="00773B50" w:rsidP="003D474A">
            <w:pPr>
              <w:jc w:val="left"/>
              <w:rPr>
                <w:rFonts w:cstheme="minorHAnsi"/>
                <w:sz w:val="22"/>
                <w:szCs w:val="22"/>
                <w:lang w:val="en-CH"/>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59"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8290D9E" w:rsidR="00BF6240" w:rsidRPr="005B7A1C" w:rsidRDefault="00EC2942">
      <w:pPr>
        <w:pStyle w:val="Heading1"/>
        <w:numPr>
          <w:ilvl w:val="0"/>
          <w:numId w:val="4"/>
        </w:numPr>
        <w:rPr>
          <w:rFonts w:asciiTheme="minorHAnsi" w:hAnsiTheme="minorHAnsi" w:cstheme="minorHAnsi"/>
          <w:sz w:val="22"/>
          <w:szCs w:val="22"/>
        </w:rPr>
        <w:pPrChange w:id="160" w:author="Dupont Dimitri" w:date="2024-11-21T10:48:00Z">
          <w:pPr>
            <w:pStyle w:val="Heading1"/>
            <w:numPr>
              <w:numId w:val="15"/>
            </w:numPr>
            <w:ind w:left="720" w:hanging="360"/>
          </w:pPr>
        </w:pPrChange>
      </w:pPr>
      <w:bookmarkStart w:id="161" w:name="_Toc16642315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62" w:name="_Toc159516463"/>
      <w:bookmarkStart w:id="163" w:name="_Toc159516459"/>
      <w:bookmarkEnd w:id="159"/>
      <w:bookmarkEnd w:id="161"/>
    </w:p>
    <w:p w14:paraId="05510B20" w14:textId="57C9DD7F" w:rsidR="009333CB" w:rsidRPr="005B7A1C" w:rsidRDefault="009333CB">
      <w:pPr>
        <w:pStyle w:val="Heading1"/>
        <w:numPr>
          <w:ilvl w:val="1"/>
          <w:numId w:val="4"/>
        </w:numPr>
        <w:spacing w:after="240"/>
        <w:rPr>
          <w:rFonts w:asciiTheme="minorHAnsi" w:hAnsiTheme="minorHAnsi" w:cstheme="minorHAnsi"/>
          <w:sz w:val="22"/>
          <w:szCs w:val="22"/>
        </w:rPr>
        <w:pPrChange w:id="164" w:author="Dupont Dimitri" w:date="2024-11-21T16:01:00Z">
          <w:pPr>
            <w:pStyle w:val="Heading1"/>
            <w:numPr>
              <w:ilvl w:val="1"/>
              <w:numId w:val="15"/>
            </w:numPr>
            <w:spacing w:after="240"/>
            <w:ind w:left="1440" w:hanging="360"/>
          </w:pPr>
        </w:pPrChange>
      </w:pPr>
      <w:bookmarkStart w:id="165" w:name="_Toc166423153"/>
      <w:r>
        <w:rPr>
          <w:rFonts w:asciiTheme="minorHAnsi" w:hAnsiTheme="minorHAnsi" w:cstheme="minorHAnsi"/>
          <w:sz w:val="22"/>
          <w:szCs w:val="22"/>
        </w:rPr>
        <w:t xml:space="preserve">Process specific configuration </w:t>
      </w:r>
      <w:proofErr w:type="gramStart"/>
      <w:r>
        <w:rPr>
          <w:rFonts w:asciiTheme="minorHAnsi" w:hAnsiTheme="minorHAnsi" w:cstheme="minorHAnsi"/>
          <w:sz w:val="22"/>
          <w:szCs w:val="22"/>
        </w:rPr>
        <w:t>programmes</w:t>
      </w:r>
      <w:bookmarkEnd w:id="165"/>
      <w:proofErr w:type="gramEnd"/>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71EDF" w:rsidRPr="004F04E5" w14:paraId="5CFDA5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0CAEB23" w14:textId="79FD0951" w:rsidR="00971EDF" w:rsidRPr="00F40621" w:rsidRDefault="00F40621" w:rsidP="00EE0040">
            <w:pPr>
              <w:jc w:val="left"/>
              <w:rPr>
                <w:rFonts w:cstheme="minorHAnsi"/>
                <w:sz w:val="22"/>
                <w:szCs w:val="22"/>
                <w:lang w:val="en-CH"/>
              </w:rPr>
            </w:pPr>
            <w:r>
              <w:rPr>
                <w:rFonts w:cstheme="minorHAnsi"/>
                <w:sz w:val="22"/>
                <w:szCs w:val="22"/>
                <w:lang w:val="en-CH"/>
              </w:rPr>
              <w:t>-/-</w:t>
            </w:r>
          </w:p>
        </w:tc>
        <w:tc>
          <w:tcPr>
            <w:tcW w:w="6386" w:type="dxa"/>
          </w:tcPr>
          <w:p w14:paraId="03AB4834" w14:textId="569117D8" w:rsidR="00971EDF" w:rsidRPr="003D68D5" w:rsidRDefault="00F40621" w:rsidP="00A71CCA">
            <w:pPr>
              <w:jc w:val="both"/>
              <w:rPr>
                <w:rFonts w:cstheme="minorHAnsi"/>
                <w:sz w:val="22"/>
                <w:szCs w:val="22"/>
                <w:lang w:val="en-CH"/>
              </w:rPr>
            </w:pPr>
            <w:r>
              <w:rPr>
                <w:rFonts w:cstheme="minorHAnsi"/>
                <w:sz w:val="22"/>
                <w:szCs w:val="22"/>
                <w:lang w:val="en-CH"/>
              </w:rPr>
              <w:t>-/-</w:t>
            </w:r>
          </w:p>
        </w:tc>
      </w:tr>
    </w:tbl>
    <w:p w14:paraId="6C0485D1" w14:textId="69604F26" w:rsidR="00EC2942" w:rsidRPr="005B7A1C" w:rsidRDefault="00EC2942">
      <w:pPr>
        <w:pStyle w:val="Heading1"/>
        <w:numPr>
          <w:ilvl w:val="1"/>
          <w:numId w:val="4"/>
        </w:numPr>
        <w:spacing w:after="240"/>
        <w:rPr>
          <w:rFonts w:asciiTheme="minorHAnsi" w:hAnsiTheme="minorHAnsi" w:cstheme="minorHAnsi"/>
          <w:sz w:val="22"/>
          <w:szCs w:val="22"/>
        </w:rPr>
        <w:pPrChange w:id="166" w:author="Dupont Dimitri" w:date="2024-11-21T16:01:00Z">
          <w:pPr>
            <w:pStyle w:val="Heading1"/>
            <w:numPr>
              <w:ilvl w:val="1"/>
              <w:numId w:val="15"/>
            </w:numPr>
            <w:spacing w:after="240"/>
            <w:ind w:left="1440" w:hanging="360"/>
          </w:pPr>
        </w:pPrChange>
      </w:pPr>
      <w:bookmarkStart w:id="167" w:name="_Toc166423154"/>
      <w:r w:rsidRPr="004F04E5">
        <w:rPr>
          <w:rFonts w:asciiTheme="minorHAnsi" w:hAnsiTheme="minorHAnsi" w:cstheme="minorHAnsi"/>
          <w:sz w:val="22"/>
          <w:szCs w:val="22"/>
        </w:rPr>
        <w:t>Basic Data</w:t>
      </w:r>
      <w:bookmarkEnd w:id="167"/>
      <w:r w:rsidRPr="004F04E5">
        <w:rPr>
          <w:rFonts w:asciiTheme="minorHAnsi" w:hAnsiTheme="minorHAnsi" w:cstheme="minorHAnsi"/>
          <w:sz w:val="22"/>
          <w:szCs w:val="22"/>
        </w:rPr>
        <w:t xml:space="preserve"> </w:t>
      </w:r>
      <w:bookmarkEnd w:id="162"/>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D4417E" w:rsidRPr="004F04E5" w14:paraId="662CD17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7E4723" w14:textId="3CF23586" w:rsidR="00D4417E" w:rsidRPr="005E787F" w:rsidRDefault="005E787F" w:rsidP="00EE0040">
            <w:pPr>
              <w:jc w:val="left"/>
              <w:rPr>
                <w:rFonts w:cstheme="minorHAnsi"/>
                <w:sz w:val="22"/>
                <w:szCs w:val="22"/>
                <w:lang w:val="en-CH"/>
              </w:rPr>
            </w:pPr>
            <w:r>
              <w:rPr>
                <w:rFonts w:cstheme="minorHAnsi"/>
                <w:sz w:val="22"/>
                <w:szCs w:val="22"/>
                <w:lang w:val="en-CH"/>
              </w:rPr>
              <w:t>-/-</w:t>
            </w:r>
          </w:p>
        </w:tc>
        <w:tc>
          <w:tcPr>
            <w:tcW w:w="6662" w:type="dxa"/>
          </w:tcPr>
          <w:p w14:paraId="407BBDCA" w14:textId="5EC82A5A" w:rsidR="00D4417E" w:rsidRPr="005E787F" w:rsidRDefault="005E787F" w:rsidP="00A71CCA">
            <w:pPr>
              <w:jc w:val="both"/>
              <w:rPr>
                <w:rFonts w:cstheme="minorHAnsi"/>
                <w:sz w:val="22"/>
                <w:szCs w:val="22"/>
                <w:lang w:val="en-CH"/>
              </w:rPr>
            </w:pPr>
            <w:r>
              <w:rPr>
                <w:rFonts w:cstheme="minorHAnsi"/>
                <w:sz w:val="22"/>
                <w:szCs w:val="22"/>
                <w:lang w:val="en-CH"/>
              </w:rPr>
              <w:t>-/-</w:t>
            </w:r>
          </w:p>
        </w:tc>
      </w:tr>
    </w:tbl>
    <w:p w14:paraId="150E0DBE" w14:textId="77777777" w:rsidR="00EC2942" w:rsidRPr="004F04E5" w:rsidRDefault="00EC2942" w:rsidP="00EC2942">
      <w:pPr>
        <w:rPr>
          <w:rFonts w:cstheme="minorHAnsi"/>
          <w:sz w:val="22"/>
          <w:szCs w:val="22"/>
        </w:rPr>
      </w:pPr>
    </w:p>
    <w:p w14:paraId="32D0738F" w14:textId="2A15306B" w:rsidR="00EC2942" w:rsidRPr="005B7A1C" w:rsidRDefault="00EC2942">
      <w:pPr>
        <w:pStyle w:val="Heading1"/>
        <w:numPr>
          <w:ilvl w:val="1"/>
          <w:numId w:val="4"/>
        </w:numPr>
        <w:spacing w:after="240"/>
        <w:rPr>
          <w:rFonts w:asciiTheme="minorHAnsi" w:hAnsiTheme="minorHAnsi" w:cstheme="minorHAnsi"/>
          <w:sz w:val="22"/>
          <w:szCs w:val="22"/>
        </w:rPr>
        <w:pPrChange w:id="168" w:author="Dupont Dimitri" w:date="2024-11-21T16:01:00Z">
          <w:pPr>
            <w:pStyle w:val="Heading1"/>
            <w:numPr>
              <w:ilvl w:val="1"/>
              <w:numId w:val="15"/>
            </w:numPr>
            <w:spacing w:after="240"/>
            <w:ind w:left="1440" w:hanging="360"/>
          </w:pPr>
        </w:pPrChange>
      </w:pPr>
      <w:bookmarkStart w:id="169" w:name="_Toc166423155"/>
      <w:r w:rsidRPr="004F04E5">
        <w:rPr>
          <w:rFonts w:asciiTheme="minorHAnsi" w:hAnsiTheme="minorHAnsi" w:cstheme="minorHAnsi"/>
          <w:sz w:val="22"/>
          <w:szCs w:val="22"/>
        </w:rPr>
        <w:t>Parameters</w:t>
      </w:r>
      <w:bookmarkEnd w:id="163"/>
      <w:bookmarkEnd w:id="169"/>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B7481C" w:rsidRPr="004F04E5" w14:paraId="38CA7A8C"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73776151" w14:textId="1040C5E0" w:rsidR="00B7481C" w:rsidRPr="00996701" w:rsidRDefault="00996701" w:rsidP="00B7481C">
            <w:pPr>
              <w:rPr>
                <w:rFonts w:cstheme="minorHAnsi"/>
                <w:sz w:val="22"/>
                <w:szCs w:val="22"/>
                <w:lang w:val="en-CH"/>
              </w:rPr>
            </w:pPr>
            <w:r>
              <w:rPr>
                <w:rFonts w:cstheme="minorHAnsi"/>
                <w:sz w:val="22"/>
                <w:szCs w:val="22"/>
                <w:lang w:val="en-CH"/>
              </w:rPr>
              <w:t>-/-</w:t>
            </w:r>
          </w:p>
        </w:tc>
        <w:tc>
          <w:tcPr>
            <w:tcW w:w="1961" w:type="dxa"/>
          </w:tcPr>
          <w:p w14:paraId="45DD668C" w14:textId="481B2688" w:rsidR="002A40B8" w:rsidRPr="004F04E5" w:rsidRDefault="002A40B8" w:rsidP="00EE0040">
            <w:pPr>
              <w:jc w:val="left"/>
              <w:rPr>
                <w:rFonts w:cstheme="minorHAnsi"/>
                <w:sz w:val="22"/>
                <w:szCs w:val="22"/>
              </w:rPr>
            </w:pPr>
          </w:p>
        </w:tc>
        <w:tc>
          <w:tcPr>
            <w:tcW w:w="5246" w:type="dxa"/>
          </w:tcPr>
          <w:p w14:paraId="59B3E818" w14:textId="1720D551" w:rsidR="00B7481C" w:rsidRPr="004F04E5" w:rsidRDefault="00B7481C" w:rsidP="002A40B8">
            <w:pPr>
              <w:jc w:val="both"/>
              <w:rPr>
                <w:rFonts w:cstheme="minorHAnsi"/>
                <w:sz w:val="22"/>
                <w:szCs w:val="22"/>
              </w:rPr>
            </w:pPr>
          </w:p>
        </w:tc>
        <w:tc>
          <w:tcPr>
            <w:tcW w:w="960" w:type="dxa"/>
          </w:tcPr>
          <w:p w14:paraId="65DBB563" w14:textId="77777777" w:rsidR="00B7481C" w:rsidRPr="004F04E5" w:rsidRDefault="00B7481C" w:rsidP="002A40B8">
            <w:pPr>
              <w:jc w:val="both"/>
              <w:rPr>
                <w:rFonts w:cstheme="minorHAnsi"/>
                <w:sz w:val="22"/>
                <w:szCs w:val="22"/>
              </w:rPr>
            </w:pPr>
          </w:p>
        </w:tc>
      </w:tr>
    </w:tbl>
    <w:p w14:paraId="5B83A206" w14:textId="63B71861" w:rsidR="00EC2942" w:rsidRPr="005B7A1C" w:rsidRDefault="00EC2942">
      <w:pPr>
        <w:pStyle w:val="Heading1"/>
        <w:numPr>
          <w:ilvl w:val="1"/>
          <w:numId w:val="4"/>
        </w:numPr>
        <w:spacing w:after="240"/>
        <w:rPr>
          <w:rFonts w:asciiTheme="minorHAnsi" w:hAnsiTheme="minorHAnsi" w:cstheme="minorHAnsi"/>
          <w:sz w:val="22"/>
          <w:szCs w:val="22"/>
        </w:rPr>
        <w:pPrChange w:id="170" w:author="Dupont Dimitri" w:date="2024-11-21T16:01:00Z">
          <w:pPr>
            <w:pStyle w:val="Heading1"/>
            <w:numPr>
              <w:ilvl w:val="1"/>
              <w:numId w:val="15"/>
            </w:numPr>
            <w:spacing w:after="240"/>
            <w:ind w:left="1440" w:hanging="360"/>
          </w:pPr>
        </w:pPrChange>
      </w:pPr>
      <w:bookmarkStart w:id="171" w:name="_Toc159516460"/>
      <w:bookmarkStart w:id="172" w:name="_Toc166423156"/>
      <w:r w:rsidRPr="004F04E5">
        <w:rPr>
          <w:rFonts w:asciiTheme="minorHAnsi" w:hAnsiTheme="minorHAnsi" w:cstheme="minorHAnsi"/>
          <w:sz w:val="22"/>
          <w:szCs w:val="22"/>
        </w:rPr>
        <w:t>Workflows</w:t>
      </w:r>
      <w:bookmarkEnd w:id="171"/>
      <w:bookmarkEnd w:id="172"/>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2A40B8" w:rsidRPr="004F04E5"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3ED38C3F" w:rsidR="002A40B8" w:rsidRPr="00E27EBE" w:rsidRDefault="00E27EBE" w:rsidP="002A40B8">
            <w:pPr>
              <w:rPr>
                <w:rFonts w:cstheme="minorHAnsi"/>
                <w:sz w:val="22"/>
                <w:szCs w:val="22"/>
                <w:lang w:val="en-CH"/>
              </w:rPr>
            </w:pPr>
            <w:r>
              <w:rPr>
                <w:rFonts w:cstheme="minorHAnsi"/>
                <w:sz w:val="22"/>
                <w:szCs w:val="22"/>
                <w:lang w:val="en-CH"/>
              </w:rPr>
              <w:t>-/-</w:t>
            </w:r>
          </w:p>
        </w:tc>
        <w:tc>
          <w:tcPr>
            <w:tcW w:w="3261" w:type="dxa"/>
          </w:tcPr>
          <w:p w14:paraId="6FDB8175" w14:textId="76947765" w:rsidR="002A40B8" w:rsidRPr="00FD527B" w:rsidRDefault="002A40B8" w:rsidP="00EE0040">
            <w:pPr>
              <w:jc w:val="left"/>
              <w:rPr>
                <w:rFonts w:cstheme="minorHAnsi"/>
                <w:sz w:val="22"/>
                <w:szCs w:val="22"/>
                <w:lang w:val="en-CH"/>
              </w:rPr>
            </w:pPr>
          </w:p>
        </w:tc>
        <w:tc>
          <w:tcPr>
            <w:tcW w:w="4677" w:type="dxa"/>
          </w:tcPr>
          <w:p w14:paraId="53024FD4" w14:textId="264C5ED0" w:rsidR="002A40B8" w:rsidRPr="00FD527B" w:rsidRDefault="002A40B8" w:rsidP="002A40B8">
            <w:pPr>
              <w:jc w:val="both"/>
              <w:rPr>
                <w:rFonts w:cstheme="minorHAnsi"/>
                <w:sz w:val="22"/>
                <w:szCs w:val="22"/>
                <w:lang w:val="en-CH"/>
              </w:rPr>
            </w:pPr>
          </w:p>
        </w:tc>
      </w:tr>
    </w:tbl>
    <w:p w14:paraId="31761CBA" w14:textId="77777777" w:rsidR="00EC2942" w:rsidRPr="004F04E5" w:rsidRDefault="00EC2942" w:rsidP="00EC2942">
      <w:pPr>
        <w:rPr>
          <w:rFonts w:cstheme="minorHAnsi"/>
          <w:sz w:val="22"/>
          <w:szCs w:val="22"/>
        </w:rPr>
      </w:pPr>
    </w:p>
    <w:p w14:paraId="70640EB6" w14:textId="15FDAB1A" w:rsidR="00EC2942" w:rsidRPr="005B7A1C" w:rsidRDefault="00EC2942">
      <w:pPr>
        <w:pStyle w:val="Heading1"/>
        <w:numPr>
          <w:ilvl w:val="1"/>
          <w:numId w:val="4"/>
        </w:numPr>
        <w:spacing w:after="240"/>
        <w:rPr>
          <w:rFonts w:asciiTheme="minorHAnsi" w:hAnsiTheme="minorHAnsi" w:cstheme="minorHAnsi"/>
          <w:sz w:val="22"/>
          <w:szCs w:val="22"/>
        </w:rPr>
        <w:pPrChange w:id="173" w:author="Dupont Dimitri" w:date="2024-11-21T16:02:00Z">
          <w:pPr>
            <w:pStyle w:val="Heading1"/>
            <w:numPr>
              <w:ilvl w:val="1"/>
              <w:numId w:val="15"/>
            </w:numPr>
            <w:spacing w:after="240"/>
            <w:ind w:left="1440" w:hanging="360"/>
          </w:pPr>
        </w:pPrChange>
      </w:pPr>
      <w:bookmarkStart w:id="174" w:name="_Toc159516461"/>
      <w:bookmarkStart w:id="175" w:name="_Toc166423157"/>
      <w:r w:rsidRPr="004F04E5">
        <w:rPr>
          <w:rFonts w:asciiTheme="minorHAnsi" w:hAnsiTheme="minorHAnsi" w:cstheme="minorHAnsi"/>
          <w:sz w:val="22"/>
          <w:szCs w:val="22"/>
        </w:rPr>
        <w:t>Scheduled Tasks</w:t>
      </w:r>
      <w:bookmarkEnd w:id="174"/>
      <w:bookmarkEnd w:id="175"/>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0F14EE" w:rsidRPr="004F04E5" w14:paraId="6C2D50EC"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69BDAE02" w14:textId="334EA665" w:rsidR="000F14EE" w:rsidRPr="004F04E5" w:rsidRDefault="000F277C" w:rsidP="00EE0040">
            <w:pPr>
              <w:rPr>
                <w:rFonts w:cstheme="minorHAnsi"/>
                <w:sz w:val="22"/>
                <w:szCs w:val="22"/>
              </w:rPr>
            </w:pPr>
            <w:proofErr w:type="spellStart"/>
            <w:r>
              <w:rPr>
                <w:rFonts w:ascii="Calibri" w:hAnsi="Calibri" w:cs="Calibri"/>
                <w:sz w:val="21"/>
                <w:lang w:val="en-GB"/>
              </w:rPr>
              <w:t>ExtractTaskcardDueValues</w:t>
            </w:r>
            <w:proofErr w:type="spellEnd"/>
          </w:p>
        </w:tc>
        <w:tc>
          <w:tcPr>
            <w:tcW w:w="1710" w:type="dxa"/>
          </w:tcPr>
          <w:p w14:paraId="2CC97CA3" w14:textId="46651C04" w:rsidR="000F14EE" w:rsidRPr="00226D2A" w:rsidRDefault="000F277C" w:rsidP="002A40B8">
            <w:pPr>
              <w:rPr>
                <w:rFonts w:cstheme="minorHAnsi"/>
                <w:sz w:val="22"/>
                <w:szCs w:val="22"/>
                <w:lang w:val="en-CH"/>
              </w:rPr>
            </w:pPr>
            <w:r>
              <w:rPr>
                <w:rFonts w:cstheme="minorHAnsi"/>
                <w:sz w:val="22"/>
                <w:szCs w:val="22"/>
                <w:lang w:val="en-CH"/>
              </w:rPr>
              <w:t>-/-</w:t>
            </w:r>
            <w:r w:rsidR="00226D2A">
              <w:rPr>
                <w:rFonts w:cstheme="minorHAnsi"/>
                <w:sz w:val="22"/>
                <w:szCs w:val="22"/>
                <w:lang w:val="en-CH"/>
              </w:rPr>
              <w:t xml:space="preserve"> </w:t>
            </w:r>
          </w:p>
        </w:tc>
        <w:tc>
          <w:tcPr>
            <w:tcW w:w="5036" w:type="dxa"/>
          </w:tcPr>
          <w:p w14:paraId="48BF40FF" w14:textId="3847BD6F" w:rsidR="000F14EE" w:rsidRPr="00051E37" w:rsidRDefault="00051E37" w:rsidP="00EE0040">
            <w:pPr>
              <w:jc w:val="both"/>
              <w:rPr>
                <w:rFonts w:cstheme="minorHAnsi"/>
                <w:sz w:val="22"/>
                <w:szCs w:val="22"/>
                <w:lang w:val="en-CH"/>
              </w:rPr>
            </w:pPr>
            <w:r>
              <w:rPr>
                <w:rFonts w:cstheme="minorHAnsi"/>
                <w:sz w:val="22"/>
                <w:szCs w:val="22"/>
                <w:lang w:val="en-CH"/>
              </w:rPr>
              <w:t>If future operator uses AMOS, this extract file can be loaded as XMSTASPREST and XMSTASKPENDINT, after adjustments of the aircraft registration</w:t>
            </w:r>
            <w:r w:rsidR="008C121B">
              <w:rPr>
                <w:rFonts w:cstheme="minorHAnsi"/>
                <w:sz w:val="22"/>
                <w:szCs w:val="22"/>
                <w:lang w:val="en-CH"/>
              </w:rPr>
              <w:t>.</w:t>
            </w:r>
          </w:p>
        </w:tc>
      </w:tr>
      <w:tr w:rsidR="002A40B8" w:rsidRPr="004F04E5" w14:paraId="1C113487"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37818EB2" w14:textId="0C9A8316" w:rsidR="002A40B8" w:rsidRPr="00024B60" w:rsidRDefault="00024B60" w:rsidP="00EE0040">
            <w:pPr>
              <w:jc w:val="left"/>
              <w:rPr>
                <w:rFonts w:cstheme="minorHAnsi"/>
                <w:sz w:val="22"/>
                <w:szCs w:val="22"/>
                <w:lang w:val="en-CH"/>
              </w:rPr>
            </w:pPr>
            <w:r>
              <w:rPr>
                <w:rFonts w:cstheme="minorHAnsi"/>
                <w:sz w:val="22"/>
                <w:szCs w:val="22"/>
                <w:lang w:val="en-CH"/>
              </w:rPr>
              <w:t>-/-</w:t>
            </w:r>
          </w:p>
        </w:tc>
        <w:tc>
          <w:tcPr>
            <w:tcW w:w="1710" w:type="dxa"/>
          </w:tcPr>
          <w:p w14:paraId="004C0B20" w14:textId="4B98F549" w:rsidR="002A40B8" w:rsidRPr="00024B60" w:rsidRDefault="00024B60" w:rsidP="002A40B8">
            <w:pPr>
              <w:rPr>
                <w:rFonts w:cstheme="minorHAnsi"/>
                <w:sz w:val="22"/>
                <w:szCs w:val="22"/>
                <w:lang w:val="en-CH"/>
              </w:rPr>
            </w:pPr>
            <w:r>
              <w:rPr>
                <w:rFonts w:cstheme="minorHAnsi"/>
                <w:sz w:val="22"/>
                <w:szCs w:val="22"/>
                <w:lang w:val="en-CH"/>
              </w:rPr>
              <w:t>-/-</w:t>
            </w:r>
          </w:p>
        </w:tc>
        <w:tc>
          <w:tcPr>
            <w:tcW w:w="5036" w:type="dxa"/>
          </w:tcPr>
          <w:p w14:paraId="0053708B" w14:textId="26029BFF" w:rsidR="002A40B8" w:rsidRPr="00024B60" w:rsidRDefault="00024B60" w:rsidP="00EE0040">
            <w:pPr>
              <w:jc w:val="both"/>
              <w:rPr>
                <w:rFonts w:cstheme="minorHAnsi"/>
                <w:sz w:val="22"/>
                <w:szCs w:val="22"/>
                <w:lang w:val="en-CH"/>
              </w:rPr>
            </w:pPr>
            <w:r>
              <w:rPr>
                <w:rFonts w:cstheme="minorHAnsi"/>
                <w:sz w:val="22"/>
                <w:szCs w:val="22"/>
                <w:lang w:val="en-CH"/>
              </w:rPr>
              <w:t>-/-</w:t>
            </w:r>
          </w:p>
        </w:tc>
      </w:tr>
    </w:tbl>
    <w:p w14:paraId="5B18F173" w14:textId="77777777" w:rsidR="00EC2942" w:rsidRPr="004F04E5" w:rsidRDefault="00EC2942" w:rsidP="00EC2942">
      <w:pPr>
        <w:rPr>
          <w:rFonts w:cstheme="minorHAnsi"/>
          <w:sz w:val="22"/>
          <w:szCs w:val="22"/>
        </w:rPr>
      </w:pPr>
    </w:p>
    <w:p w14:paraId="2F799D84" w14:textId="0CDD45C3" w:rsidR="00EC2942" w:rsidRPr="005B7A1C" w:rsidRDefault="00EC2942">
      <w:pPr>
        <w:pStyle w:val="Heading1"/>
        <w:numPr>
          <w:ilvl w:val="1"/>
          <w:numId w:val="4"/>
        </w:numPr>
        <w:spacing w:after="240"/>
        <w:rPr>
          <w:rFonts w:asciiTheme="minorHAnsi" w:hAnsiTheme="minorHAnsi" w:cstheme="minorHAnsi"/>
          <w:sz w:val="22"/>
          <w:szCs w:val="22"/>
        </w:rPr>
        <w:pPrChange w:id="176" w:author="Dupont Dimitri" w:date="2024-11-21T16:02:00Z">
          <w:pPr>
            <w:pStyle w:val="Heading1"/>
            <w:numPr>
              <w:ilvl w:val="1"/>
              <w:numId w:val="15"/>
            </w:numPr>
            <w:spacing w:after="240"/>
            <w:ind w:left="1440" w:hanging="360"/>
          </w:pPr>
        </w:pPrChange>
      </w:pPr>
      <w:bookmarkStart w:id="177" w:name="_Toc159516462"/>
      <w:bookmarkStart w:id="178" w:name="_Toc166423158"/>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177"/>
      <w:bookmarkEnd w:id="178"/>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55783DB2" w:rsidR="002A40B8" w:rsidRPr="008C121B" w:rsidRDefault="008C121B" w:rsidP="002A40B8">
            <w:pPr>
              <w:rPr>
                <w:rFonts w:cstheme="minorHAnsi"/>
                <w:sz w:val="22"/>
                <w:szCs w:val="22"/>
                <w:lang w:val="en-CH"/>
              </w:rPr>
            </w:pPr>
            <w:r>
              <w:rPr>
                <w:rFonts w:cstheme="minorHAnsi"/>
                <w:sz w:val="22"/>
                <w:szCs w:val="22"/>
                <w:lang w:val="en-CH"/>
              </w:rPr>
              <w:t>-/-</w:t>
            </w:r>
          </w:p>
        </w:tc>
        <w:tc>
          <w:tcPr>
            <w:tcW w:w="2161" w:type="dxa"/>
          </w:tcPr>
          <w:p w14:paraId="5733D2E0" w14:textId="7EAEB232" w:rsidR="002A40B8" w:rsidRPr="004F04E5" w:rsidRDefault="002A40B8" w:rsidP="002A40B8">
            <w:pPr>
              <w:rPr>
                <w:rFonts w:cstheme="minorHAnsi"/>
                <w:sz w:val="22"/>
                <w:szCs w:val="22"/>
              </w:rPr>
            </w:pPr>
          </w:p>
        </w:tc>
        <w:tc>
          <w:tcPr>
            <w:tcW w:w="2040" w:type="dxa"/>
          </w:tcPr>
          <w:p w14:paraId="7A2DC518" w14:textId="333B22B1" w:rsidR="0053417A" w:rsidRPr="007E1FE8" w:rsidRDefault="0053417A" w:rsidP="0053417A">
            <w:pPr>
              <w:rPr>
                <w:rFonts w:cstheme="minorHAnsi"/>
                <w:sz w:val="22"/>
                <w:szCs w:val="22"/>
                <w:lang w:val="en-CH"/>
              </w:rPr>
            </w:pPr>
          </w:p>
        </w:tc>
        <w:tc>
          <w:tcPr>
            <w:tcW w:w="1749" w:type="dxa"/>
          </w:tcPr>
          <w:p w14:paraId="48EF353C" w14:textId="237FF2B1" w:rsidR="002A40B8" w:rsidRPr="004F04E5" w:rsidRDefault="002A40B8" w:rsidP="002A40B8">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79FE91F1" w14:textId="6C576AB6" w:rsidR="00700014" w:rsidRPr="005B7A1C" w:rsidRDefault="00180A2F">
      <w:pPr>
        <w:pStyle w:val="Heading1"/>
        <w:numPr>
          <w:ilvl w:val="0"/>
          <w:numId w:val="4"/>
        </w:numPr>
        <w:spacing w:after="240"/>
        <w:rPr>
          <w:rFonts w:asciiTheme="minorHAnsi" w:hAnsiTheme="minorHAnsi" w:cstheme="minorHAnsi"/>
          <w:sz w:val="22"/>
          <w:szCs w:val="22"/>
        </w:rPr>
        <w:pPrChange w:id="179" w:author="Dupont Dimitri" w:date="2024-11-21T10:48:00Z">
          <w:pPr>
            <w:pStyle w:val="Heading1"/>
            <w:numPr>
              <w:numId w:val="15"/>
            </w:numPr>
            <w:spacing w:after="240"/>
            <w:ind w:left="720" w:hanging="360"/>
          </w:pPr>
        </w:pPrChange>
      </w:pPr>
      <w:bookmarkStart w:id="180" w:name="_Toc166423159"/>
      <w:bookmarkStart w:id="181" w:name="_Toc164283043"/>
      <w:r>
        <w:rPr>
          <w:rFonts w:asciiTheme="minorHAnsi" w:hAnsiTheme="minorHAnsi" w:cstheme="minorHAnsi"/>
          <w:sz w:val="22"/>
          <w:szCs w:val="22"/>
        </w:rPr>
        <w:lastRenderedPageBreak/>
        <w:t>UAT Guidance</w:t>
      </w:r>
      <w:bookmarkEnd w:id="180"/>
    </w:p>
    <w:tbl>
      <w:tblPr>
        <w:tblStyle w:val="TableAMOS"/>
        <w:tblW w:w="9351" w:type="dxa"/>
        <w:tblLook w:val="04A0" w:firstRow="1" w:lastRow="0" w:firstColumn="1" w:lastColumn="0" w:noHBand="0" w:noVBand="1"/>
      </w:tblPr>
      <w:tblGrid>
        <w:gridCol w:w="1075"/>
        <w:gridCol w:w="4705"/>
        <w:gridCol w:w="2297"/>
        <w:gridCol w:w="1274"/>
      </w:tblGrid>
      <w:tr w:rsidR="00C267EC" w:rsidRPr="004F04E5" w14:paraId="3E55F1FF" w14:textId="77777777" w:rsidTr="001D212A">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05"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297"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74"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0525946D" w:rsidR="00C267EC" w:rsidRPr="007B2FC9" w:rsidRDefault="007B2FC9" w:rsidP="00076A06">
            <w:pPr>
              <w:rPr>
                <w:rFonts w:cstheme="minorHAnsi"/>
                <w:sz w:val="22"/>
                <w:szCs w:val="22"/>
                <w:lang w:val="en-CH"/>
              </w:rPr>
            </w:pPr>
            <w:r>
              <w:rPr>
                <w:rFonts w:cstheme="minorHAnsi"/>
                <w:sz w:val="22"/>
                <w:szCs w:val="22"/>
                <w:lang w:val="en-CH"/>
              </w:rPr>
              <w:t>1</w:t>
            </w:r>
          </w:p>
        </w:tc>
        <w:tc>
          <w:tcPr>
            <w:tcW w:w="4705" w:type="dxa"/>
          </w:tcPr>
          <w:p w14:paraId="447EA27A" w14:textId="6EC00B10" w:rsidR="00C267EC" w:rsidRPr="00BD4CF1" w:rsidRDefault="00BD4CF1" w:rsidP="00C267EC">
            <w:pPr>
              <w:jc w:val="both"/>
              <w:rPr>
                <w:rFonts w:cstheme="minorHAnsi"/>
                <w:sz w:val="22"/>
                <w:szCs w:val="22"/>
                <w:lang w:val="en-CH"/>
              </w:rPr>
            </w:pPr>
            <w:r>
              <w:rPr>
                <w:rFonts w:cstheme="minorHAnsi"/>
                <w:sz w:val="22"/>
                <w:szCs w:val="22"/>
                <w:lang w:val="en-CH"/>
              </w:rPr>
              <w:t xml:space="preserve">Extract latest up to date </w:t>
            </w:r>
            <w:r w:rsidR="008E1C13">
              <w:rPr>
                <w:rFonts w:cstheme="minorHAnsi"/>
                <w:sz w:val="22"/>
                <w:szCs w:val="22"/>
                <w:lang w:val="en-CH"/>
              </w:rPr>
              <w:t>airworthiness data after end of lease/resale of an aircraft from the fleet.</w:t>
            </w:r>
          </w:p>
        </w:tc>
        <w:tc>
          <w:tcPr>
            <w:tcW w:w="2297" w:type="dxa"/>
          </w:tcPr>
          <w:p w14:paraId="492BEB3A" w14:textId="5B69167C" w:rsidR="005B0FC5" w:rsidRPr="008E1C13" w:rsidRDefault="008E1C13" w:rsidP="004D4B2D">
            <w:pPr>
              <w:jc w:val="left"/>
              <w:rPr>
                <w:rFonts w:cstheme="minorHAnsi"/>
                <w:sz w:val="22"/>
                <w:szCs w:val="22"/>
                <w:lang w:val="en-CH"/>
              </w:rPr>
            </w:pPr>
            <w:r>
              <w:rPr>
                <w:rFonts w:cstheme="minorHAnsi"/>
                <w:sz w:val="22"/>
                <w:szCs w:val="22"/>
                <w:lang w:val="en-CH"/>
              </w:rPr>
              <w:t xml:space="preserve">Tasks list, Last Performed / Next Due, </w:t>
            </w:r>
            <w:r w:rsidR="00870822">
              <w:rPr>
                <w:rFonts w:cstheme="minorHAnsi"/>
                <w:sz w:val="22"/>
                <w:szCs w:val="22"/>
                <w:lang w:val="en-CH"/>
              </w:rPr>
              <w:t>part list, modification list</w:t>
            </w:r>
            <w:r w:rsidR="00971E4C">
              <w:rPr>
                <w:rFonts w:cstheme="minorHAnsi"/>
                <w:sz w:val="22"/>
                <w:szCs w:val="22"/>
                <w:lang w:val="en-CH"/>
              </w:rPr>
              <w:t xml:space="preserve">, W&amp;B </w:t>
            </w:r>
            <w:proofErr w:type="gramStart"/>
            <w:r w:rsidR="00971E4C">
              <w:rPr>
                <w:rFonts w:cstheme="minorHAnsi"/>
                <w:sz w:val="22"/>
                <w:szCs w:val="22"/>
                <w:lang w:val="en-CH"/>
              </w:rPr>
              <w:t>report</w:t>
            </w:r>
            <w:proofErr w:type="gramEnd"/>
            <w:r w:rsidR="00971E4C">
              <w:rPr>
                <w:rFonts w:cstheme="minorHAnsi"/>
                <w:sz w:val="22"/>
                <w:szCs w:val="22"/>
                <w:lang w:val="en-CH"/>
              </w:rPr>
              <w:t xml:space="preserve"> and structural damage report</w:t>
            </w:r>
          </w:p>
        </w:tc>
        <w:tc>
          <w:tcPr>
            <w:tcW w:w="1274" w:type="dxa"/>
          </w:tcPr>
          <w:p w14:paraId="34EBF6CC" w14:textId="35C77A76" w:rsidR="00C267EC" w:rsidRPr="00971E4C" w:rsidRDefault="00971E4C" w:rsidP="00C267EC">
            <w:pPr>
              <w:jc w:val="both"/>
              <w:rPr>
                <w:rFonts w:cstheme="minorHAnsi"/>
                <w:sz w:val="22"/>
                <w:szCs w:val="22"/>
                <w:lang w:val="en-CH"/>
              </w:rPr>
            </w:pPr>
            <w:r>
              <w:rPr>
                <w:rFonts w:cstheme="minorHAnsi"/>
                <w:sz w:val="22"/>
                <w:szCs w:val="22"/>
                <w:lang w:val="en-CH"/>
              </w:rPr>
              <w:t>Engineering</w:t>
            </w:r>
          </w:p>
        </w:tc>
      </w:tr>
      <w:tr w:rsidR="000C59D1" w:rsidRPr="004F04E5" w14:paraId="3D90E2ED" w14:textId="77777777" w:rsidTr="001D212A">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5875550E" w:rsidR="000C59D1" w:rsidRPr="008E1C13" w:rsidRDefault="008E1C13" w:rsidP="00076A06">
            <w:pPr>
              <w:rPr>
                <w:rFonts w:cstheme="minorHAnsi"/>
                <w:sz w:val="22"/>
                <w:szCs w:val="22"/>
                <w:lang w:val="en-CH"/>
              </w:rPr>
            </w:pPr>
            <w:r>
              <w:rPr>
                <w:rFonts w:cstheme="minorHAnsi"/>
                <w:sz w:val="22"/>
                <w:szCs w:val="22"/>
                <w:lang w:val="en-CH"/>
              </w:rPr>
              <w:t>2</w:t>
            </w:r>
          </w:p>
        </w:tc>
        <w:tc>
          <w:tcPr>
            <w:tcW w:w="4705" w:type="dxa"/>
          </w:tcPr>
          <w:p w14:paraId="18A8743E" w14:textId="49A0DAFE" w:rsidR="000C59D1" w:rsidRPr="00971E4C" w:rsidRDefault="00971E4C" w:rsidP="00C267EC">
            <w:pPr>
              <w:jc w:val="both"/>
              <w:rPr>
                <w:rFonts w:cstheme="minorHAnsi"/>
                <w:sz w:val="22"/>
                <w:szCs w:val="22"/>
                <w:lang w:val="en-CH"/>
              </w:rPr>
            </w:pPr>
            <w:r>
              <w:rPr>
                <w:rFonts w:cstheme="minorHAnsi"/>
                <w:sz w:val="22"/>
                <w:szCs w:val="22"/>
                <w:lang w:val="en-CH"/>
              </w:rPr>
              <w:t>Archive/Deactivate the aircraft</w:t>
            </w:r>
          </w:p>
        </w:tc>
        <w:tc>
          <w:tcPr>
            <w:tcW w:w="2297" w:type="dxa"/>
          </w:tcPr>
          <w:p w14:paraId="118028D2" w14:textId="2F294070" w:rsidR="000C59D1" w:rsidRPr="00664B7F" w:rsidRDefault="000C59D1" w:rsidP="004D4B2D">
            <w:pPr>
              <w:jc w:val="left"/>
              <w:rPr>
                <w:rFonts w:cstheme="minorHAnsi"/>
                <w:sz w:val="22"/>
                <w:szCs w:val="22"/>
                <w:lang w:val="en-CH"/>
              </w:rPr>
            </w:pPr>
          </w:p>
        </w:tc>
        <w:tc>
          <w:tcPr>
            <w:tcW w:w="1274" w:type="dxa"/>
          </w:tcPr>
          <w:p w14:paraId="7CAABFE6" w14:textId="31A467BA" w:rsidR="000C59D1" w:rsidRPr="00971E4C" w:rsidRDefault="00C06CE1" w:rsidP="00C267EC">
            <w:pPr>
              <w:jc w:val="both"/>
              <w:rPr>
                <w:rFonts w:cstheme="minorHAnsi"/>
                <w:sz w:val="22"/>
                <w:szCs w:val="22"/>
                <w:lang w:val="en-CH"/>
              </w:rPr>
            </w:pPr>
            <w:r>
              <w:rPr>
                <w:rFonts w:cstheme="minorHAnsi"/>
                <w:sz w:val="22"/>
                <w:szCs w:val="22"/>
                <w:lang w:val="en-CH"/>
              </w:rPr>
              <w:t>Engineering</w:t>
            </w:r>
          </w:p>
        </w:tc>
      </w:tr>
      <w:tr w:rsidR="000C59D1" w:rsidRPr="004F04E5" w14:paraId="77E9548A" w14:textId="77777777" w:rsidTr="001D212A">
        <w:trPr>
          <w:cnfStyle w:val="000000100000" w:firstRow="0" w:lastRow="0" w:firstColumn="0" w:lastColumn="0" w:oddVBand="0" w:evenVBand="0" w:oddHBand="1" w:evenHBand="0" w:firstRowFirstColumn="0" w:firstRowLastColumn="0" w:lastRowFirstColumn="0" w:lastRowLastColumn="0"/>
        </w:trPr>
        <w:tc>
          <w:tcPr>
            <w:tcW w:w="1075" w:type="dxa"/>
          </w:tcPr>
          <w:p w14:paraId="47C83322" w14:textId="4868B44D" w:rsidR="000C59D1" w:rsidRPr="00C06CE1" w:rsidRDefault="00C06CE1" w:rsidP="000C59D1">
            <w:pPr>
              <w:rPr>
                <w:rFonts w:cstheme="minorHAnsi"/>
                <w:sz w:val="22"/>
                <w:szCs w:val="22"/>
                <w:lang w:val="en-CH"/>
              </w:rPr>
            </w:pPr>
            <w:r>
              <w:rPr>
                <w:rFonts w:cstheme="minorHAnsi"/>
                <w:sz w:val="22"/>
                <w:szCs w:val="22"/>
                <w:lang w:val="en-CH"/>
              </w:rPr>
              <w:t>-/-</w:t>
            </w:r>
          </w:p>
        </w:tc>
        <w:tc>
          <w:tcPr>
            <w:tcW w:w="4705" w:type="dxa"/>
          </w:tcPr>
          <w:p w14:paraId="665E688E" w14:textId="5A1FF733" w:rsidR="000C59D1" w:rsidRPr="001D212A" w:rsidRDefault="001D212A" w:rsidP="000C59D1">
            <w:pPr>
              <w:jc w:val="both"/>
              <w:rPr>
                <w:rFonts w:cstheme="minorHAnsi"/>
                <w:sz w:val="22"/>
                <w:szCs w:val="22"/>
                <w:lang w:val="en-CH"/>
              </w:rPr>
            </w:pPr>
            <w:r>
              <w:rPr>
                <w:rFonts w:cstheme="minorHAnsi"/>
                <w:sz w:val="22"/>
                <w:szCs w:val="22"/>
                <w:lang w:val="en-CH"/>
              </w:rPr>
              <w:t>-/-</w:t>
            </w:r>
          </w:p>
        </w:tc>
        <w:tc>
          <w:tcPr>
            <w:tcW w:w="2297" w:type="dxa"/>
          </w:tcPr>
          <w:p w14:paraId="4EDDFB2F" w14:textId="30CA7F87" w:rsidR="000C59D1" w:rsidRDefault="000C59D1" w:rsidP="000C59D1">
            <w:pPr>
              <w:jc w:val="both"/>
              <w:rPr>
                <w:rFonts w:cstheme="minorHAnsi"/>
                <w:sz w:val="22"/>
                <w:szCs w:val="22"/>
              </w:rPr>
            </w:pPr>
          </w:p>
        </w:tc>
        <w:tc>
          <w:tcPr>
            <w:tcW w:w="1274" w:type="dxa"/>
          </w:tcPr>
          <w:p w14:paraId="34FA0D9F" w14:textId="1BBCB077" w:rsidR="000C59D1" w:rsidRDefault="000C59D1" w:rsidP="000C59D1">
            <w:pPr>
              <w:jc w:val="both"/>
              <w:rPr>
                <w:rFonts w:cstheme="minorHAnsi"/>
                <w:sz w:val="22"/>
                <w:szCs w:val="22"/>
              </w:rPr>
            </w:pPr>
          </w:p>
        </w:tc>
      </w:tr>
    </w:tbl>
    <w:p w14:paraId="1B3CFE90" w14:textId="29CEE898" w:rsidR="00FE2679" w:rsidRPr="008270EE" w:rsidRDefault="00FE2679">
      <w:pPr>
        <w:pStyle w:val="Heading1"/>
        <w:numPr>
          <w:ilvl w:val="0"/>
          <w:numId w:val="4"/>
        </w:numPr>
        <w:rPr>
          <w:rFonts w:asciiTheme="minorHAnsi" w:hAnsiTheme="minorHAnsi" w:cstheme="minorHAnsi"/>
          <w:sz w:val="22"/>
          <w:szCs w:val="22"/>
        </w:rPr>
        <w:pPrChange w:id="182" w:author="Dupont Dimitri" w:date="2024-11-21T10:48:00Z">
          <w:pPr>
            <w:pStyle w:val="Heading1"/>
            <w:numPr>
              <w:numId w:val="15"/>
            </w:numPr>
            <w:ind w:left="720" w:hanging="360"/>
          </w:pPr>
        </w:pPrChange>
      </w:pPr>
      <w:bookmarkStart w:id="183" w:name="_Toc166423160"/>
      <w:r>
        <w:rPr>
          <w:rFonts w:asciiTheme="minorHAnsi" w:hAnsiTheme="minorHAnsi" w:cstheme="minorHAnsi"/>
          <w:sz w:val="22"/>
          <w:szCs w:val="22"/>
        </w:rPr>
        <w:t>Annex – Additional Info</w:t>
      </w:r>
      <w:bookmarkEnd w:id="181"/>
      <w:bookmarkEnd w:id="183"/>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E64CB4E" w:rsidR="00EC2942" w:rsidRPr="0019283C" w:rsidDel="007F020D" w:rsidRDefault="00EC2942" w:rsidP="00EC2942">
      <w:pPr>
        <w:rPr>
          <w:del w:id="184" w:author="Dupont Dimitri" w:date="2024-11-21T16:02:00Z"/>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57DDF" w14:textId="77777777" w:rsidR="002662A4" w:rsidRDefault="002662A4" w:rsidP="00EC2942">
      <w:pPr>
        <w:spacing w:after="0" w:line="240" w:lineRule="auto"/>
      </w:pPr>
      <w:r>
        <w:separator/>
      </w:r>
    </w:p>
  </w:endnote>
  <w:endnote w:type="continuationSeparator" w:id="0">
    <w:p w14:paraId="3C70434D" w14:textId="77777777" w:rsidR="002662A4" w:rsidRDefault="002662A4" w:rsidP="00EC2942">
      <w:pPr>
        <w:spacing w:after="0" w:line="240" w:lineRule="auto"/>
      </w:pPr>
      <w:r>
        <w:continuationSeparator/>
      </w:r>
    </w:p>
  </w:endnote>
  <w:endnote w:type="continuationNotice" w:id="1">
    <w:p w14:paraId="64417023" w14:textId="77777777" w:rsidR="002662A4" w:rsidRDefault="002662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6A154" w14:textId="77777777" w:rsidR="002662A4" w:rsidRDefault="002662A4" w:rsidP="00EC2942">
      <w:pPr>
        <w:spacing w:after="0" w:line="240" w:lineRule="auto"/>
      </w:pPr>
      <w:r>
        <w:separator/>
      </w:r>
    </w:p>
  </w:footnote>
  <w:footnote w:type="continuationSeparator" w:id="0">
    <w:p w14:paraId="47BE6B6B" w14:textId="77777777" w:rsidR="002662A4" w:rsidRDefault="002662A4" w:rsidP="00EC2942">
      <w:pPr>
        <w:spacing w:after="0" w:line="240" w:lineRule="auto"/>
      </w:pPr>
      <w:r>
        <w:continuationSeparator/>
      </w:r>
    </w:p>
  </w:footnote>
  <w:footnote w:type="continuationNotice" w:id="1">
    <w:p w14:paraId="7FBCC1C4" w14:textId="77777777" w:rsidR="002662A4" w:rsidRDefault="002662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660F0F7C" w:rsidR="0019283C" w:rsidRPr="0019283C" w:rsidRDefault="002D78DD" w:rsidP="0019283C">
        <w:pPr>
          <w:pStyle w:val="Header"/>
          <w:jc w:val="center"/>
          <w:rPr>
            <w:sz w:val="24"/>
            <w:szCs w:val="24"/>
          </w:rPr>
        </w:pPr>
        <w:r>
          <w:rPr>
            <w:sz w:val="24"/>
            <w:szCs w:val="24"/>
          </w:rPr>
          <w:t>02.02 AIRCRAFT PHASE-OUT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BBB3D1E"/>
    <w:multiLevelType w:val="hybridMultilevel"/>
    <w:tmpl w:val="5D2A77CE"/>
    <w:lvl w:ilvl="0" w:tplc="2000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803E439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24E3F"/>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552A62"/>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6DE95EA1"/>
    <w:multiLevelType w:val="hybridMultilevel"/>
    <w:tmpl w:val="EB3E3D0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1C56470"/>
    <w:multiLevelType w:val="hybridMultilevel"/>
    <w:tmpl w:val="EEC453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3171440">
    <w:abstractNumId w:val="9"/>
  </w:num>
  <w:num w:numId="2" w16cid:durableId="1183275680">
    <w:abstractNumId w:val="2"/>
  </w:num>
  <w:num w:numId="3" w16cid:durableId="1911115362">
    <w:abstractNumId w:val="8"/>
  </w:num>
  <w:num w:numId="4" w16cid:durableId="851528996">
    <w:abstractNumId w:val="5"/>
  </w:num>
  <w:num w:numId="5" w16cid:durableId="1344437272">
    <w:abstractNumId w:val="13"/>
  </w:num>
  <w:num w:numId="6" w16cid:durableId="472602131">
    <w:abstractNumId w:val="10"/>
  </w:num>
  <w:num w:numId="7" w16cid:durableId="319358488">
    <w:abstractNumId w:val="0"/>
  </w:num>
  <w:num w:numId="8" w16cid:durableId="1519393490">
    <w:abstractNumId w:val="6"/>
  </w:num>
  <w:num w:numId="9" w16cid:durableId="811555899">
    <w:abstractNumId w:val="4"/>
  </w:num>
  <w:num w:numId="10" w16cid:durableId="407583029">
    <w:abstractNumId w:val="12"/>
  </w:num>
  <w:num w:numId="11" w16cid:durableId="1701583844">
    <w:abstractNumId w:val="1"/>
  </w:num>
  <w:num w:numId="12" w16cid:durableId="84688019">
    <w:abstractNumId w:val="3"/>
  </w:num>
  <w:num w:numId="13" w16cid:durableId="968126676">
    <w:abstractNumId w:val="11"/>
  </w:num>
  <w:num w:numId="14" w16cid:durableId="566379352">
    <w:abstractNumId w:val="7"/>
  </w:num>
  <w:num w:numId="15" w16cid:durableId="168016217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upont Dimitri">
    <w15:presenceInfo w15:providerId="AD" w15:userId="S::DIDU@swiss-as.com::278962d4-4c5d-4eed-9da0-e96105d68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0B5"/>
    <w:rsid w:val="00001EC2"/>
    <w:rsid w:val="00015583"/>
    <w:rsid w:val="00015710"/>
    <w:rsid w:val="0001632D"/>
    <w:rsid w:val="000212C6"/>
    <w:rsid w:val="00024B60"/>
    <w:rsid w:val="00026B72"/>
    <w:rsid w:val="00030D3F"/>
    <w:rsid w:val="00034813"/>
    <w:rsid w:val="00047080"/>
    <w:rsid w:val="00051398"/>
    <w:rsid w:val="00051E37"/>
    <w:rsid w:val="000524E4"/>
    <w:rsid w:val="00055367"/>
    <w:rsid w:val="000612A2"/>
    <w:rsid w:val="00067BA3"/>
    <w:rsid w:val="00074336"/>
    <w:rsid w:val="000853D2"/>
    <w:rsid w:val="00086360"/>
    <w:rsid w:val="000A0C95"/>
    <w:rsid w:val="000A1C2F"/>
    <w:rsid w:val="000A3EC2"/>
    <w:rsid w:val="000B1BDA"/>
    <w:rsid w:val="000B2B01"/>
    <w:rsid w:val="000B46E9"/>
    <w:rsid w:val="000B55ED"/>
    <w:rsid w:val="000C05DF"/>
    <w:rsid w:val="000C59D1"/>
    <w:rsid w:val="000C6DD1"/>
    <w:rsid w:val="000C7B72"/>
    <w:rsid w:val="000D3FC4"/>
    <w:rsid w:val="000D6090"/>
    <w:rsid w:val="000D6AA8"/>
    <w:rsid w:val="000D6EA0"/>
    <w:rsid w:val="000D74C0"/>
    <w:rsid w:val="000E6350"/>
    <w:rsid w:val="000E6D5C"/>
    <w:rsid w:val="000F0ECC"/>
    <w:rsid w:val="000F14EE"/>
    <w:rsid w:val="000F277C"/>
    <w:rsid w:val="000F3EF0"/>
    <w:rsid w:val="00106583"/>
    <w:rsid w:val="00111AEF"/>
    <w:rsid w:val="00111CA9"/>
    <w:rsid w:val="00111CFC"/>
    <w:rsid w:val="0011663A"/>
    <w:rsid w:val="001205A3"/>
    <w:rsid w:val="00120AF5"/>
    <w:rsid w:val="00123113"/>
    <w:rsid w:val="001240F5"/>
    <w:rsid w:val="00142E6B"/>
    <w:rsid w:val="00150146"/>
    <w:rsid w:val="001520A5"/>
    <w:rsid w:val="001526DA"/>
    <w:rsid w:val="00153CE3"/>
    <w:rsid w:val="001600BA"/>
    <w:rsid w:val="0016044F"/>
    <w:rsid w:val="001660F0"/>
    <w:rsid w:val="00167022"/>
    <w:rsid w:val="00175F56"/>
    <w:rsid w:val="00180A2F"/>
    <w:rsid w:val="001820DB"/>
    <w:rsid w:val="00183FCD"/>
    <w:rsid w:val="00185155"/>
    <w:rsid w:val="001859F9"/>
    <w:rsid w:val="00185FE9"/>
    <w:rsid w:val="0019283C"/>
    <w:rsid w:val="001940D0"/>
    <w:rsid w:val="00196730"/>
    <w:rsid w:val="001977DB"/>
    <w:rsid w:val="001A5AAD"/>
    <w:rsid w:val="001A79BE"/>
    <w:rsid w:val="001B0DF5"/>
    <w:rsid w:val="001C00F0"/>
    <w:rsid w:val="001C38F8"/>
    <w:rsid w:val="001C6777"/>
    <w:rsid w:val="001D0ECD"/>
    <w:rsid w:val="001D212A"/>
    <w:rsid w:val="001E2C95"/>
    <w:rsid w:val="001E5360"/>
    <w:rsid w:val="001F2CB2"/>
    <w:rsid w:val="00200D2F"/>
    <w:rsid w:val="0020147B"/>
    <w:rsid w:val="00203E18"/>
    <w:rsid w:val="00204244"/>
    <w:rsid w:val="00207159"/>
    <w:rsid w:val="00207F34"/>
    <w:rsid w:val="00210336"/>
    <w:rsid w:val="00213827"/>
    <w:rsid w:val="002160D5"/>
    <w:rsid w:val="002166B1"/>
    <w:rsid w:val="00221D6F"/>
    <w:rsid w:val="002227FD"/>
    <w:rsid w:val="00225049"/>
    <w:rsid w:val="00226D2A"/>
    <w:rsid w:val="00227959"/>
    <w:rsid w:val="002347C8"/>
    <w:rsid w:val="00234DED"/>
    <w:rsid w:val="00237674"/>
    <w:rsid w:val="00247BFC"/>
    <w:rsid w:val="00251E4B"/>
    <w:rsid w:val="00252CC2"/>
    <w:rsid w:val="00254360"/>
    <w:rsid w:val="00255D9D"/>
    <w:rsid w:val="002604C9"/>
    <w:rsid w:val="002642FD"/>
    <w:rsid w:val="002653F5"/>
    <w:rsid w:val="002662A4"/>
    <w:rsid w:val="002669D8"/>
    <w:rsid w:val="00267663"/>
    <w:rsid w:val="00267918"/>
    <w:rsid w:val="00276FBF"/>
    <w:rsid w:val="002832B1"/>
    <w:rsid w:val="00294376"/>
    <w:rsid w:val="00297923"/>
    <w:rsid w:val="002A0198"/>
    <w:rsid w:val="002A2B42"/>
    <w:rsid w:val="002A40B8"/>
    <w:rsid w:val="002B0F98"/>
    <w:rsid w:val="002B7AE5"/>
    <w:rsid w:val="002C3D3C"/>
    <w:rsid w:val="002C409A"/>
    <w:rsid w:val="002C4E3B"/>
    <w:rsid w:val="002C5E8C"/>
    <w:rsid w:val="002D3385"/>
    <w:rsid w:val="002D4785"/>
    <w:rsid w:val="002D78DD"/>
    <w:rsid w:val="002F0784"/>
    <w:rsid w:val="002F0B50"/>
    <w:rsid w:val="002F4136"/>
    <w:rsid w:val="00300366"/>
    <w:rsid w:val="003050FB"/>
    <w:rsid w:val="00321605"/>
    <w:rsid w:val="00327B94"/>
    <w:rsid w:val="00334F32"/>
    <w:rsid w:val="00335A15"/>
    <w:rsid w:val="00335F89"/>
    <w:rsid w:val="00337ACD"/>
    <w:rsid w:val="00341B91"/>
    <w:rsid w:val="00345AD1"/>
    <w:rsid w:val="003468F3"/>
    <w:rsid w:val="0034705B"/>
    <w:rsid w:val="003701DD"/>
    <w:rsid w:val="00372445"/>
    <w:rsid w:val="003802C8"/>
    <w:rsid w:val="00380DA1"/>
    <w:rsid w:val="00381AA6"/>
    <w:rsid w:val="0038201B"/>
    <w:rsid w:val="003856A6"/>
    <w:rsid w:val="00385A0F"/>
    <w:rsid w:val="003947A0"/>
    <w:rsid w:val="00395B69"/>
    <w:rsid w:val="003B68B5"/>
    <w:rsid w:val="003C334F"/>
    <w:rsid w:val="003C4580"/>
    <w:rsid w:val="003D2910"/>
    <w:rsid w:val="003D474A"/>
    <w:rsid w:val="003D59A3"/>
    <w:rsid w:val="003D68D5"/>
    <w:rsid w:val="003E3992"/>
    <w:rsid w:val="003E4386"/>
    <w:rsid w:val="003E4A79"/>
    <w:rsid w:val="003E5917"/>
    <w:rsid w:val="003F490D"/>
    <w:rsid w:val="0040423D"/>
    <w:rsid w:val="00404996"/>
    <w:rsid w:val="00406A11"/>
    <w:rsid w:val="00412634"/>
    <w:rsid w:val="00413067"/>
    <w:rsid w:val="00414CFF"/>
    <w:rsid w:val="00417F17"/>
    <w:rsid w:val="00423C76"/>
    <w:rsid w:val="00427E2F"/>
    <w:rsid w:val="00430EA0"/>
    <w:rsid w:val="00442DDC"/>
    <w:rsid w:val="00444F0B"/>
    <w:rsid w:val="0045180C"/>
    <w:rsid w:val="00452745"/>
    <w:rsid w:val="004576C3"/>
    <w:rsid w:val="0047555F"/>
    <w:rsid w:val="004812D0"/>
    <w:rsid w:val="00482B3C"/>
    <w:rsid w:val="00484402"/>
    <w:rsid w:val="0048515F"/>
    <w:rsid w:val="00493E9D"/>
    <w:rsid w:val="00496AA9"/>
    <w:rsid w:val="004A15B4"/>
    <w:rsid w:val="004A1655"/>
    <w:rsid w:val="004A1684"/>
    <w:rsid w:val="004A66A9"/>
    <w:rsid w:val="004B0068"/>
    <w:rsid w:val="004B4027"/>
    <w:rsid w:val="004B41C7"/>
    <w:rsid w:val="004C1A6C"/>
    <w:rsid w:val="004C2B2E"/>
    <w:rsid w:val="004C560F"/>
    <w:rsid w:val="004D4B2D"/>
    <w:rsid w:val="004E0479"/>
    <w:rsid w:val="004E61A3"/>
    <w:rsid w:val="004F0469"/>
    <w:rsid w:val="004F04E5"/>
    <w:rsid w:val="004F37B8"/>
    <w:rsid w:val="004F5E08"/>
    <w:rsid w:val="00501753"/>
    <w:rsid w:val="00512A8E"/>
    <w:rsid w:val="0052032F"/>
    <w:rsid w:val="00520F03"/>
    <w:rsid w:val="00521509"/>
    <w:rsid w:val="00532649"/>
    <w:rsid w:val="0053417A"/>
    <w:rsid w:val="00544121"/>
    <w:rsid w:val="00557EAA"/>
    <w:rsid w:val="00571972"/>
    <w:rsid w:val="00571D14"/>
    <w:rsid w:val="00572A74"/>
    <w:rsid w:val="00574D72"/>
    <w:rsid w:val="005840E1"/>
    <w:rsid w:val="00584611"/>
    <w:rsid w:val="0059526A"/>
    <w:rsid w:val="005B0FC5"/>
    <w:rsid w:val="005B42F3"/>
    <w:rsid w:val="005B7A1C"/>
    <w:rsid w:val="005C014D"/>
    <w:rsid w:val="005E1536"/>
    <w:rsid w:val="005E301B"/>
    <w:rsid w:val="005E4A8F"/>
    <w:rsid w:val="005E787F"/>
    <w:rsid w:val="005F77B6"/>
    <w:rsid w:val="0060387B"/>
    <w:rsid w:val="00610A28"/>
    <w:rsid w:val="00611845"/>
    <w:rsid w:val="00612AC3"/>
    <w:rsid w:val="00616F50"/>
    <w:rsid w:val="0062062C"/>
    <w:rsid w:val="00625D37"/>
    <w:rsid w:val="00634FFA"/>
    <w:rsid w:val="00637D5D"/>
    <w:rsid w:val="006432F6"/>
    <w:rsid w:val="00651D02"/>
    <w:rsid w:val="00651DB0"/>
    <w:rsid w:val="00656C71"/>
    <w:rsid w:val="00664B7F"/>
    <w:rsid w:val="006778A5"/>
    <w:rsid w:val="00683F71"/>
    <w:rsid w:val="0068402A"/>
    <w:rsid w:val="0068616E"/>
    <w:rsid w:val="00687BE7"/>
    <w:rsid w:val="0069011D"/>
    <w:rsid w:val="0069029B"/>
    <w:rsid w:val="00691CD9"/>
    <w:rsid w:val="00693C21"/>
    <w:rsid w:val="006A3AA3"/>
    <w:rsid w:val="006A5133"/>
    <w:rsid w:val="006B479F"/>
    <w:rsid w:val="006C200A"/>
    <w:rsid w:val="006C71B3"/>
    <w:rsid w:val="006C783E"/>
    <w:rsid w:val="006D6E03"/>
    <w:rsid w:val="006D7376"/>
    <w:rsid w:val="006E0410"/>
    <w:rsid w:val="006E07BB"/>
    <w:rsid w:val="006E253E"/>
    <w:rsid w:val="006E66E7"/>
    <w:rsid w:val="006F4C03"/>
    <w:rsid w:val="006F5157"/>
    <w:rsid w:val="006F7783"/>
    <w:rsid w:val="006F7E7F"/>
    <w:rsid w:val="00700014"/>
    <w:rsid w:val="0070132B"/>
    <w:rsid w:val="0071371F"/>
    <w:rsid w:val="007212B3"/>
    <w:rsid w:val="0072440C"/>
    <w:rsid w:val="007257F7"/>
    <w:rsid w:val="00734249"/>
    <w:rsid w:val="00735D53"/>
    <w:rsid w:val="00736E72"/>
    <w:rsid w:val="00737D56"/>
    <w:rsid w:val="00737E29"/>
    <w:rsid w:val="007479B9"/>
    <w:rsid w:val="00761847"/>
    <w:rsid w:val="007622C6"/>
    <w:rsid w:val="00763094"/>
    <w:rsid w:val="007672F9"/>
    <w:rsid w:val="0077320B"/>
    <w:rsid w:val="00773B50"/>
    <w:rsid w:val="007768CF"/>
    <w:rsid w:val="00781E0E"/>
    <w:rsid w:val="00784C3A"/>
    <w:rsid w:val="00786E30"/>
    <w:rsid w:val="007873E9"/>
    <w:rsid w:val="00794DCB"/>
    <w:rsid w:val="00796BA7"/>
    <w:rsid w:val="007A7A4A"/>
    <w:rsid w:val="007A7ADB"/>
    <w:rsid w:val="007B2FC9"/>
    <w:rsid w:val="007B4147"/>
    <w:rsid w:val="007B4AEF"/>
    <w:rsid w:val="007B5E0E"/>
    <w:rsid w:val="007B65F0"/>
    <w:rsid w:val="007C2A51"/>
    <w:rsid w:val="007C4DCC"/>
    <w:rsid w:val="007D2714"/>
    <w:rsid w:val="007D2C0C"/>
    <w:rsid w:val="007E0067"/>
    <w:rsid w:val="007E1FE8"/>
    <w:rsid w:val="007E579E"/>
    <w:rsid w:val="007E7CBA"/>
    <w:rsid w:val="007F020D"/>
    <w:rsid w:val="007F4E6B"/>
    <w:rsid w:val="007F6DB2"/>
    <w:rsid w:val="007F7287"/>
    <w:rsid w:val="00800BFD"/>
    <w:rsid w:val="008019A8"/>
    <w:rsid w:val="00817A74"/>
    <w:rsid w:val="00821F07"/>
    <w:rsid w:val="00822D54"/>
    <w:rsid w:val="00830AA1"/>
    <w:rsid w:val="00833065"/>
    <w:rsid w:val="00836BB0"/>
    <w:rsid w:val="00852B7B"/>
    <w:rsid w:val="00853C7A"/>
    <w:rsid w:val="00854C6B"/>
    <w:rsid w:val="00854F1F"/>
    <w:rsid w:val="00862EC3"/>
    <w:rsid w:val="00865036"/>
    <w:rsid w:val="00866506"/>
    <w:rsid w:val="00866843"/>
    <w:rsid w:val="00870822"/>
    <w:rsid w:val="00873464"/>
    <w:rsid w:val="00873CD8"/>
    <w:rsid w:val="00875F5F"/>
    <w:rsid w:val="0087626E"/>
    <w:rsid w:val="00881569"/>
    <w:rsid w:val="008872F3"/>
    <w:rsid w:val="00887BA5"/>
    <w:rsid w:val="00895399"/>
    <w:rsid w:val="008B25AD"/>
    <w:rsid w:val="008C121B"/>
    <w:rsid w:val="008C41D0"/>
    <w:rsid w:val="008C7C0A"/>
    <w:rsid w:val="008D00AA"/>
    <w:rsid w:val="008D2A0F"/>
    <w:rsid w:val="008D508F"/>
    <w:rsid w:val="008D50C2"/>
    <w:rsid w:val="008D7205"/>
    <w:rsid w:val="008E0C5B"/>
    <w:rsid w:val="008E1C13"/>
    <w:rsid w:val="008E481B"/>
    <w:rsid w:val="008F4ADE"/>
    <w:rsid w:val="0090203A"/>
    <w:rsid w:val="0090615C"/>
    <w:rsid w:val="00911BAA"/>
    <w:rsid w:val="009144B3"/>
    <w:rsid w:val="009218CE"/>
    <w:rsid w:val="009228D4"/>
    <w:rsid w:val="00922A49"/>
    <w:rsid w:val="00922C9B"/>
    <w:rsid w:val="009333CB"/>
    <w:rsid w:val="00943F84"/>
    <w:rsid w:val="009523E5"/>
    <w:rsid w:val="009565EE"/>
    <w:rsid w:val="00956ABF"/>
    <w:rsid w:val="009624C1"/>
    <w:rsid w:val="00965B28"/>
    <w:rsid w:val="0097015C"/>
    <w:rsid w:val="00970950"/>
    <w:rsid w:val="00971E4C"/>
    <w:rsid w:val="00971EDF"/>
    <w:rsid w:val="00977390"/>
    <w:rsid w:val="00980C6C"/>
    <w:rsid w:val="00981686"/>
    <w:rsid w:val="009819B5"/>
    <w:rsid w:val="00982C5C"/>
    <w:rsid w:val="00983647"/>
    <w:rsid w:val="00990B94"/>
    <w:rsid w:val="00990F06"/>
    <w:rsid w:val="00996701"/>
    <w:rsid w:val="00996D23"/>
    <w:rsid w:val="009A283C"/>
    <w:rsid w:val="009A2880"/>
    <w:rsid w:val="009A7693"/>
    <w:rsid w:val="009B5312"/>
    <w:rsid w:val="009B7066"/>
    <w:rsid w:val="009C1D4D"/>
    <w:rsid w:val="009C3C28"/>
    <w:rsid w:val="009C6D43"/>
    <w:rsid w:val="009E117C"/>
    <w:rsid w:val="009E36DB"/>
    <w:rsid w:val="009E5AD0"/>
    <w:rsid w:val="009E6B71"/>
    <w:rsid w:val="009E6C79"/>
    <w:rsid w:val="009E7072"/>
    <w:rsid w:val="009F1CE0"/>
    <w:rsid w:val="009F76AE"/>
    <w:rsid w:val="00A01DA8"/>
    <w:rsid w:val="00A110D9"/>
    <w:rsid w:val="00A1540E"/>
    <w:rsid w:val="00A225F2"/>
    <w:rsid w:val="00A32652"/>
    <w:rsid w:val="00A41564"/>
    <w:rsid w:val="00A44A05"/>
    <w:rsid w:val="00A44F10"/>
    <w:rsid w:val="00A53E26"/>
    <w:rsid w:val="00A60034"/>
    <w:rsid w:val="00A60501"/>
    <w:rsid w:val="00A606B5"/>
    <w:rsid w:val="00A65DD3"/>
    <w:rsid w:val="00A66D62"/>
    <w:rsid w:val="00A71CCA"/>
    <w:rsid w:val="00A75E7E"/>
    <w:rsid w:val="00A77685"/>
    <w:rsid w:val="00A83A42"/>
    <w:rsid w:val="00A8440B"/>
    <w:rsid w:val="00A85E17"/>
    <w:rsid w:val="00A942B8"/>
    <w:rsid w:val="00AB24BC"/>
    <w:rsid w:val="00AB2CAD"/>
    <w:rsid w:val="00AB6253"/>
    <w:rsid w:val="00AC2663"/>
    <w:rsid w:val="00AD109D"/>
    <w:rsid w:val="00AD46FE"/>
    <w:rsid w:val="00AD54BD"/>
    <w:rsid w:val="00AD5D16"/>
    <w:rsid w:val="00AE6851"/>
    <w:rsid w:val="00AF0B56"/>
    <w:rsid w:val="00AF7D73"/>
    <w:rsid w:val="00B024F5"/>
    <w:rsid w:val="00B02E31"/>
    <w:rsid w:val="00B07D98"/>
    <w:rsid w:val="00B206F7"/>
    <w:rsid w:val="00B2653B"/>
    <w:rsid w:val="00B37787"/>
    <w:rsid w:val="00B55263"/>
    <w:rsid w:val="00B64610"/>
    <w:rsid w:val="00B6499F"/>
    <w:rsid w:val="00B6726F"/>
    <w:rsid w:val="00B709BA"/>
    <w:rsid w:val="00B74401"/>
    <w:rsid w:val="00B7481C"/>
    <w:rsid w:val="00B861CC"/>
    <w:rsid w:val="00B87C15"/>
    <w:rsid w:val="00B91182"/>
    <w:rsid w:val="00B97B0A"/>
    <w:rsid w:val="00BA5DEB"/>
    <w:rsid w:val="00BA7497"/>
    <w:rsid w:val="00BA7C6D"/>
    <w:rsid w:val="00BB023B"/>
    <w:rsid w:val="00BB1BBE"/>
    <w:rsid w:val="00BB50C7"/>
    <w:rsid w:val="00BC2915"/>
    <w:rsid w:val="00BC3192"/>
    <w:rsid w:val="00BD4CF1"/>
    <w:rsid w:val="00BD57AD"/>
    <w:rsid w:val="00BD6C84"/>
    <w:rsid w:val="00BD77BB"/>
    <w:rsid w:val="00BE12B4"/>
    <w:rsid w:val="00BE47FB"/>
    <w:rsid w:val="00BE6B62"/>
    <w:rsid w:val="00BF6240"/>
    <w:rsid w:val="00C00E12"/>
    <w:rsid w:val="00C019CA"/>
    <w:rsid w:val="00C06CE1"/>
    <w:rsid w:val="00C06FF6"/>
    <w:rsid w:val="00C115A0"/>
    <w:rsid w:val="00C16AAA"/>
    <w:rsid w:val="00C21C1B"/>
    <w:rsid w:val="00C239E3"/>
    <w:rsid w:val="00C249AC"/>
    <w:rsid w:val="00C24E07"/>
    <w:rsid w:val="00C267EC"/>
    <w:rsid w:val="00C2788C"/>
    <w:rsid w:val="00C3003A"/>
    <w:rsid w:val="00C30BB1"/>
    <w:rsid w:val="00C47537"/>
    <w:rsid w:val="00C54513"/>
    <w:rsid w:val="00C56048"/>
    <w:rsid w:val="00C64650"/>
    <w:rsid w:val="00C64A9D"/>
    <w:rsid w:val="00C64F68"/>
    <w:rsid w:val="00C65C93"/>
    <w:rsid w:val="00C80CAF"/>
    <w:rsid w:val="00C81FEE"/>
    <w:rsid w:val="00C820A2"/>
    <w:rsid w:val="00C836A9"/>
    <w:rsid w:val="00C84084"/>
    <w:rsid w:val="00CA1324"/>
    <w:rsid w:val="00CB22BC"/>
    <w:rsid w:val="00CD0EEE"/>
    <w:rsid w:val="00CD41FF"/>
    <w:rsid w:val="00CE1CF8"/>
    <w:rsid w:val="00CE7128"/>
    <w:rsid w:val="00CE7D1A"/>
    <w:rsid w:val="00CF2BDB"/>
    <w:rsid w:val="00CF72AB"/>
    <w:rsid w:val="00D00160"/>
    <w:rsid w:val="00D06B96"/>
    <w:rsid w:val="00D117D5"/>
    <w:rsid w:val="00D15981"/>
    <w:rsid w:val="00D244E1"/>
    <w:rsid w:val="00D30F20"/>
    <w:rsid w:val="00D36D78"/>
    <w:rsid w:val="00D407C8"/>
    <w:rsid w:val="00D40DED"/>
    <w:rsid w:val="00D42CE7"/>
    <w:rsid w:val="00D4417E"/>
    <w:rsid w:val="00D5663D"/>
    <w:rsid w:val="00D70DD6"/>
    <w:rsid w:val="00D74294"/>
    <w:rsid w:val="00D75972"/>
    <w:rsid w:val="00D836D6"/>
    <w:rsid w:val="00D9381B"/>
    <w:rsid w:val="00D969A9"/>
    <w:rsid w:val="00DA152C"/>
    <w:rsid w:val="00DA23DF"/>
    <w:rsid w:val="00DA75B8"/>
    <w:rsid w:val="00DB6D79"/>
    <w:rsid w:val="00DC3E22"/>
    <w:rsid w:val="00DC4A88"/>
    <w:rsid w:val="00DD0F03"/>
    <w:rsid w:val="00DD2F73"/>
    <w:rsid w:val="00DD4CDE"/>
    <w:rsid w:val="00DE4EFE"/>
    <w:rsid w:val="00DF034B"/>
    <w:rsid w:val="00DF0532"/>
    <w:rsid w:val="00DF6B28"/>
    <w:rsid w:val="00E01287"/>
    <w:rsid w:val="00E050EF"/>
    <w:rsid w:val="00E15374"/>
    <w:rsid w:val="00E163FF"/>
    <w:rsid w:val="00E27EBE"/>
    <w:rsid w:val="00E344DD"/>
    <w:rsid w:val="00E4207A"/>
    <w:rsid w:val="00E5689E"/>
    <w:rsid w:val="00E56D6B"/>
    <w:rsid w:val="00E665F8"/>
    <w:rsid w:val="00E66DE4"/>
    <w:rsid w:val="00E7584F"/>
    <w:rsid w:val="00E929DD"/>
    <w:rsid w:val="00EA6796"/>
    <w:rsid w:val="00EB0447"/>
    <w:rsid w:val="00EB0C22"/>
    <w:rsid w:val="00EC2942"/>
    <w:rsid w:val="00EC2B20"/>
    <w:rsid w:val="00EC38CE"/>
    <w:rsid w:val="00EC39A4"/>
    <w:rsid w:val="00EC6007"/>
    <w:rsid w:val="00ED4C13"/>
    <w:rsid w:val="00EE0040"/>
    <w:rsid w:val="00EE0E7D"/>
    <w:rsid w:val="00EE2988"/>
    <w:rsid w:val="00EF0AF3"/>
    <w:rsid w:val="00EF0C1B"/>
    <w:rsid w:val="00EF45E7"/>
    <w:rsid w:val="00F00955"/>
    <w:rsid w:val="00F00EBE"/>
    <w:rsid w:val="00F02DB9"/>
    <w:rsid w:val="00F069BC"/>
    <w:rsid w:val="00F128B1"/>
    <w:rsid w:val="00F151E6"/>
    <w:rsid w:val="00F206B4"/>
    <w:rsid w:val="00F22709"/>
    <w:rsid w:val="00F252A5"/>
    <w:rsid w:val="00F25ABD"/>
    <w:rsid w:val="00F26026"/>
    <w:rsid w:val="00F30245"/>
    <w:rsid w:val="00F333A6"/>
    <w:rsid w:val="00F37397"/>
    <w:rsid w:val="00F40621"/>
    <w:rsid w:val="00F4166D"/>
    <w:rsid w:val="00F435D5"/>
    <w:rsid w:val="00F45E9B"/>
    <w:rsid w:val="00F55945"/>
    <w:rsid w:val="00F673EB"/>
    <w:rsid w:val="00F67C5B"/>
    <w:rsid w:val="00F735CA"/>
    <w:rsid w:val="00F742A4"/>
    <w:rsid w:val="00F74520"/>
    <w:rsid w:val="00F81DE1"/>
    <w:rsid w:val="00FA08CA"/>
    <w:rsid w:val="00FA7926"/>
    <w:rsid w:val="00FB6B70"/>
    <w:rsid w:val="00FC36BB"/>
    <w:rsid w:val="00FC5D63"/>
    <w:rsid w:val="00FC7EB6"/>
    <w:rsid w:val="00FD2E63"/>
    <w:rsid w:val="00FD389A"/>
    <w:rsid w:val="00FD527B"/>
    <w:rsid w:val="00FD5931"/>
    <w:rsid w:val="00FD5C66"/>
    <w:rsid w:val="00FE0319"/>
    <w:rsid w:val="00FE2679"/>
    <w:rsid w:val="00FE2A2E"/>
    <w:rsid w:val="00FE5A87"/>
    <w:rsid w:val="00FF2D15"/>
    <w:rsid w:val="00FF481D"/>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965B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02787">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6670716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765490069">
      <w:bodyDiv w:val="1"/>
      <w:marLeft w:val="0"/>
      <w:marRight w:val="0"/>
      <w:marTop w:val="0"/>
      <w:marBottom w:val="0"/>
      <w:divBdr>
        <w:top w:val="none" w:sz="0" w:space="0" w:color="auto"/>
        <w:left w:val="none" w:sz="0" w:space="0" w:color="auto"/>
        <w:bottom w:val="none" w:sz="0" w:space="0" w:color="auto"/>
        <w:right w:val="none" w:sz="0" w:space="0" w:color="auto"/>
      </w:divBdr>
    </w:div>
    <w:div w:id="1802073403">
      <w:bodyDiv w:val="1"/>
      <w:marLeft w:val="0"/>
      <w:marRight w:val="0"/>
      <w:marTop w:val="0"/>
      <w:marBottom w:val="0"/>
      <w:divBdr>
        <w:top w:val="none" w:sz="0" w:space="0" w:color="auto"/>
        <w:left w:val="none" w:sz="0" w:space="0" w:color="auto"/>
        <w:bottom w:val="none" w:sz="0" w:space="0" w:color="auto"/>
        <w:right w:val="none" w:sz="0" w:space="0" w:color="auto"/>
      </w:divBdr>
    </w:div>
    <w:div w:id="183325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70D6A"/>
    <w:rsid w:val="000B38D4"/>
    <w:rsid w:val="00154E7C"/>
    <w:rsid w:val="00213998"/>
    <w:rsid w:val="002D3DF6"/>
    <w:rsid w:val="002F0B50"/>
    <w:rsid w:val="00313382"/>
    <w:rsid w:val="003723E4"/>
    <w:rsid w:val="004C5AC3"/>
    <w:rsid w:val="006C0123"/>
    <w:rsid w:val="00733FF7"/>
    <w:rsid w:val="007668B4"/>
    <w:rsid w:val="00870997"/>
    <w:rsid w:val="008A2C3D"/>
    <w:rsid w:val="00963222"/>
    <w:rsid w:val="009E4ACD"/>
    <w:rsid w:val="00A2174D"/>
    <w:rsid w:val="00AB66CF"/>
    <w:rsid w:val="00B35945"/>
    <w:rsid w:val="00BC1221"/>
    <w:rsid w:val="00C72EA7"/>
    <w:rsid w:val="00CB3BC0"/>
    <w:rsid w:val="00D8731E"/>
    <w:rsid w:val="00D9744C"/>
    <w:rsid w:val="00DD2F73"/>
    <w:rsid w:val="00DE2AF3"/>
    <w:rsid w:val="00EA1497"/>
    <w:rsid w:val="00F069BC"/>
    <w:rsid w:val="00FF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5.xml><?xml version="1.0" encoding="utf-8"?>
<ds:datastoreItem xmlns:ds="http://schemas.openxmlformats.org/officeDocument/2006/customXml" ds:itemID="{38F20137-500F-4DA0-BE3D-69F131CADF32}"/>
</file>

<file path=docProps/app.xml><?xml version="1.0" encoding="utf-8"?>
<Properties xmlns="http://schemas.openxmlformats.org/officeDocument/2006/extended-properties" xmlns:vt="http://schemas.openxmlformats.org/officeDocument/2006/docPropsVTypes">
  <Template>Normal.dotm</Template>
  <TotalTime>2661</TotalTime>
  <Pages>12</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6429</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02.02 
AIRCRAFT PHASE-OUT</dc:title>
  <dc:subject>Process Design &amp; AMOS Configuration Document</dc:subject>
  <dc:creator>Julien Methot</dc:creator>
  <cp:keywords/>
  <dc:description/>
  <cp:lastModifiedBy>Vega Romo Angel</cp:lastModifiedBy>
  <cp:revision>347</cp:revision>
  <dcterms:created xsi:type="dcterms:W3CDTF">2024-04-29T10:49:00Z</dcterms:created>
  <dcterms:modified xsi:type="dcterms:W3CDTF">2025-01-17T12:37:00Z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