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5F27B3B4" w:rsidR="001E5360" w:rsidRDefault="007F29C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rPr>
                                      <w:t>0</w:t>
                                    </w:r>
                                    <w:r w:rsidR="002D78DD">
                                      <w:rPr>
                                        <w:caps/>
                                        <w:color w:val="C00000" w:themeColor="accent1"/>
                                        <w:sz w:val="64"/>
                                        <w:szCs w:val="64"/>
                                      </w:rPr>
                                      <w:t>2</w:t>
                                    </w:r>
                                    <w:r w:rsidR="00A41564">
                                      <w:rPr>
                                        <w:caps/>
                                        <w:color w:val="C00000" w:themeColor="accent1"/>
                                        <w:sz w:val="64"/>
                                        <w:szCs w:val="64"/>
                                      </w:rPr>
                                      <w:t>.0</w:t>
                                    </w:r>
                                    <w:r w:rsidR="00B40609">
                                      <w:rPr>
                                        <w:caps/>
                                        <w:color w:val="C00000" w:themeColor="accent1"/>
                                        <w:sz w:val="64"/>
                                        <w:szCs w:val="64"/>
                                      </w:rPr>
                                      <w:t>3</w:t>
                                    </w:r>
                                    <w:r w:rsidR="00BF6240">
                                      <w:rPr>
                                        <w:caps/>
                                        <w:color w:val="C00000" w:themeColor="accent1"/>
                                        <w:sz w:val="64"/>
                                        <w:szCs w:val="64"/>
                                      </w:rPr>
                                      <w:t xml:space="preserve"> </w:t>
                                    </w:r>
                                    <w:r w:rsidR="00BF6240">
                                      <w:rPr>
                                        <w:caps/>
                                        <w:color w:val="C00000" w:themeColor="accent1"/>
                                        <w:sz w:val="64"/>
                                        <w:szCs w:val="64"/>
                                      </w:rPr>
                                      <w:br/>
                                    </w:r>
                                    <w:r w:rsidR="00B40609">
                                      <w:rPr>
                                        <w:caps/>
                                        <w:color w:val="C00000" w:themeColor="accent1"/>
                                        <w:sz w:val="64"/>
                                        <w:szCs w:val="64"/>
                                      </w:rPr>
                                      <w:t>Multi-</w:t>
                                    </w:r>
                                    <w:r w:rsidR="006E30B5">
                                      <w:rPr>
                                        <w:caps/>
                                        <w:color w:val="C00000" w:themeColor="accent1"/>
                                        <w:sz w:val="64"/>
                                        <w:szCs w:val="64"/>
                                      </w:rPr>
                                      <w:t>O</w:t>
                                    </w:r>
                                    <w:r w:rsidR="00B40609">
                                      <w:rPr>
                                        <w:caps/>
                                        <w:color w:val="C00000" w:themeColor="accent1"/>
                                        <w:sz w:val="64"/>
                                        <w:szCs w:val="64"/>
                                      </w:rPr>
                                      <w:t xml:space="preserve">perator A/C </w:t>
                                    </w:r>
                                    <w:r w:rsidR="006E30B5">
                                      <w:rPr>
                                        <w:caps/>
                                        <w:color w:val="C00000" w:themeColor="accent1"/>
                                        <w:sz w:val="64"/>
                                        <w:szCs w:val="64"/>
                                      </w:rPr>
                                      <w:t>T</w:t>
                                    </w:r>
                                    <w:r w:rsidR="00B40609">
                                      <w:rPr>
                                        <w:caps/>
                                        <w:color w:val="C00000" w:themeColor="accent1"/>
                                        <w:sz w:val="64"/>
                                        <w:szCs w:val="64"/>
                                      </w:rPr>
                                      <w:t>ransfer</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5F27B3B4" w:rsidR="001E5360" w:rsidRDefault="007F29C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rPr>
                                <w:t>0</w:t>
                              </w:r>
                              <w:r w:rsidR="002D78DD">
                                <w:rPr>
                                  <w:caps/>
                                  <w:color w:val="C00000" w:themeColor="accent1"/>
                                  <w:sz w:val="64"/>
                                  <w:szCs w:val="64"/>
                                </w:rPr>
                                <w:t>2</w:t>
                              </w:r>
                              <w:r w:rsidR="00A41564">
                                <w:rPr>
                                  <w:caps/>
                                  <w:color w:val="C00000" w:themeColor="accent1"/>
                                  <w:sz w:val="64"/>
                                  <w:szCs w:val="64"/>
                                </w:rPr>
                                <w:t>.0</w:t>
                              </w:r>
                              <w:r w:rsidR="00B40609">
                                <w:rPr>
                                  <w:caps/>
                                  <w:color w:val="C00000" w:themeColor="accent1"/>
                                  <w:sz w:val="64"/>
                                  <w:szCs w:val="64"/>
                                </w:rPr>
                                <w:t>3</w:t>
                              </w:r>
                              <w:r w:rsidR="00BF6240">
                                <w:rPr>
                                  <w:caps/>
                                  <w:color w:val="C00000" w:themeColor="accent1"/>
                                  <w:sz w:val="64"/>
                                  <w:szCs w:val="64"/>
                                </w:rPr>
                                <w:t xml:space="preserve"> </w:t>
                              </w:r>
                              <w:r w:rsidR="00BF6240">
                                <w:rPr>
                                  <w:caps/>
                                  <w:color w:val="C00000" w:themeColor="accent1"/>
                                  <w:sz w:val="64"/>
                                  <w:szCs w:val="64"/>
                                </w:rPr>
                                <w:br/>
                              </w:r>
                              <w:r w:rsidR="00B40609">
                                <w:rPr>
                                  <w:caps/>
                                  <w:color w:val="C00000" w:themeColor="accent1"/>
                                  <w:sz w:val="64"/>
                                  <w:szCs w:val="64"/>
                                </w:rPr>
                                <w:t>Multi-</w:t>
                              </w:r>
                              <w:r w:rsidR="006E30B5">
                                <w:rPr>
                                  <w:caps/>
                                  <w:color w:val="C00000" w:themeColor="accent1"/>
                                  <w:sz w:val="64"/>
                                  <w:szCs w:val="64"/>
                                </w:rPr>
                                <w:t>O</w:t>
                              </w:r>
                              <w:r w:rsidR="00B40609">
                                <w:rPr>
                                  <w:caps/>
                                  <w:color w:val="C00000" w:themeColor="accent1"/>
                                  <w:sz w:val="64"/>
                                  <w:szCs w:val="64"/>
                                </w:rPr>
                                <w:t xml:space="preserve">perator A/C </w:t>
                              </w:r>
                              <w:r w:rsidR="006E30B5">
                                <w:rPr>
                                  <w:caps/>
                                  <w:color w:val="C00000" w:themeColor="accent1"/>
                                  <w:sz w:val="64"/>
                                  <w:szCs w:val="64"/>
                                </w:rPr>
                                <w:t>T</w:t>
                              </w:r>
                              <w:r w:rsidR="00B40609">
                                <w:rPr>
                                  <w:caps/>
                                  <w:color w:val="C00000" w:themeColor="accent1"/>
                                  <w:sz w:val="64"/>
                                  <w:szCs w:val="64"/>
                                </w:rPr>
                                <w:t>ransfer</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D9D486C"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7"/>
                                  <w:gridCol w:w="2467"/>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3564B9" w:rsidRPr="0019283C" w14:paraId="053FCD8E" w14:textId="77777777" w:rsidTr="0019283C">
                                  <w:tc>
                                    <w:tcPr>
                                      <w:tcW w:w="2472" w:type="dxa"/>
                                    </w:tcPr>
                                    <w:p w14:paraId="3BF97986" w14:textId="0F1809B4" w:rsidR="003564B9" w:rsidRDefault="003564B9">
                                      <w:pPr>
                                        <w:rPr>
                                          <w:color w:val="595959" w:themeColor="text1" w:themeTint="A6"/>
                                        </w:rPr>
                                      </w:pPr>
                                      <w:r>
                                        <w:rPr>
                                          <w:color w:val="595959" w:themeColor="text1" w:themeTint="A6"/>
                                        </w:rPr>
                                        <w:t>Dimitri Dupont</w:t>
                                      </w:r>
                                    </w:p>
                                  </w:tc>
                                  <w:tc>
                                    <w:tcPr>
                                      <w:tcW w:w="2472" w:type="dxa"/>
                                    </w:tcPr>
                                    <w:p w14:paraId="6CB7EFBB" w14:textId="180C0A10" w:rsidR="003564B9" w:rsidRDefault="003564B9">
                                      <w:pPr>
                                        <w:rPr>
                                          <w:color w:val="595959" w:themeColor="text1" w:themeTint="A6"/>
                                        </w:rPr>
                                      </w:pPr>
                                      <w:r>
                                        <w:rPr>
                                          <w:color w:val="595959" w:themeColor="text1" w:themeTint="A6"/>
                                        </w:rPr>
                                        <w:t>02.12.2024</w:t>
                                      </w:r>
                                    </w:p>
                                  </w:tc>
                                  <w:tc>
                                    <w:tcPr>
                                      <w:tcW w:w="2473" w:type="dxa"/>
                                    </w:tcPr>
                                    <w:p w14:paraId="6774C1E8" w14:textId="6A41FEFB" w:rsidR="003564B9" w:rsidRDefault="003564B9">
                                      <w:pPr>
                                        <w:rPr>
                                          <w:color w:val="595959" w:themeColor="text1" w:themeTint="A6"/>
                                        </w:rPr>
                                      </w:pPr>
                                      <w:r>
                                        <w:rPr>
                                          <w:color w:val="595959" w:themeColor="text1" w:themeTint="A6"/>
                                        </w:rPr>
                                        <w:t>01</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7"/>
                            <w:gridCol w:w="2467"/>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3564B9" w:rsidRPr="0019283C" w14:paraId="053FCD8E" w14:textId="77777777" w:rsidTr="0019283C">
                            <w:tc>
                              <w:tcPr>
                                <w:tcW w:w="2472" w:type="dxa"/>
                              </w:tcPr>
                              <w:p w14:paraId="3BF97986" w14:textId="0F1809B4" w:rsidR="003564B9" w:rsidRDefault="003564B9">
                                <w:pPr>
                                  <w:rPr>
                                    <w:color w:val="595959" w:themeColor="text1" w:themeTint="A6"/>
                                  </w:rPr>
                                </w:pPr>
                                <w:r>
                                  <w:rPr>
                                    <w:color w:val="595959" w:themeColor="text1" w:themeTint="A6"/>
                                  </w:rPr>
                                  <w:t>Dimitri Dupont</w:t>
                                </w:r>
                              </w:p>
                            </w:tc>
                            <w:tc>
                              <w:tcPr>
                                <w:tcW w:w="2472" w:type="dxa"/>
                              </w:tcPr>
                              <w:p w14:paraId="6CB7EFBB" w14:textId="180C0A10" w:rsidR="003564B9" w:rsidRDefault="003564B9">
                                <w:pPr>
                                  <w:rPr>
                                    <w:color w:val="595959" w:themeColor="text1" w:themeTint="A6"/>
                                  </w:rPr>
                                </w:pPr>
                                <w:r>
                                  <w:rPr>
                                    <w:color w:val="595959" w:themeColor="text1" w:themeTint="A6"/>
                                  </w:rPr>
                                  <w:t>02.12.2024</w:t>
                                </w:r>
                              </w:p>
                            </w:tc>
                            <w:tc>
                              <w:tcPr>
                                <w:tcW w:w="2473" w:type="dxa"/>
                              </w:tcPr>
                              <w:p w14:paraId="6774C1E8" w14:textId="6A41FEFB" w:rsidR="003564B9" w:rsidRDefault="003564B9">
                                <w:pPr>
                                  <w:rPr>
                                    <w:color w:val="595959" w:themeColor="text1" w:themeTint="A6"/>
                                  </w:rPr>
                                </w:pPr>
                                <w:r>
                                  <w:rPr>
                                    <w:color w:val="595959" w:themeColor="text1" w:themeTint="A6"/>
                                  </w:rPr>
                                  <w:t>01</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ECCA6C4" w14:textId="388A86A9" w:rsidR="006D7376"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6423143" w:history="1">
            <w:r w:rsidR="006D7376" w:rsidRPr="00473C77">
              <w:rPr>
                <w:rStyle w:val="Hyperlink"/>
                <w:rFonts w:cstheme="minorHAnsi"/>
                <w:noProof/>
              </w:rPr>
              <w:t>1.</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Overview &amp; Objectives</w:t>
            </w:r>
            <w:r w:rsidR="006D7376">
              <w:rPr>
                <w:noProof/>
                <w:webHidden/>
              </w:rPr>
              <w:tab/>
            </w:r>
            <w:r w:rsidR="006D7376">
              <w:rPr>
                <w:noProof/>
                <w:webHidden/>
              </w:rPr>
              <w:fldChar w:fldCharType="begin"/>
            </w:r>
            <w:r w:rsidR="006D7376">
              <w:rPr>
                <w:noProof/>
                <w:webHidden/>
              </w:rPr>
              <w:instrText xml:space="preserve"> PAGEREF _Toc166423143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4C26773B" w14:textId="0942DF0D" w:rsidR="006D7376" w:rsidRDefault="007F29C2">
          <w:pPr>
            <w:pStyle w:val="TOC1"/>
            <w:rPr>
              <w:rFonts w:eastAsiaTheme="minorEastAsia" w:cstheme="minorBidi"/>
              <w:noProof/>
              <w:kern w:val="2"/>
              <w:szCs w:val="22"/>
              <w14:ligatures w14:val="standardContextual"/>
            </w:rPr>
          </w:pPr>
          <w:hyperlink w:anchor="_Toc166423144" w:history="1">
            <w:r w:rsidR="006D7376" w:rsidRPr="00473C77">
              <w:rPr>
                <w:rStyle w:val="Hyperlink"/>
                <w:rFonts w:cstheme="minorHAnsi"/>
                <w:noProof/>
              </w:rPr>
              <w:t>2.</w:t>
            </w:r>
            <w:r w:rsidR="006D7376">
              <w:rPr>
                <w:rFonts w:eastAsiaTheme="minorEastAsia" w:cstheme="minorBidi"/>
                <w:noProof/>
                <w:kern w:val="2"/>
                <w:szCs w:val="22"/>
                <w14:ligatures w14:val="standardContextual"/>
              </w:rPr>
              <w:tab/>
            </w:r>
            <w:r w:rsidR="006D7376" w:rsidRPr="00473C77">
              <w:rPr>
                <w:rStyle w:val="Hyperlink"/>
                <w:rFonts w:cstheme="minorHAnsi"/>
                <w:noProof/>
              </w:rPr>
              <w:t>Regulatory References</w:t>
            </w:r>
            <w:r w:rsidR="006D7376">
              <w:rPr>
                <w:noProof/>
                <w:webHidden/>
              </w:rPr>
              <w:tab/>
            </w:r>
            <w:r w:rsidR="006D7376">
              <w:rPr>
                <w:noProof/>
                <w:webHidden/>
              </w:rPr>
              <w:fldChar w:fldCharType="begin"/>
            </w:r>
            <w:r w:rsidR="006D7376">
              <w:rPr>
                <w:noProof/>
                <w:webHidden/>
              </w:rPr>
              <w:instrText xml:space="preserve"> PAGEREF _Toc166423144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7AB8FDF4" w14:textId="627C642E" w:rsidR="006D7376" w:rsidRDefault="007F29C2">
          <w:pPr>
            <w:pStyle w:val="TOC1"/>
            <w:rPr>
              <w:rFonts w:eastAsiaTheme="minorEastAsia" w:cstheme="minorBidi"/>
              <w:noProof/>
              <w:kern w:val="2"/>
              <w:szCs w:val="22"/>
              <w14:ligatures w14:val="standardContextual"/>
            </w:rPr>
          </w:pPr>
          <w:hyperlink w:anchor="_Toc166423145" w:history="1">
            <w:r w:rsidR="006D7376" w:rsidRPr="00473C77">
              <w:rPr>
                <w:rStyle w:val="Hyperlink"/>
                <w:rFonts w:cstheme="minorHAnsi"/>
                <w:noProof/>
              </w:rPr>
              <w:t>3.</w:t>
            </w:r>
            <w:r w:rsidR="006D7376">
              <w:rPr>
                <w:rFonts w:eastAsiaTheme="minorEastAsia" w:cstheme="minorBidi"/>
                <w:noProof/>
                <w:kern w:val="2"/>
                <w:szCs w:val="22"/>
                <w14:ligatures w14:val="standardContextual"/>
              </w:rPr>
              <w:tab/>
            </w:r>
            <w:r w:rsidR="006D7376" w:rsidRPr="00473C77">
              <w:rPr>
                <w:rStyle w:val="Hyperlink"/>
                <w:rFonts w:cstheme="minorHAnsi"/>
                <w:noProof/>
              </w:rPr>
              <w:t>Definitions &amp; Glossary</w:t>
            </w:r>
            <w:r w:rsidR="006D7376">
              <w:rPr>
                <w:noProof/>
                <w:webHidden/>
              </w:rPr>
              <w:tab/>
            </w:r>
            <w:r w:rsidR="006D7376">
              <w:rPr>
                <w:noProof/>
                <w:webHidden/>
              </w:rPr>
              <w:fldChar w:fldCharType="begin"/>
            </w:r>
            <w:r w:rsidR="006D7376">
              <w:rPr>
                <w:noProof/>
                <w:webHidden/>
              </w:rPr>
              <w:instrText xml:space="preserve"> PAGEREF _Toc166423145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25F36C95" w14:textId="3F5795E2" w:rsidR="006D7376" w:rsidRDefault="007F29C2">
          <w:pPr>
            <w:pStyle w:val="TOC1"/>
            <w:rPr>
              <w:rFonts w:eastAsiaTheme="minorEastAsia" w:cstheme="minorBidi"/>
              <w:noProof/>
              <w:kern w:val="2"/>
              <w:szCs w:val="22"/>
              <w14:ligatures w14:val="standardContextual"/>
            </w:rPr>
          </w:pPr>
          <w:hyperlink w:anchor="_Toc166423146" w:history="1">
            <w:r w:rsidR="006D7376" w:rsidRPr="00473C77">
              <w:rPr>
                <w:rStyle w:val="Hyperlink"/>
                <w:rFonts w:cstheme="minorHAnsi"/>
                <w:noProof/>
              </w:rPr>
              <w:t>4.</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Tasks</w:t>
            </w:r>
            <w:r w:rsidR="006D7376">
              <w:rPr>
                <w:noProof/>
                <w:webHidden/>
              </w:rPr>
              <w:tab/>
            </w:r>
            <w:r w:rsidR="006D7376">
              <w:rPr>
                <w:noProof/>
                <w:webHidden/>
              </w:rPr>
              <w:fldChar w:fldCharType="begin"/>
            </w:r>
            <w:r w:rsidR="006D7376">
              <w:rPr>
                <w:noProof/>
                <w:webHidden/>
              </w:rPr>
              <w:instrText xml:space="preserve"> PAGEREF _Toc166423146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06995C2F" w14:textId="3358A672" w:rsidR="006D7376" w:rsidRDefault="007F29C2">
          <w:pPr>
            <w:pStyle w:val="TOC1"/>
            <w:rPr>
              <w:rFonts w:eastAsiaTheme="minorEastAsia" w:cstheme="minorBidi"/>
              <w:noProof/>
              <w:kern w:val="2"/>
              <w:szCs w:val="22"/>
              <w14:ligatures w14:val="standardContextual"/>
            </w:rPr>
          </w:pPr>
          <w:hyperlink w:anchor="_Toc166423147" w:history="1">
            <w:r w:rsidR="006D7376" w:rsidRPr="00473C77">
              <w:rPr>
                <w:rStyle w:val="Hyperlink"/>
                <w:rFonts w:cstheme="minorHAnsi"/>
                <w:noProof/>
              </w:rPr>
              <w:t>5.</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Dependencies</w:t>
            </w:r>
            <w:r w:rsidR="006D7376">
              <w:rPr>
                <w:noProof/>
                <w:webHidden/>
              </w:rPr>
              <w:tab/>
            </w:r>
            <w:r w:rsidR="006D7376">
              <w:rPr>
                <w:noProof/>
                <w:webHidden/>
              </w:rPr>
              <w:fldChar w:fldCharType="begin"/>
            </w:r>
            <w:r w:rsidR="006D7376">
              <w:rPr>
                <w:noProof/>
                <w:webHidden/>
              </w:rPr>
              <w:instrText xml:space="preserve"> PAGEREF _Toc166423147 \h </w:instrText>
            </w:r>
            <w:r w:rsidR="006D7376">
              <w:rPr>
                <w:noProof/>
                <w:webHidden/>
              </w:rPr>
            </w:r>
            <w:r w:rsidR="006D7376">
              <w:rPr>
                <w:noProof/>
                <w:webHidden/>
              </w:rPr>
              <w:fldChar w:fldCharType="separate"/>
            </w:r>
            <w:r w:rsidR="006D7376">
              <w:rPr>
                <w:noProof/>
                <w:webHidden/>
              </w:rPr>
              <w:t>4</w:t>
            </w:r>
            <w:r w:rsidR="006D7376">
              <w:rPr>
                <w:noProof/>
                <w:webHidden/>
              </w:rPr>
              <w:fldChar w:fldCharType="end"/>
            </w:r>
          </w:hyperlink>
        </w:p>
        <w:p w14:paraId="44723890" w14:textId="0D4711CF" w:rsidR="006D7376" w:rsidRDefault="007F29C2">
          <w:pPr>
            <w:pStyle w:val="TOC1"/>
            <w:rPr>
              <w:rFonts w:eastAsiaTheme="minorEastAsia" w:cstheme="minorBidi"/>
              <w:noProof/>
              <w:kern w:val="2"/>
              <w:szCs w:val="22"/>
              <w14:ligatures w14:val="standardContextual"/>
            </w:rPr>
          </w:pPr>
          <w:hyperlink w:anchor="_Toc166423148" w:history="1">
            <w:r w:rsidR="006D7376" w:rsidRPr="00473C77">
              <w:rPr>
                <w:rStyle w:val="Hyperlink"/>
                <w:rFonts w:cstheme="minorHAnsi"/>
                <w:noProof/>
              </w:rPr>
              <w:t>6.</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Flow</w:t>
            </w:r>
            <w:r w:rsidR="006D7376">
              <w:rPr>
                <w:noProof/>
                <w:webHidden/>
              </w:rPr>
              <w:tab/>
            </w:r>
            <w:r w:rsidR="006D7376">
              <w:rPr>
                <w:noProof/>
                <w:webHidden/>
              </w:rPr>
              <w:fldChar w:fldCharType="begin"/>
            </w:r>
            <w:r w:rsidR="006D7376">
              <w:rPr>
                <w:noProof/>
                <w:webHidden/>
              </w:rPr>
              <w:instrText xml:space="preserve"> PAGEREF _Toc166423148 \h </w:instrText>
            </w:r>
            <w:r w:rsidR="006D7376">
              <w:rPr>
                <w:noProof/>
                <w:webHidden/>
              </w:rPr>
            </w:r>
            <w:r w:rsidR="006D7376">
              <w:rPr>
                <w:noProof/>
                <w:webHidden/>
              </w:rPr>
              <w:fldChar w:fldCharType="separate"/>
            </w:r>
            <w:r w:rsidR="006D7376">
              <w:rPr>
                <w:noProof/>
                <w:webHidden/>
              </w:rPr>
              <w:t>5</w:t>
            </w:r>
            <w:r w:rsidR="006D7376">
              <w:rPr>
                <w:noProof/>
                <w:webHidden/>
              </w:rPr>
              <w:fldChar w:fldCharType="end"/>
            </w:r>
          </w:hyperlink>
        </w:p>
        <w:p w14:paraId="6CF0BCB5" w14:textId="2C01807F" w:rsidR="006D7376" w:rsidRDefault="007F29C2">
          <w:pPr>
            <w:pStyle w:val="TOC1"/>
            <w:rPr>
              <w:rFonts w:eastAsiaTheme="minorEastAsia" w:cstheme="minorBidi"/>
              <w:noProof/>
              <w:kern w:val="2"/>
              <w:szCs w:val="22"/>
              <w14:ligatures w14:val="standardContextual"/>
            </w:rPr>
          </w:pPr>
          <w:hyperlink w:anchor="_Toc166423149" w:history="1">
            <w:r w:rsidR="006D7376" w:rsidRPr="00473C77">
              <w:rPr>
                <w:rStyle w:val="Hyperlink"/>
                <w:rFonts w:cstheme="minorHAnsi"/>
                <w:noProof/>
              </w:rPr>
              <w:t>7.</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Design Questions</w:t>
            </w:r>
            <w:r w:rsidR="006D7376">
              <w:rPr>
                <w:noProof/>
                <w:webHidden/>
              </w:rPr>
              <w:tab/>
            </w:r>
            <w:r w:rsidR="006D7376">
              <w:rPr>
                <w:noProof/>
                <w:webHidden/>
              </w:rPr>
              <w:fldChar w:fldCharType="begin"/>
            </w:r>
            <w:r w:rsidR="006D7376">
              <w:rPr>
                <w:noProof/>
                <w:webHidden/>
              </w:rPr>
              <w:instrText xml:space="preserve"> PAGEREF _Toc166423149 \h </w:instrText>
            </w:r>
            <w:r w:rsidR="006D7376">
              <w:rPr>
                <w:noProof/>
                <w:webHidden/>
              </w:rPr>
            </w:r>
            <w:r w:rsidR="006D7376">
              <w:rPr>
                <w:noProof/>
                <w:webHidden/>
              </w:rPr>
              <w:fldChar w:fldCharType="separate"/>
            </w:r>
            <w:r w:rsidR="006D7376">
              <w:rPr>
                <w:noProof/>
                <w:webHidden/>
              </w:rPr>
              <w:t>7</w:t>
            </w:r>
            <w:r w:rsidR="006D7376">
              <w:rPr>
                <w:noProof/>
                <w:webHidden/>
              </w:rPr>
              <w:fldChar w:fldCharType="end"/>
            </w:r>
          </w:hyperlink>
        </w:p>
        <w:p w14:paraId="6A846822" w14:textId="0A818D6B" w:rsidR="006D7376" w:rsidRDefault="007F29C2">
          <w:pPr>
            <w:pStyle w:val="TOC1"/>
            <w:rPr>
              <w:rFonts w:eastAsiaTheme="minorEastAsia" w:cstheme="minorBidi"/>
              <w:noProof/>
              <w:kern w:val="2"/>
              <w:szCs w:val="22"/>
              <w14:ligatures w14:val="standardContextual"/>
            </w:rPr>
          </w:pPr>
          <w:hyperlink w:anchor="_Toc166423150" w:history="1">
            <w:r w:rsidR="006D7376" w:rsidRPr="00473C77">
              <w:rPr>
                <w:rStyle w:val="Hyperlink"/>
                <w:rFonts w:cstheme="minorHAnsi"/>
                <w:noProof/>
              </w:rPr>
              <w:t>8.</w:t>
            </w:r>
            <w:r w:rsidR="006D7376">
              <w:rPr>
                <w:rFonts w:eastAsiaTheme="minorEastAsia" w:cstheme="minorBidi"/>
                <w:noProof/>
                <w:kern w:val="2"/>
                <w:szCs w:val="22"/>
                <w14:ligatures w14:val="standardContextual"/>
              </w:rPr>
              <w:tab/>
            </w:r>
            <w:r w:rsidR="006D7376" w:rsidRPr="00473C77">
              <w:rPr>
                <w:rStyle w:val="Hyperlink"/>
                <w:rFonts w:cstheme="minorHAnsi"/>
                <w:noProof/>
              </w:rPr>
              <w:t>Data Source Mapping</w:t>
            </w:r>
            <w:r w:rsidR="006D7376">
              <w:rPr>
                <w:noProof/>
                <w:webHidden/>
              </w:rPr>
              <w:tab/>
            </w:r>
            <w:r w:rsidR="006D7376">
              <w:rPr>
                <w:noProof/>
                <w:webHidden/>
              </w:rPr>
              <w:fldChar w:fldCharType="begin"/>
            </w:r>
            <w:r w:rsidR="006D7376">
              <w:rPr>
                <w:noProof/>
                <w:webHidden/>
              </w:rPr>
              <w:instrText xml:space="preserve"> PAGEREF _Toc166423150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14:paraId="749BCE45" w14:textId="727D6E09" w:rsidR="006D7376" w:rsidRDefault="007F29C2">
          <w:pPr>
            <w:pStyle w:val="TOC1"/>
            <w:rPr>
              <w:rFonts w:eastAsiaTheme="minorEastAsia" w:cstheme="minorBidi"/>
              <w:noProof/>
              <w:kern w:val="2"/>
              <w:szCs w:val="22"/>
              <w14:ligatures w14:val="standardContextual"/>
            </w:rPr>
          </w:pPr>
          <w:hyperlink w:anchor="_Toc166423151" w:history="1">
            <w:r w:rsidR="006D7376" w:rsidRPr="00473C77">
              <w:rPr>
                <w:rStyle w:val="Hyperlink"/>
                <w:rFonts w:cstheme="minorHAnsi"/>
                <w:noProof/>
              </w:rPr>
              <w:t>9.</w:t>
            </w:r>
            <w:r w:rsidR="006D7376">
              <w:rPr>
                <w:rFonts w:eastAsiaTheme="minorEastAsia" w:cstheme="minorBidi"/>
                <w:noProof/>
                <w:kern w:val="2"/>
                <w:szCs w:val="22"/>
                <w14:ligatures w14:val="standardContextual"/>
              </w:rPr>
              <w:tab/>
            </w:r>
            <w:r w:rsidR="006D7376" w:rsidRPr="00473C77">
              <w:rPr>
                <w:rStyle w:val="Hyperlink"/>
                <w:rFonts w:cstheme="minorHAnsi"/>
                <w:noProof/>
              </w:rPr>
              <w:t>Other Software Used</w:t>
            </w:r>
            <w:r w:rsidR="006D7376">
              <w:rPr>
                <w:noProof/>
                <w:webHidden/>
              </w:rPr>
              <w:tab/>
            </w:r>
            <w:r w:rsidR="006D7376">
              <w:rPr>
                <w:noProof/>
                <w:webHidden/>
              </w:rPr>
              <w:fldChar w:fldCharType="begin"/>
            </w:r>
            <w:r w:rsidR="006D7376">
              <w:rPr>
                <w:noProof/>
                <w:webHidden/>
              </w:rPr>
              <w:instrText xml:space="preserve"> PAGEREF _Toc166423151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14:paraId="184518D1" w14:textId="7027D0F8" w:rsidR="006D7376" w:rsidRDefault="007F29C2">
          <w:pPr>
            <w:pStyle w:val="TOC1"/>
            <w:rPr>
              <w:rFonts w:eastAsiaTheme="minorEastAsia" w:cstheme="minorBidi"/>
              <w:noProof/>
              <w:kern w:val="2"/>
              <w:szCs w:val="22"/>
              <w14:ligatures w14:val="standardContextual"/>
            </w:rPr>
          </w:pPr>
          <w:hyperlink w:anchor="_Toc166423152" w:history="1">
            <w:r w:rsidR="006D7376" w:rsidRPr="00473C77">
              <w:rPr>
                <w:rStyle w:val="Hyperlink"/>
                <w:rFonts w:cstheme="minorHAnsi"/>
                <w:noProof/>
              </w:rPr>
              <w:t>10.</w:t>
            </w:r>
            <w:r w:rsidR="006D7376">
              <w:rPr>
                <w:rFonts w:eastAsiaTheme="minorEastAsia" w:cstheme="minorBidi"/>
                <w:noProof/>
                <w:kern w:val="2"/>
                <w:szCs w:val="22"/>
                <w14:ligatures w14:val="standardContextual"/>
              </w:rPr>
              <w:tab/>
            </w:r>
            <w:r w:rsidR="006D7376" w:rsidRPr="00473C77">
              <w:rPr>
                <w:rStyle w:val="Hyperlink"/>
                <w:rFonts w:cstheme="minorHAnsi"/>
                <w:noProof/>
              </w:rPr>
              <w:t>AMOS Configuration</w:t>
            </w:r>
            <w:r w:rsidR="006D7376">
              <w:rPr>
                <w:noProof/>
                <w:webHidden/>
              </w:rPr>
              <w:tab/>
            </w:r>
            <w:r w:rsidR="006D7376">
              <w:rPr>
                <w:noProof/>
                <w:webHidden/>
              </w:rPr>
              <w:fldChar w:fldCharType="begin"/>
            </w:r>
            <w:r w:rsidR="006D7376">
              <w:rPr>
                <w:noProof/>
                <w:webHidden/>
              </w:rPr>
              <w:instrText xml:space="preserve"> PAGEREF _Toc166423152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2DD5C532" w14:textId="38C7B032" w:rsidR="006D7376" w:rsidRDefault="007F29C2">
          <w:pPr>
            <w:pStyle w:val="TOC1"/>
            <w:rPr>
              <w:rFonts w:eastAsiaTheme="minorEastAsia" w:cstheme="minorBidi"/>
              <w:noProof/>
              <w:kern w:val="2"/>
              <w:szCs w:val="22"/>
              <w14:ligatures w14:val="standardContextual"/>
            </w:rPr>
          </w:pPr>
          <w:hyperlink w:anchor="_Toc166423153" w:history="1">
            <w:r w:rsidR="006D7376" w:rsidRPr="00473C77">
              <w:rPr>
                <w:rStyle w:val="Hyperlink"/>
                <w:rFonts w:cstheme="minorHAnsi"/>
                <w:noProof/>
              </w:rPr>
              <w:t>a.</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specific configuration programmes</w:t>
            </w:r>
            <w:r w:rsidR="006D7376">
              <w:rPr>
                <w:noProof/>
                <w:webHidden/>
              </w:rPr>
              <w:tab/>
            </w:r>
            <w:r w:rsidR="006D7376">
              <w:rPr>
                <w:noProof/>
                <w:webHidden/>
              </w:rPr>
              <w:fldChar w:fldCharType="begin"/>
            </w:r>
            <w:r w:rsidR="006D7376">
              <w:rPr>
                <w:noProof/>
                <w:webHidden/>
              </w:rPr>
              <w:instrText xml:space="preserve"> PAGEREF _Toc166423153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7CFADCA3" w14:textId="2EB42686" w:rsidR="006D7376" w:rsidRDefault="007F29C2">
          <w:pPr>
            <w:pStyle w:val="TOC1"/>
            <w:rPr>
              <w:rFonts w:eastAsiaTheme="minorEastAsia" w:cstheme="minorBidi"/>
              <w:noProof/>
              <w:kern w:val="2"/>
              <w:szCs w:val="22"/>
              <w14:ligatures w14:val="standardContextual"/>
            </w:rPr>
          </w:pPr>
          <w:hyperlink w:anchor="_Toc166423154" w:history="1">
            <w:r w:rsidR="006D7376" w:rsidRPr="00473C77">
              <w:rPr>
                <w:rStyle w:val="Hyperlink"/>
                <w:rFonts w:cstheme="minorHAnsi"/>
                <w:noProof/>
              </w:rPr>
              <w:t>b.</w:t>
            </w:r>
            <w:r w:rsidR="006D7376">
              <w:rPr>
                <w:rFonts w:eastAsiaTheme="minorEastAsia" w:cstheme="minorBidi"/>
                <w:noProof/>
                <w:kern w:val="2"/>
                <w:szCs w:val="22"/>
                <w14:ligatures w14:val="standardContextual"/>
              </w:rPr>
              <w:tab/>
            </w:r>
            <w:r w:rsidR="006D7376" w:rsidRPr="00473C77">
              <w:rPr>
                <w:rStyle w:val="Hyperlink"/>
                <w:rFonts w:cstheme="minorHAnsi"/>
                <w:noProof/>
              </w:rPr>
              <w:t>Basic Data</w:t>
            </w:r>
            <w:r w:rsidR="006D7376">
              <w:rPr>
                <w:noProof/>
                <w:webHidden/>
              </w:rPr>
              <w:tab/>
            </w:r>
            <w:r w:rsidR="006D7376">
              <w:rPr>
                <w:noProof/>
                <w:webHidden/>
              </w:rPr>
              <w:fldChar w:fldCharType="begin"/>
            </w:r>
            <w:r w:rsidR="006D7376">
              <w:rPr>
                <w:noProof/>
                <w:webHidden/>
              </w:rPr>
              <w:instrText xml:space="preserve"> PAGEREF _Toc166423154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3EEF5260" w14:textId="68FAA09E" w:rsidR="006D7376" w:rsidRDefault="007F29C2">
          <w:pPr>
            <w:pStyle w:val="TOC1"/>
            <w:rPr>
              <w:rFonts w:eastAsiaTheme="minorEastAsia" w:cstheme="minorBidi"/>
              <w:noProof/>
              <w:kern w:val="2"/>
              <w:szCs w:val="22"/>
              <w14:ligatures w14:val="standardContextual"/>
            </w:rPr>
          </w:pPr>
          <w:hyperlink w:anchor="_Toc166423155" w:history="1">
            <w:r w:rsidR="006D7376" w:rsidRPr="00473C77">
              <w:rPr>
                <w:rStyle w:val="Hyperlink"/>
                <w:rFonts w:cstheme="minorHAnsi"/>
                <w:noProof/>
              </w:rPr>
              <w:t>c.</w:t>
            </w:r>
            <w:r w:rsidR="006D7376">
              <w:rPr>
                <w:rFonts w:eastAsiaTheme="minorEastAsia" w:cstheme="minorBidi"/>
                <w:noProof/>
                <w:kern w:val="2"/>
                <w:szCs w:val="22"/>
                <w14:ligatures w14:val="standardContextual"/>
              </w:rPr>
              <w:tab/>
            </w:r>
            <w:r w:rsidR="006D7376" w:rsidRPr="00473C77">
              <w:rPr>
                <w:rStyle w:val="Hyperlink"/>
                <w:rFonts w:cstheme="minorHAnsi"/>
                <w:noProof/>
              </w:rPr>
              <w:t>Parameters</w:t>
            </w:r>
            <w:r w:rsidR="006D7376">
              <w:rPr>
                <w:noProof/>
                <w:webHidden/>
              </w:rPr>
              <w:tab/>
            </w:r>
            <w:r w:rsidR="006D7376">
              <w:rPr>
                <w:noProof/>
                <w:webHidden/>
              </w:rPr>
              <w:fldChar w:fldCharType="begin"/>
            </w:r>
            <w:r w:rsidR="006D7376">
              <w:rPr>
                <w:noProof/>
                <w:webHidden/>
              </w:rPr>
              <w:instrText xml:space="preserve"> PAGEREF _Toc166423155 \h </w:instrText>
            </w:r>
            <w:r w:rsidR="006D7376">
              <w:rPr>
                <w:noProof/>
                <w:webHidden/>
              </w:rPr>
            </w:r>
            <w:r w:rsidR="006D7376">
              <w:rPr>
                <w:noProof/>
                <w:webHidden/>
              </w:rPr>
              <w:fldChar w:fldCharType="separate"/>
            </w:r>
            <w:r w:rsidR="006D7376">
              <w:rPr>
                <w:noProof/>
                <w:webHidden/>
              </w:rPr>
              <w:t>13</w:t>
            </w:r>
            <w:r w:rsidR="006D7376">
              <w:rPr>
                <w:noProof/>
                <w:webHidden/>
              </w:rPr>
              <w:fldChar w:fldCharType="end"/>
            </w:r>
          </w:hyperlink>
        </w:p>
        <w:p w14:paraId="7E37FBC5" w14:textId="7A6A775D" w:rsidR="006D7376" w:rsidRDefault="007F29C2">
          <w:pPr>
            <w:pStyle w:val="TOC1"/>
            <w:rPr>
              <w:rFonts w:eastAsiaTheme="minorEastAsia" w:cstheme="minorBidi"/>
              <w:noProof/>
              <w:kern w:val="2"/>
              <w:szCs w:val="22"/>
              <w14:ligatures w14:val="standardContextual"/>
            </w:rPr>
          </w:pPr>
          <w:hyperlink w:anchor="_Toc166423156" w:history="1">
            <w:r w:rsidR="006D7376" w:rsidRPr="00473C77">
              <w:rPr>
                <w:rStyle w:val="Hyperlink"/>
                <w:rFonts w:cstheme="minorHAnsi"/>
                <w:noProof/>
              </w:rPr>
              <w:t>d.</w:t>
            </w:r>
            <w:r w:rsidR="006D7376">
              <w:rPr>
                <w:rFonts w:eastAsiaTheme="minorEastAsia" w:cstheme="minorBidi"/>
                <w:noProof/>
                <w:kern w:val="2"/>
                <w:szCs w:val="22"/>
                <w14:ligatures w14:val="standardContextual"/>
              </w:rPr>
              <w:tab/>
            </w:r>
            <w:r w:rsidR="006D7376" w:rsidRPr="00473C77">
              <w:rPr>
                <w:rStyle w:val="Hyperlink"/>
                <w:rFonts w:cstheme="minorHAnsi"/>
                <w:noProof/>
              </w:rPr>
              <w:t>Workflows</w:t>
            </w:r>
            <w:r w:rsidR="006D7376">
              <w:rPr>
                <w:noProof/>
                <w:webHidden/>
              </w:rPr>
              <w:tab/>
            </w:r>
            <w:r w:rsidR="006D7376">
              <w:rPr>
                <w:noProof/>
                <w:webHidden/>
              </w:rPr>
              <w:fldChar w:fldCharType="begin"/>
            </w:r>
            <w:r w:rsidR="006D7376">
              <w:rPr>
                <w:noProof/>
                <w:webHidden/>
              </w:rPr>
              <w:instrText xml:space="preserve"> PAGEREF _Toc166423156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14:paraId="44C2BF09" w14:textId="0ECDCE2D" w:rsidR="006D7376" w:rsidRDefault="007F29C2">
          <w:pPr>
            <w:pStyle w:val="TOC1"/>
            <w:rPr>
              <w:rFonts w:eastAsiaTheme="minorEastAsia" w:cstheme="minorBidi"/>
              <w:noProof/>
              <w:kern w:val="2"/>
              <w:szCs w:val="22"/>
              <w14:ligatures w14:val="standardContextual"/>
            </w:rPr>
          </w:pPr>
          <w:hyperlink w:anchor="_Toc166423157" w:history="1">
            <w:r w:rsidR="006D7376" w:rsidRPr="00473C77">
              <w:rPr>
                <w:rStyle w:val="Hyperlink"/>
                <w:rFonts w:cstheme="minorHAnsi"/>
                <w:noProof/>
              </w:rPr>
              <w:t>e.</w:t>
            </w:r>
            <w:r w:rsidR="006D7376">
              <w:rPr>
                <w:rFonts w:eastAsiaTheme="minorEastAsia" w:cstheme="minorBidi"/>
                <w:noProof/>
                <w:kern w:val="2"/>
                <w:szCs w:val="22"/>
                <w14:ligatures w14:val="standardContextual"/>
              </w:rPr>
              <w:tab/>
            </w:r>
            <w:r w:rsidR="006D7376" w:rsidRPr="00473C77">
              <w:rPr>
                <w:rStyle w:val="Hyperlink"/>
                <w:rFonts w:cstheme="minorHAnsi"/>
                <w:noProof/>
              </w:rPr>
              <w:t>Scheduled Tasks</w:t>
            </w:r>
            <w:r w:rsidR="006D7376">
              <w:rPr>
                <w:noProof/>
                <w:webHidden/>
              </w:rPr>
              <w:tab/>
            </w:r>
            <w:r w:rsidR="006D7376">
              <w:rPr>
                <w:noProof/>
                <w:webHidden/>
              </w:rPr>
              <w:fldChar w:fldCharType="begin"/>
            </w:r>
            <w:r w:rsidR="006D7376">
              <w:rPr>
                <w:noProof/>
                <w:webHidden/>
              </w:rPr>
              <w:instrText xml:space="preserve"> PAGEREF _Toc166423157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14:paraId="7E278984" w14:textId="43B81EEC" w:rsidR="006D7376" w:rsidRDefault="007F29C2">
          <w:pPr>
            <w:pStyle w:val="TOC1"/>
            <w:rPr>
              <w:rFonts w:eastAsiaTheme="minorEastAsia" w:cstheme="minorBidi"/>
              <w:noProof/>
              <w:kern w:val="2"/>
              <w:szCs w:val="22"/>
              <w14:ligatures w14:val="standardContextual"/>
            </w:rPr>
          </w:pPr>
          <w:hyperlink w:anchor="_Toc166423158" w:history="1">
            <w:r w:rsidR="006D7376" w:rsidRPr="00473C77">
              <w:rPr>
                <w:rStyle w:val="Hyperlink"/>
                <w:rFonts w:cstheme="minorHAnsi"/>
                <w:noProof/>
              </w:rPr>
              <w:t>f.</w:t>
            </w:r>
            <w:r w:rsidR="006D7376">
              <w:rPr>
                <w:rFonts w:eastAsiaTheme="minorEastAsia" w:cstheme="minorBidi"/>
                <w:noProof/>
                <w:kern w:val="2"/>
                <w:szCs w:val="22"/>
                <w14:ligatures w14:val="standardContextual"/>
              </w:rPr>
              <w:tab/>
            </w:r>
            <w:r w:rsidR="006D7376" w:rsidRPr="00473C77">
              <w:rPr>
                <w:rStyle w:val="Hyperlink"/>
                <w:rFonts w:cstheme="minorHAnsi"/>
                <w:noProof/>
              </w:rPr>
              <w:t>API’s &amp; Interfaces</w:t>
            </w:r>
            <w:r w:rsidR="006D7376">
              <w:rPr>
                <w:noProof/>
                <w:webHidden/>
              </w:rPr>
              <w:tab/>
            </w:r>
            <w:r w:rsidR="006D7376">
              <w:rPr>
                <w:noProof/>
                <w:webHidden/>
              </w:rPr>
              <w:fldChar w:fldCharType="begin"/>
            </w:r>
            <w:r w:rsidR="006D7376">
              <w:rPr>
                <w:noProof/>
                <w:webHidden/>
              </w:rPr>
              <w:instrText xml:space="preserve"> PAGEREF _Toc166423158 \h </w:instrText>
            </w:r>
            <w:r w:rsidR="006D7376">
              <w:rPr>
                <w:noProof/>
                <w:webHidden/>
              </w:rPr>
            </w:r>
            <w:r w:rsidR="006D7376">
              <w:rPr>
                <w:noProof/>
                <w:webHidden/>
              </w:rPr>
              <w:fldChar w:fldCharType="separate"/>
            </w:r>
            <w:r w:rsidR="006D7376">
              <w:rPr>
                <w:noProof/>
                <w:webHidden/>
              </w:rPr>
              <w:t>16</w:t>
            </w:r>
            <w:r w:rsidR="006D7376">
              <w:rPr>
                <w:noProof/>
                <w:webHidden/>
              </w:rPr>
              <w:fldChar w:fldCharType="end"/>
            </w:r>
          </w:hyperlink>
        </w:p>
        <w:p w14:paraId="4DD39792" w14:textId="38FD671D" w:rsidR="006D7376" w:rsidRDefault="007F29C2">
          <w:pPr>
            <w:pStyle w:val="TOC1"/>
            <w:rPr>
              <w:rFonts w:eastAsiaTheme="minorEastAsia" w:cstheme="minorBidi"/>
              <w:noProof/>
              <w:kern w:val="2"/>
              <w:szCs w:val="22"/>
              <w14:ligatures w14:val="standardContextual"/>
            </w:rPr>
          </w:pPr>
          <w:hyperlink w:anchor="_Toc166423159" w:history="1">
            <w:r w:rsidR="006D7376" w:rsidRPr="00473C77">
              <w:rPr>
                <w:rStyle w:val="Hyperlink"/>
                <w:rFonts w:cstheme="minorHAnsi"/>
                <w:noProof/>
              </w:rPr>
              <w:t>11.</w:t>
            </w:r>
            <w:r w:rsidR="006D7376">
              <w:rPr>
                <w:rFonts w:eastAsiaTheme="minorEastAsia" w:cstheme="minorBidi"/>
                <w:noProof/>
                <w:kern w:val="2"/>
                <w:szCs w:val="22"/>
                <w14:ligatures w14:val="standardContextual"/>
              </w:rPr>
              <w:tab/>
            </w:r>
            <w:r w:rsidR="006D7376" w:rsidRPr="00473C77">
              <w:rPr>
                <w:rStyle w:val="Hyperlink"/>
                <w:rFonts w:cstheme="minorHAnsi"/>
                <w:noProof/>
              </w:rPr>
              <w:t>UAT Guidance</w:t>
            </w:r>
            <w:r w:rsidR="006D7376">
              <w:rPr>
                <w:noProof/>
                <w:webHidden/>
              </w:rPr>
              <w:tab/>
            </w:r>
            <w:r w:rsidR="006D7376">
              <w:rPr>
                <w:noProof/>
                <w:webHidden/>
              </w:rPr>
              <w:fldChar w:fldCharType="begin"/>
            </w:r>
            <w:r w:rsidR="006D7376">
              <w:rPr>
                <w:noProof/>
                <w:webHidden/>
              </w:rPr>
              <w:instrText xml:space="preserve"> PAGEREF _Toc166423159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14:paraId="496A9760" w14:textId="2366F656" w:rsidR="006D7376" w:rsidRDefault="007F29C2">
          <w:pPr>
            <w:pStyle w:val="TOC1"/>
            <w:rPr>
              <w:rFonts w:eastAsiaTheme="minorEastAsia" w:cstheme="minorBidi"/>
              <w:noProof/>
              <w:kern w:val="2"/>
              <w:szCs w:val="22"/>
              <w14:ligatures w14:val="standardContextual"/>
            </w:rPr>
          </w:pPr>
          <w:hyperlink w:anchor="_Toc166423160" w:history="1">
            <w:r w:rsidR="006D7376" w:rsidRPr="00473C77">
              <w:rPr>
                <w:rStyle w:val="Hyperlink"/>
                <w:rFonts w:cstheme="minorHAnsi"/>
                <w:noProof/>
              </w:rPr>
              <w:t>12.</w:t>
            </w:r>
            <w:r w:rsidR="006D7376">
              <w:rPr>
                <w:rFonts w:eastAsiaTheme="minorEastAsia" w:cstheme="minorBidi"/>
                <w:noProof/>
                <w:kern w:val="2"/>
                <w:szCs w:val="22"/>
                <w14:ligatures w14:val="standardContextual"/>
              </w:rPr>
              <w:tab/>
            </w:r>
            <w:r w:rsidR="006D7376" w:rsidRPr="00473C77">
              <w:rPr>
                <w:rStyle w:val="Hyperlink"/>
                <w:rFonts w:cstheme="minorHAnsi"/>
                <w:noProof/>
              </w:rPr>
              <w:t>Annex – Additional Info</w:t>
            </w:r>
            <w:r w:rsidR="006D7376">
              <w:rPr>
                <w:noProof/>
                <w:webHidden/>
              </w:rPr>
              <w:tab/>
            </w:r>
            <w:r w:rsidR="006D7376">
              <w:rPr>
                <w:noProof/>
                <w:webHidden/>
              </w:rPr>
              <w:fldChar w:fldCharType="begin"/>
            </w:r>
            <w:r w:rsidR="006D7376">
              <w:rPr>
                <w:noProof/>
                <w:webHidden/>
              </w:rPr>
              <w:instrText xml:space="preserve"> PAGEREF _Toc166423160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14:paraId="6B4948A2" w14:textId="193E27D4"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642314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7AB249CD" w14:textId="0F58288E" w:rsidR="002A0198" w:rsidRPr="003C7BED" w:rsidRDefault="003C7BED" w:rsidP="00687BE7">
      <w:pPr>
        <w:spacing w:before="240" w:after="240" w:line="276" w:lineRule="auto"/>
        <w:jc w:val="both"/>
        <w:rPr>
          <w:rFonts w:cstheme="minorHAnsi"/>
          <w:sz w:val="22"/>
          <w:szCs w:val="22"/>
        </w:rPr>
      </w:pPr>
      <w:r>
        <w:rPr>
          <w:rFonts w:cstheme="minorHAnsi"/>
          <w:sz w:val="22"/>
          <w:szCs w:val="22"/>
        </w:rPr>
        <w:t>This process describes the trans</w:t>
      </w:r>
      <w:r w:rsidR="00A0760C">
        <w:rPr>
          <w:rFonts w:cstheme="minorHAnsi"/>
          <w:sz w:val="22"/>
          <w:szCs w:val="22"/>
        </w:rPr>
        <w:t xml:space="preserve">fer of an aircraft </w:t>
      </w:r>
      <w:r w:rsidR="00DF6D58">
        <w:rPr>
          <w:rFonts w:cstheme="minorHAnsi"/>
          <w:sz w:val="22"/>
          <w:szCs w:val="22"/>
        </w:rPr>
        <w:t xml:space="preserve">between two operators using </w:t>
      </w:r>
      <w:r>
        <w:rPr>
          <w:rFonts w:cstheme="minorHAnsi"/>
          <w:sz w:val="22"/>
          <w:szCs w:val="22"/>
        </w:rPr>
        <w:t>the same AMOS environment</w:t>
      </w:r>
      <w:r w:rsidR="0004352E">
        <w:rPr>
          <w:rFonts w:cstheme="minorHAnsi"/>
          <w:sz w:val="22"/>
          <w:szCs w:val="22"/>
        </w:rPr>
        <w:t xml:space="preserve"> and requiring a registration change.</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5A097BC3" w14:textId="4334A73D" w:rsidR="0018160C" w:rsidRDefault="002B27B3" w:rsidP="00687BE7">
      <w:pPr>
        <w:pStyle w:val="NormalWeb"/>
        <w:spacing w:line="276" w:lineRule="auto"/>
        <w:jc w:val="both"/>
        <w:rPr>
          <w:ins w:id="2" w:author="Dupont Dimitri" w:date="2024-12-02T11:27:00Z"/>
          <w:rFonts w:asciiTheme="minorHAnsi" w:hAnsiTheme="minorHAnsi" w:cstheme="minorHAnsi"/>
          <w:sz w:val="22"/>
          <w:szCs w:val="22"/>
        </w:rPr>
      </w:pPr>
      <w:bookmarkStart w:id="3" w:name="_Toc159516449"/>
      <w:r>
        <w:rPr>
          <w:rFonts w:asciiTheme="minorHAnsi" w:hAnsiTheme="minorHAnsi" w:cstheme="minorHAnsi"/>
          <w:sz w:val="22"/>
          <w:szCs w:val="22"/>
        </w:rPr>
        <w:t>The output of this process i</w:t>
      </w:r>
      <w:r w:rsidR="00E31CB9">
        <w:rPr>
          <w:rFonts w:asciiTheme="minorHAnsi" w:hAnsiTheme="minorHAnsi" w:cstheme="minorHAnsi"/>
          <w:sz w:val="22"/>
          <w:szCs w:val="22"/>
        </w:rPr>
        <w:t>s a change of registration of an aircraft within a unique AMOS environment</w:t>
      </w:r>
      <w:r w:rsidR="00D55A8A">
        <w:rPr>
          <w:rFonts w:asciiTheme="minorHAnsi" w:hAnsiTheme="minorHAnsi" w:cstheme="minorHAnsi"/>
          <w:sz w:val="22"/>
          <w:szCs w:val="22"/>
        </w:rPr>
        <w:t xml:space="preserve"> due to a change of operator ownership</w:t>
      </w:r>
      <w:r w:rsidR="00417C75">
        <w:rPr>
          <w:rFonts w:asciiTheme="minorHAnsi" w:hAnsiTheme="minorHAnsi" w:cstheme="minorHAnsi"/>
          <w:sz w:val="22"/>
          <w:szCs w:val="22"/>
        </w:rPr>
        <w:t>, including the change of Maintenance Program</w:t>
      </w:r>
      <w:ins w:id="4" w:author="Dupont Dimitri" w:date="2024-12-02T11:27:00Z">
        <w:r w:rsidR="00FE051F">
          <w:rPr>
            <w:rFonts w:asciiTheme="minorHAnsi" w:hAnsiTheme="minorHAnsi" w:cstheme="minorHAnsi"/>
            <w:sz w:val="22"/>
            <w:szCs w:val="22"/>
          </w:rPr>
          <w:t xml:space="preserve"> if required.</w:t>
        </w:r>
      </w:ins>
      <w:del w:id="5" w:author="Dupont Dimitri" w:date="2024-12-02T11:27:00Z">
        <w:r w:rsidR="0018160C" w:rsidDel="00FE051F">
          <w:rPr>
            <w:rFonts w:asciiTheme="minorHAnsi" w:hAnsiTheme="minorHAnsi" w:cstheme="minorHAnsi"/>
            <w:sz w:val="22"/>
            <w:szCs w:val="22"/>
          </w:rPr>
          <w:delText>.</w:delText>
        </w:r>
      </w:del>
    </w:p>
    <w:p w14:paraId="4345E2D2" w14:textId="77777777" w:rsidR="002D3761" w:rsidRDefault="002D3761" w:rsidP="002D3761">
      <w:pPr>
        <w:pStyle w:val="NormalWeb"/>
        <w:spacing w:line="276" w:lineRule="auto"/>
        <w:jc w:val="both"/>
        <w:rPr>
          <w:ins w:id="6" w:author="Dupont Dimitri" w:date="2024-12-02T11:27:00Z"/>
          <w:rFonts w:asciiTheme="minorHAnsi" w:hAnsiTheme="minorHAnsi" w:cstheme="minorHAnsi"/>
          <w:sz w:val="22"/>
          <w:szCs w:val="22"/>
        </w:rPr>
      </w:pPr>
      <w:ins w:id="7" w:author="Dupont Dimitri" w:date="2024-12-02T11:27:00Z">
        <w:r>
          <w:rPr>
            <w:rFonts w:asciiTheme="minorHAnsi" w:hAnsiTheme="minorHAnsi" w:cstheme="minorHAnsi"/>
            <w:sz w:val="22"/>
            <w:szCs w:val="22"/>
          </w:rPr>
          <w:t>Pending on the initial situation, whether the aircraft was operated under the “One CAMO” possibility or not, the process flow will differ.</w:t>
        </w:r>
      </w:ins>
    </w:p>
    <w:p w14:paraId="7E40F4A8" w14:textId="158B7126" w:rsidR="002D3761" w:rsidDel="002D3761" w:rsidRDefault="002D3761" w:rsidP="00687BE7">
      <w:pPr>
        <w:pStyle w:val="NormalWeb"/>
        <w:spacing w:line="276" w:lineRule="auto"/>
        <w:jc w:val="both"/>
        <w:rPr>
          <w:del w:id="8" w:author="Dupont Dimitri" w:date="2024-12-02T11:27:00Z"/>
          <w:rFonts w:asciiTheme="minorHAnsi" w:hAnsiTheme="minorHAnsi" w:cstheme="minorHAnsi"/>
          <w:sz w:val="22"/>
          <w:szCs w:val="22"/>
        </w:rPr>
      </w:pPr>
    </w:p>
    <w:p w14:paraId="22AF3E3B" w14:textId="0A67CC39" w:rsidR="0018160C" w:rsidRPr="002B27B3" w:rsidRDefault="0018160C" w:rsidP="00687BE7">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Once this process is completed, </w:t>
      </w:r>
      <w:r w:rsidR="00FC3C4C">
        <w:rPr>
          <w:rFonts w:asciiTheme="minorHAnsi" w:hAnsiTheme="minorHAnsi" w:cstheme="minorHAnsi"/>
          <w:sz w:val="22"/>
          <w:szCs w:val="22"/>
        </w:rPr>
        <w:t>a</w:t>
      </w:r>
      <w:r w:rsidR="00882821">
        <w:rPr>
          <w:rFonts w:asciiTheme="minorHAnsi" w:hAnsiTheme="minorHAnsi" w:cstheme="minorHAnsi"/>
          <w:sz w:val="22"/>
          <w:szCs w:val="22"/>
        </w:rPr>
        <w:t>n</w:t>
      </w:r>
      <w:r w:rsidR="00FC3C4C">
        <w:rPr>
          <w:rFonts w:asciiTheme="minorHAnsi" w:hAnsiTheme="minorHAnsi" w:cstheme="minorHAnsi"/>
          <w:sz w:val="22"/>
          <w:szCs w:val="22"/>
        </w:rPr>
        <w:t xml:space="preserve"> already existing aircraft will have a new registration, new ownership (Ow</w:t>
      </w:r>
      <w:r w:rsidR="00ED7C0C">
        <w:rPr>
          <w:rFonts w:asciiTheme="minorHAnsi" w:hAnsiTheme="minorHAnsi" w:cstheme="minorHAnsi"/>
          <w:sz w:val="22"/>
          <w:szCs w:val="22"/>
        </w:rPr>
        <w:t>ner / operator)</w:t>
      </w:r>
      <w:r w:rsidR="00882821">
        <w:rPr>
          <w:rFonts w:asciiTheme="minorHAnsi" w:hAnsiTheme="minorHAnsi" w:cstheme="minorHAnsi"/>
          <w:sz w:val="22"/>
          <w:szCs w:val="22"/>
        </w:rPr>
        <w:t xml:space="preserve">, an assigned Maintenance Program </w:t>
      </w:r>
      <w:r w:rsidR="009F394F">
        <w:rPr>
          <w:rFonts w:asciiTheme="minorHAnsi" w:hAnsiTheme="minorHAnsi" w:cstheme="minorHAnsi"/>
          <w:sz w:val="22"/>
          <w:szCs w:val="22"/>
        </w:rPr>
        <w:t>with tasks</w:t>
      </w:r>
      <w:r w:rsidR="00640D01">
        <w:rPr>
          <w:rFonts w:asciiTheme="minorHAnsi" w:hAnsiTheme="minorHAnsi" w:cstheme="minorHAnsi"/>
          <w:sz w:val="22"/>
          <w:szCs w:val="22"/>
        </w:rPr>
        <w:t xml:space="preserve"> next due and initialisation duly </w:t>
      </w:r>
      <w:r w:rsidR="007E0261">
        <w:rPr>
          <w:rFonts w:asciiTheme="minorHAnsi" w:hAnsiTheme="minorHAnsi" w:cstheme="minorHAnsi"/>
          <w:sz w:val="22"/>
          <w:szCs w:val="22"/>
        </w:rPr>
        <w:t>filled in and the configu</w:t>
      </w:r>
      <w:r w:rsidR="00061906">
        <w:rPr>
          <w:rFonts w:asciiTheme="minorHAnsi" w:hAnsiTheme="minorHAnsi" w:cstheme="minorHAnsi"/>
          <w:sz w:val="22"/>
          <w:szCs w:val="22"/>
        </w:rPr>
        <w:t xml:space="preserve">ration up to date. </w:t>
      </w:r>
      <w:r w:rsidR="00DB374F">
        <w:rPr>
          <w:rFonts w:asciiTheme="minorHAnsi" w:hAnsiTheme="minorHAnsi" w:cstheme="minorHAnsi"/>
          <w:sz w:val="22"/>
          <w:szCs w:val="22"/>
        </w:rPr>
        <w:t>Parts installed ownership change will also have been performed.</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9" w:name="_Toc166423144"/>
      <w:r w:rsidRPr="0019283C">
        <w:rPr>
          <w:rFonts w:asciiTheme="minorHAnsi" w:hAnsiTheme="minorHAnsi" w:cstheme="minorHAnsi"/>
          <w:sz w:val="22"/>
          <w:szCs w:val="22"/>
        </w:rPr>
        <w:t>Regulatory References</w:t>
      </w:r>
      <w:bookmarkEnd w:id="9"/>
    </w:p>
    <w:p w14:paraId="25FD467C" w14:textId="4DD0E892" w:rsidR="00F00955" w:rsidRPr="00F00955" w:rsidRDefault="00F00955" w:rsidP="007A7A4A">
      <w:pPr>
        <w:pStyle w:val="ListParagraph"/>
        <w:numPr>
          <w:ilvl w:val="0"/>
          <w:numId w:val="5"/>
        </w:numPr>
        <w:spacing w:before="240"/>
        <w:rPr>
          <w:rFonts w:cstheme="minorHAnsi"/>
          <w:iCs/>
          <w:sz w:val="22"/>
          <w:szCs w:val="22"/>
        </w:rPr>
      </w:pPr>
      <w:r>
        <w:rPr>
          <w:rFonts w:cstheme="minorHAnsi"/>
          <w:sz w:val="22"/>
          <w:szCs w:val="22"/>
        </w:rPr>
        <w:t>EASA M.A.</w:t>
      </w:r>
      <w:r w:rsidR="003D644D">
        <w:rPr>
          <w:rFonts w:cstheme="minorHAnsi"/>
          <w:sz w:val="22"/>
          <w:szCs w:val="22"/>
        </w:rPr>
        <w:t>307 Transfer of Aircraft Continuing Airworthiness Records.</w:t>
      </w:r>
    </w:p>
    <w:p w14:paraId="42371769" w14:textId="2F3C62FD" w:rsidR="00765933" w:rsidRPr="002D3761" w:rsidRDefault="003947A0" w:rsidP="00E55564">
      <w:pPr>
        <w:pStyle w:val="ListParagraph"/>
        <w:numPr>
          <w:ilvl w:val="0"/>
          <w:numId w:val="5"/>
        </w:numPr>
        <w:spacing w:before="240"/>
        <w:rPr>
          <w:ins w:id="10" w:author="Dupont Dimitri" w:date="2024-12-02T11:27:00Z"/>
          <w:rFonts w:cstheme="minorHAnsi"/>
          <w:iCs/>
          <w:sz w:val="22"/>
          <w:szCs w:val="22"/>
          <w:rPrChange w:id="11" w:author="Dupont Dimitri" w:date="2024-12-02T11:27:00Z">
            <w:rPr>
              <w:ins w:id="12" w:author="Dupont Dimitri" w:date="2024-12-02T11:27:00Z"/>
              <w:rFonts w:cstheme="minorHAnsi"/>
              <w:iCs/>
              <w:sz w:val="22"/>
              <w:szCs w:val="22"/>
              <w:lang w:val="en-CH"/>
            </w:rPr>
          </w:rPrChange>
        </w:rPr>
      </w:pPr>
      <w:r>
        <w:rPr>
          <w:rFonts w:cstheme="minorHAnsi"/>
          <w:sz w:val="22"/>
          <w:szCs w:val="22"/>
        </w:rPr>
        <w:t xml:space="preserve">EASA </w:t>
      </w:r>
      <w:r w:rsidR="00794DCB">
        <w:rPr>
          <w:rFonts w:cstheme="minorHAnsi"/>
          <w:sz w:val="22"/>
          <w:szCs w:val="22"/>
        </w:rPr>
        <w:t>CAMO</w:t>
      </w:r>
      <w:r w:rsidR="00111CA9">
        <w:rPr>
          <w:rFonts w:cstheme="minorHAnsi"/>
          <w:sz w:val="22"/>
          <w:szCs w:val="22"/>
        </w:rPr>
        <w:t>.A.220 Record</w:t>
      </w:r>
      <w:r w:rsidR="00204244">
        <w:rPr>
          <w:rFonts w:cstheme="minorHAnsi"/>
          <w:sz w:val="22"/>
          <w:szCs w:val="22"/>
        </w:rPr>
        <w:t>-</w:t>
      </w:r>
      <w:r w:rsidR="00111CA9">
        <w:rPr>
          <w:rFonts w:cstheme="minorHAnsi"/>
          <w:sz w:val="22"/>
          <w:szCs w:val="22"/>
        </w:rPr>
        <w:t>keeping</w:t>
      </w:r>
    </w:p>
    <w:p w14:paraId="0BBC2228" w14:textId="6E89FF04" w:rsidR="002D3761" w:rsidRPr="00E55564" w:rsidRDefault="002D3761" w:rsidP="00E55564">
      <w:pPr>
        <w:pStyle w:val="ListParagraph"/>
        <w:numPr>
          <w:ilvl w:val="0"/>
          <w:numId w:val="5"/>
        </w:numPr>
        <w:spacing w:before="240"/>
        <w:rPr>
          <w:rFonts w:cstheme="minorHAnsi"/>
          <w:iCs/>
          <w:sz w:val="22"/>
          <w:szCs w:val="22"/>
        </w:rPr>
      </w:pPr>
      <w:ins w:id="13" w:author="Dupont Dimitri" w:date="2024-12-02T11:27:00Z">
        <w:r>
          <w:rPr>
            <w:rFonts w:cstheme="minorHAnsi"/>
            <w:sz w:val="22"/>
            <w:szCs w:val="22"/>
          </w:rPr>
          <w:t>EASA M.A.201</w:t>
        </w:r>
        <w:r w:rsidR="0003266C">
          <w:rPr>
            <w:rFonts w:cstheme="minorHAnsi"/>
            <w:sz w:val="22"/>
            <w:szCs w:val="22"/>
          </w:rPr>
          <w:t xml:space="preserve"> </w:t>
        </w:r>
      </w:ins>
      <w:ins w:id="14" w:author="Dupont Dimitri" w:date="2024-12-02T11:28:00Z">
        <w:r w:rsidR="0003266C">
          <w:rPr>
            <w:rFonts w:cstheme="minorHAnsi"/>
            <w:sz w:val="22"/>
            <w:szCs w:val="22"/>
          </w:rPr>
          <w:t xml:space="preserve">(ea) </w:t>
        </w:r>
      </w:ins>
      <w:ins w:id="15" w:author="Dupont Dimitri" w:date="2024-12-02T11:27:00Z">
        <w:r w:rsidR="0003266C">
          <w:rPr>
            <w:rFonts w:cstheme="minorHAnsi"/>
            <w:sz w:val="22"/>
            <w:szCs w:val="22"/>
          </w:rPr>
          <w:t>Respons</w:t>
        </w:r>
      </w:ins>
      <w:ins w:id="16" w:author="Dupont Dimitri" w:date="2024-12-02T11:28:00Z">
        <w:r w:rsidR="0003266C">
          <w:rPr>
            <w:rFonts w:cstheme="minorHAnsi"/>
            <w:sz w:val="22"/>
            <w:szCs w:val="22"/>
          </w:rPr>
          <w:t>ibilties</w:t>
        </w:r>
      </w:ins>
    </w:p>
    <w:p w14:paraId="530048AE" w14:textId="261B836A" w:rsidR="007A7A4A" w:rsidRPr="005B7A1C" w:rsidRDefault="00EC2942" w:rsidP="005B7A1C">
      <w:pPr>
        <w:pStyle w:val="Heading1"/>
        <w:numPr>
          <w:ilvl w:val="0"/>
          <w:numId w:val="4"/>
        </w:numPr>
        <w:spacing w:after="240"/>
        <w:rPr>
          <w:rFonts w:asciiTheme="minorHAnsi" w:hAnsiTheme="minorHAnsi" w:cstheme="minorHAnsi"/>
          <w:sz w:val="22"/>
          <w:szCs w:val="22"/>
        </w:rPr>
      </w:pPr>
      <w:bookmarkStart w:id="17" w:name="_Toc16642314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17"/>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EC2942"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4C20CEF9" w:rsidR="00EC2942" w:rsidRPr="00C37B10" w:rsidRDefault="00C37B10" w:rsidP="00EE0040">
            <w:pPr>
              <w:jc w:val="left"/>
              <w:rPr>
                <w:rFonts w:cstheme="minorHAnsi"/>
                <w:sz w:val="22"/>
                <w:szCs w:val="22"/>
              </w:rPr>
            </w:pPr>
            <w:r>
              <w:rPr>
                <w:rFonts w:cstheme="minorHAnsi"/>
                <w:sz w:val="22"/>
                <w:szCs w:val="22"/>
              </w:rPr>
              <w:t xml:space="preserve">Bridging </w:t>
            </w:r>
            <w:r w:rsidR="003C4A9C">
              <w:rPr>
                <w:rFonts w:cstheme="minorHAnsi"/>
                <w:sz w:val="22"/>
                <w:szCs w:val="22"/>
              </w:rPr>
              <w:t>Check</w:t>
            </w:r>
          </w:p>
        </w:tc>
        <w:tc>
          <w:tcPr>
            <w:tcW w:w="7796" w:type="dxa"/>
          </w:tcPr>
          <w:p w14:paraId="5BAD348A" w14:textId="61725B7C" w:rsidR="00EC2942" w:rsidRPr="003C4A9C" w:rsidRDefault="003C4A9C" w:rsidP="00852B7B">
            <w:pPr>
              <w:jc w:val="both"/>
              <w:rPr>
                <w:rFonts w:cstheme="minorHAnsi"/>
                <w:sz w:val="22"/>
                <w:szCs w:val="22"/>
              </w:rPr>
            </w:pPr>
            <w:r w:rsidRPr="003C4A9C">
              <w:rPr>
                <w:rFonts w:cstheme="minorHAnsi"/>
                <w:sz w:val="22"/>
                <w:szCs w:val="22"/>
                <w:lang w:val="en"/>
              </w:rPr>
              <w:t>Bridging involves reviewing the task requirements of two maintenance programs and developing a “task differences” list</w:t>
            </w:r>
            <w:r>
              <w:rPr>
                <w:rFonts w:cstheme="minorHAnsi"/>
                <w:sz w:val="22"/>
                <w:szCs w:val="22"/>
              </w:rPr>
              <w:t>.</w:t>
            </w:r>
          </w:p>
        </w:tc>
      </w:tr>
      <w:tr w:rsidR="003C4A9C" w:rsidRPr="0019283C" w14:paraId="402183AB"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53733B23" w14:textId="77777777" w:rsidR="003C4A9C" w:rsidRDefault="003C4A9C" w:rsidP="00EE0040">
            <w:pPr>
              <w:rPr>
                <w:rFonts w:cstheme="minorHAnsi"/>
                <w:sz w:val="22"/>
                <w:szCs w:val="22"/>
              </w:rPr>
            </w:pPr>
          </w:p>
        </w:tc>
        <w:tc>
          <w:tcPr>
            <w:tcW w:w="7796" w:type="dxa"/>
          </w:tcPr>
          <w:p w14:paraId="06B09A71" w14:textId="77777777" w:rsidR="003C4A9C" w:rsidRPr="003C4A9C" w:rsidRDefault="003C4A9C" w:rsidP="00852B7B">
            <w:pPr>
              <w:jc w:val="both"/>
              <w:rPr>
                <w:rFonts w:cstheme="minorHAnsi"/>
                <w:sz w:val="22"/>
                <w:szCs w:val="22"/>
                <w:lang w:val="en"/>
              </w:rPr>
            </w:pP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18" w:name="_Toc159516456"/>
      <w:bookmarkStart w:id="19" w:name="_Toc166423146"/>
      <w:bookmarkEnd w:id="3"/>
      <w:r w:rsidRPr="0019283C">
        <w:rPr>
          <w:rFonts w:asciiTheme="minorHAnsi" w:hAnsiTheme="minorHAnsi" w:cstheme="minorHAnsi"/>
          <w:sz w:val="22"/>
          <w:szCs w:val="22"/>
        </w:rPr>
        <w:t xml:space="preserve">Process </w:t>
      </w:r>
      <w:bookmarkEnd w:id="18"/>
      <w:r w:rsidRPr="0019283C">
        <w:rPr>
          <w:rFonts w:asciiTheme="minorHAnsi" w:hAnsiTheme="minorHAnsi" w:cstheme="minorHAnsi"/>
          <w:sz w:val="22"/>
          <w:szCs w:val="22"/>
        </w:rPr>
        <w:t>Tasks</w:t>
      </w:r>
      <w:bookmarkEnd w:id="19"/>
    </w:p>
    <w:p w14:paraId="5DBB9A14" w14:textId="77777777" w:rsidR="00FF22CC" w:rsidRPr="00E4420D" w:rsidRDefault="00FF22CC" w:rsidP="00FF22CC">
      <w:pPr>
        <w:pStyle w:val="ListParagraph"/>
        <w:numPr>
          <w:ilvl w:val="1"/>
          <w:numId w:val="4"/>
        </w:numPr>
        <w:rPr>
          <w:ins w:id="20" w:author="Dupont Dimitri" w:date="2024-12-02T11:28:00Z"/>
          <w:b/>
          <w:bCs/>
          <w:rPrChange w:id="21" w:author="Dupont Dimitri" w:date="2024-12-02T11:29:00Z">
            <w:rPr>
              <w:ins w:id="22" w:author="Dupont Dimitri" w:date="2024-12-02T11:28:00Z"/>
            </w:rPr>
          </w:rPrChange>
        </w:rPr>
      </w:pPr>
      <w:ins w:id="23" w:author="Dupont Dimitri" w:date="2024-12-02T11:28:00Z">
        <w:r w:rsidRPr="00E4420D">
          <w:rPr>
            <w:b/>
            <w:bCs/>
            <w:rPrChange w:id="24" w:author="Dupont Dimitri" w:date="2024-12-02T11:29:00Z">
              <w:rPr/>
            </w:rPrChange>
          </w:rPr>
          <w:t xml:space="preserve">Without “One CAMO” </w:t>
        </w:r>
      </w:ins>
    </w:p>
    <w:p w14:paraId="77FC73B2" w14:textId="18D7B064" w:rsidR="00EC2942" w:rsidRPr="0070132B" w:rsidRDefault="00EC2942" w:rsidP="00687BE7">
      <w:pPr>
        <w:spacing w:before="240"/>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14:paraId="2B8419E4" w14:textId="20CB34D7" w:rsidR="00185FE9" w:rsidRPr="00185FE9" w:rsidRDefault="00A60501" w:rsidP="00687BE7">
      <w:pPr>
        <w:pStyle w:val="ListParagraph"/>
        <w:numPr>
          <w:ilvl w:val="0"/>
          <w:numId w:val="5"/>
        </w:numPr>
        <w:jc w:val="both"/>
        <w:rPr>
          <w:rFonts w:cstheme="minorHAnsi"/>
          <w:sz w:val="22"/>
          <w:szCs w:val="22"/>
        </w:rPr>
      </w:pPr>
      <w:r>
        <w:rPr>
          <w:rFonts w:cstheme="minorHAnsi"/>
          <w:sz w:val="22"/>
          <w:szCs w:val="22"/>
        </w:rPr>
        <w:t xml:space="preserve">Extract </w:t>
      </w:r>
      <w:ins w:id="25" w:author="Dupont Dimitri" w:date="2024-12-20T08:56:00Z">
        <w:r w:rsidR="003B34EA">
          <w:rPr>
            <w:rFonts w:cstheme="minorHAnsi"/>
            <w:sz w:val="22"/>
            <w:szCs w:val="22"/>
          </w:rPr>
          <w:t xml:space="preserve">task card </w:t>
        </w:r>
        <w:r w:rsidR="000A0785">
          <w:rPr>
            <w:rFonts w:cstheme="minorHAnsi"/>
            <w:sz w:val="22"/>
            <w:szCs w:val="22"/>
          </w:rPr>
          <w:t>history</w:t>
        </w:r>
        <w:r w:rsidR="003B34EA">
          <w:rPr>
            <w:rFonts w:cstheme="minorHAnsi"/>
            <w:sz w:val="22"/>
            <w:szCs w:val="22"/>
          </w:rPr>
          <w:t xml:space="preserve"> &amp; status</w:t>
        </w:r>
      </w:ins>
      <w:del w:id="26" w:author="Dupont Dimitri" w:date="2024-12-20T08:56:00Z">
        <w:r w:rsidR="00821CDD" w:rsidDel="003B34EA">
          <w:rPr>
            <w:rFonts w:cstheme="minorHAnsi"/>
            <w:sz w:val="22"/>
            <w:szCs w:val="22"/>
          </w:rPr>
          <w:delText>next due dates</w:delText>
        </w:r>
        <w:r w:rsidR="00225049" w:rsidDel="003B34EA">
          <w:rPr>
            <w:rFonts w:cstheme="minorHAnsi"/>
            <w:sz w:val="22"/>
            <w:szCs w:val="22"/>
          </w:rPr>
          <w:delText>:</w:delText>
        </w:r>
      </w:del>
      <w:ins w:id="27" w:author="Dupont Dimitri" w:date="2024-12-20T08:56:00Z">
        <w:r w:rsidR="003B34EA">
          <w:rPr>
            <w:rFonts w:cstheme="minorHAnsi"/>
            <w:sz w:val="22"/>
            <w:szCs w:val="22"/>
          </w:rPr>
          <w:t>:</w:t>
        </w:r>
      </w:ins>
    </w:p>
    <w:p w14:paraId="176F7AB4" w14:textId="14622E28" w:rsidR="00783B3D" w:rsidRDefault="0007023D" w:rsidP="002A35C4">
      <w:pPr>
        <w:ind w:left="1440"/>
        <w:jc w:val="both"/>
        <w:rPr>
          <w:rFonts w:cstheme="minorHAnsi"/>
          <w:sz w:val="22"/>
          <w:szCs w:val="22"/>
        </w:rPr>
      </w:pPr>
      <w:r>
        <w:rPr>
          <w:rFonts w:cstheme="minorHAnsi"/>
          <w:sz w:val="22"/>
          <w:szCs w:val="22"/>
        </w:rPr>
        <w:t>Using the APN 2</w:t>
      </w:r>
      <w:ins w:id="28" w:author="Dupont Dimitri" w:date="2024-12-20T08:57:00Z">
        <w:r w:rsidR="00C51DB0">
          <w:rPr>
            <w:rFonts w:cstheme="minorHAnsi"/>
            <w:sz w:val="22"/>
            <w:szCs w:val="22"/>
          </w:rPr>
          <w:t>673 to extract the last performed date of the tasks, extract a file to allow you to create the XMSTASKHIST Xfiles to be used at a later stage during the aircraft transfert.</w:t>
        </w:r>
      </w:ins>
      <w:del w:id="29" w:author="Dupont Dimitri" w:date="2024-12-20T08:57:00Z">
        <w:r w:rsidDel="00C51DB0">
          <w:rPr>
            <w:rFonts w:cstheme="minorHAnsi"/>
            <w:sz w:val="22"/>
            <w:szCs w:val="22"/>
          </w:rPr>
          <w:delText xml:space="preserve">606 to extract the next due dates will allow the creation of txt file to be slightly modified </w:delText>
        </w:r>
        <w:r w:rsidR="00783B3D" w:rsidDel="00C51DB0">
          <w:rPr>
            <w:rFonts w:cstheme="minorHAnsi"/>
            <w:sz w:val="22"/>
            <w:szCs w:val="22"/>
          </w:rPr>
          <w:delText>to fit the XFILE XMTASKPRESET requirements which will be used at a later stage of the process.</w:delText>
        </w:r>
      </w:del>
    </w:p>
    <w:p w14:paraId="7FC301D2" w14:textId="2F45E33B" w:rsidR="00E64323" w:rsidRPr="00E64323" w:rsidRDefault="00DF6D84" w:rsidP="00783B3D">
      <w:pPr>
        <w:pStyle w:val="ListParagraph"/>
        <w:numPr>
          <w:ilvl w:val="0"/>
          <w:numId w:val="5"/>
        </w:numPr>
        <w:jc w:val="both"/>
        <w:rPr>
          <w:rFonts w:cstheme="minorHAnsi"/>
          <w:sz w:val="22"/>
          <w:szCs w:val="22"/>
        </w:rPr>
      </w:pPr>
      <w:r>
        <w:rPr>
          <w:rFonts w:cstheme="minorHAnsi"/>
          <w:sz w:val="22"/>
          <w:szCs w:val="22"/>
        </w:rPr>
        <w:t>De-assignment:</w:t>
      </w:r>
    </w:p>
    <w:p w14:paraId="5220219C" w14:textId="2D64E1B0" w:rsidR="008438CA" w:rsidRDefault="00453F78" w:rsidP="00E076A2">
      <w:pPr>
        <w:ind w:left="1440"/>
        <w:jc w:val="both"/>
        <w:rPr>
          <w:ins w:id="30" w:author="Dupont Dimitri" w:date="2024-12-20T08:58:00Z"/>
          <w:rFonts w:cstheme="minorHAnsi"/>
          <w:sz w:val="22"/>
          <w:szCs w:val="22"/>
        </w:rPr>
      </w:pPr>
      <w:ins w:id="31" w:author="Dupont Dimitri" w:date="2024-12-20T08:58:00Z">
        <w:r>
          <w:rPr>
            <w:rFonts w:cstheme="minorHAnsi"/>
            <w:sz w:val="22"/>
            <w:szCs w:val="22"/>
          </w:rPr>
          <w:t xml:space="preserve">Not performed Work Orders </w:t>
        </w:r>
      </w:ins>
      <w:ins w:id="32" w:author="Dupont Dimitri" w:date="2024-12-20T08:59:00Z">
        <w:r>
          <w:rPr>
            <w:rFonts w:cstheme="minorHAnsi"/>
            <w:sz w:val="22"/>
            <w:szCs w:val="22"/>
          </w:rPr>
          <w:t xml:space="preserve">have to be de-assigned from Work Package. Note that it will be necessary to </w:t>
        </w:r>
        <w:r w:rsidR="00BF2A75">
          <w:rPr>
            <w:rFonts w:cstheme="minorHAnsi"/>
            <w:sz w:val="22"/>
            <w:szCs w:val="22"/>
          </w:rPr>
          <w:t>re-create them for the new registration at a later stage of the aircraft transfer.</w:t>
        </w:r>
      </w:ins>
    </w:p>
    <w:p w14:paraId="2611F7F8" w14:textId="4D305455" w:rsidR="00E076A2" w:rsidRDefault="00E076A2" w:rsidP="00E076A2">
      <w:pPr>
        <w:ind w:left="1440"/>
        <w:jc w:val="both"/>
        <w:rPr>
          <w:rFonts w:cstheme="minorHAnsi"/>
          <w:sz w:val="22"/>
          <w:szCs w:val="22"/>
        </w:rPr>
      </w:pPr>
      <w:r>
        <w:rPr>
          <w:rFonts w:cstheme="minorHAnsi"/>
          <w:sz w:val="22"/>
          <w:szCs w:val="22"/>
        </w:rPr>
        <w:t>It is necessary to d</w:t>
      </w:r>
      <w:r w:rsidR="00CC3A45">
        <w:rPr>
          <w:rFonts w:cstheme="minorHAnsi"/>
          <w:sz w:val="22"/>
          <w:szCs w:val="22"/>
        </w:rPr>
        <w:t>e-assign</w:t>
      </w:r>
      <w:r w:rsidR="005A76F5">
        <w:rPr>
          <w:rFonts w:cstheme="minorHAnsi"/>
          <w:sz w:val="22"/>
          <w:szCs w:val="22"/>
        </w:rPr>
        <w:t>ing</w:t>
      </w:r>
      <w:r w:rsidR="00CC3A45">
        <w:rPr>
          <w:rFonts w:cstheme="minorHAnsi"/>
          <w:sz w:val="22"/>
          <w:szCs w:val="22"/>
        </w:rPr>
        <w:t xml:space="preserve"> tasks </w:t>
      </w:r>
      <w:r w:rsidR="00706F37">
        <w:rPr>
          <w:rFonts w:cstheme="minorHAnsi"/>
          <w:sz w:val="22"/>
          <w:szCs w:val="22"/>
        </w:rPr>
        <w:t xml:space="preserve">related to previous OMP </w:t>
      </w:r>
      <w:r w:rsidR="005A76F5">
        <w:rPr>
          <w:rFonts w:cstheme="minorHAnsi"/>
          <w:sz w:val="22"/>
          <w:szCs w:val="22"/>
        </w:rPr>
        <w:t>prevent</w:t>
      </w:r>
      <w:r w:rsidR="00542B4D">
        <w:rPr>
          <w:rFonts w:cstheme="minorHAnsi"/>
          <w:sz w:val="22"/>
          <w:szCs w:val="22"/>
        </w:rPr>
        <w:t>s</w:t>
      </w:r>
      <w:r w:rsidR="005A76F5">
        <w:rPr>
          <w:rFonts w:cstheme="minorHAnsi"/>
          <w:sz w:val="22"/>
          <w:szCs w:val="22"/>
        </w:rPr>
        <w:t xml:space="preserve"> </w:t>
      </w:r>
      <w:r w:rsidR="00542B4D">
        <w:rPr>
          <w:rFonts w:cstheme="minorHAnsi"/>
          <w:sz w:val="22"/>
          <w:szCs w:val="22"/>
        </w:rPr>
        <w:t>inconsistencies in the system</w:t>
      </w:r>
      <w:r>
        <w:rPr>
          <w:rFonts w:cstheme="minorHAnsi"/>
          <w:sz w:val="22"/>
          <w:szCs w:val="22"/>
        </w:rPr>
        <w:t>. As the previous OMP is no longer applicable to this aircraft, hence it is necessary to de-assign it.</w:t>
      </w:r>
    </w:p>
    <w:p w14:paraId="384FBECA" w14:textId="17AC3F0A" w:rsidR="00E076A2" w:rsidRDefault="00E076A2" w:rsidP="00E076A2">
      <w:pPr>
        <w:ind w:left="1440"/>
        <w:jc w:val="both"/>
        <w:rPr>
          <w:rFonts w:cstheme="minorHAnsi"/>
          <w:sz w:val="22"/>
          <w:szCs w:val="22"/>
        </w:rPr>
      </w:pPr>
      <w:r>
        <w:rPr>
          <w:rFonts w:cstheme="minorHAnsi"/>
          <w:sz w:val="22"/>
          <w:szCs w:val="22"/>
        </w:rPr>
        <w:lastRenderedPageBreak/>
        <w:t xml:space="preserve">Another step is to </w:t>
      </w:r>
      <w:r w:rsidR="00045C9B">
        <w:rPr>
          <w:rFonts w:cstheme="minorHAnsi"/>
          <w:sz w:val="22"/>
          <w:szCs w:val="22"/>
        </w:rPr>
        <w:t>delete all future maintenance events linked to the to-be-deleted registration.</w:t>
      </w:r>
    </w:p>
    <w:p w14:paraId="05079A54" w14:textId="1A62A17D" w:rsidR="00783B3D" w:rsidRPr="00CC3A45" w:rsidRDefault="00783B3D" w:rsidP="002A35C4">
      <w:pPr>
        <w:ind w:left="720" w:firstLine="720"/>
        <w:jc w:val="both"/>
        <w:rPr>
          <w:rFonts w:cstheme="minorHAnsi"/>
          <w:sz w:val="22"/>
          <w:szCs w:val="22"/>
        </w:rPr>
      </w:pPr>
    </w:p>
    <w:p w14:paraId="7AFD0F34" w14:textId="49B537A6" w:rsidR="004902E3" w:rsidRDefault="00045C9B" w:rsidP="004902E3">
      <w:pPr>
        <w:pStyle w:val="ListParagraph"/>
        <w:numPr>
          <w:ilvl w:val="0"/>
          <w:numId w:val="5"/>
        </w:numPr>
        <w:jc w:val="both"/>
        <w:rPr>
          <w:rFonts w:cstheme="minorHAnsi"/>
          <w:sz w:val="22"/>
          <w:szCs w:val="22"/>
        </w:rPr>
      </w:pPr>
      <w:r>
        <w:rPr>
          <w:rFonts w:cstheme="minorHAnsi"/>
          <w:sz w:val="22"/>
          <w:szCs w:val="22"/>
        </w:rPr>
        <w:t xml:space="preserve">A/C </w:t>
      </w:r>
      <w:r w:rsidR="00CA4164">
        <w:rPr>
          <w:rFonts w:cstheme="minorHAnsi"/>
          <w:sz w:val="22"/>
          <w:szCs w:val="22"/>
        </w:rPr>
        <w:t>ownership change</w:t>
      </w:r>
    </w:p>
    <w:p w14:paraId="459C0337" w14:textId="124E62F8" w:rsidR="00CA4164" w:rsidRDefault="00CA4164" w:rsidP="00CA4164">
      <w:pPr>
        <w:ind w:left="1440"/>
        <w:jc w:val="both"/>
        <w:rPr>
          <w:ins w:id="33" w:author="Dupont Dimitri" w:date="2024-12-20T08:58:00Z"/>
          <w:rFonts w:cstheme="minorHAnsi"/>
          <w:sz w:val="22"/>
          <w:szCs w:val="22"/>
        </w:rPr>
      </w:pPr>
      <w:r>
        <w:rPr>
          <w:rFonts w:cstheme="minorHAnsi"/>
          <w:sz w:val="22"/>
          <w:szCs w:val="22"/>
        </w:rPr>
        <w:t>The A/C owner</w:t>
      </w:r>
      <w:r w:rsidR="00AC03FF">
        <w:rPr>
          <w:rFonts w:cstheme="minorHAnsi"/>
          <w:sz w:val="22"/>
          <w:szCs w:val="22"/>
        </w:rPr>
        <w:t>, operator and, as required authority, are to be changed</w:t>
      </w:r>
      <w:r w:rsidR="002C0370">
        <w:rPr>
          <w:rFonts w:cstheme="minorHAnsi"/>
          <w:sz w:val="22"/>
          <w:szCs w:val="22"/>
        </w:rPr>
        <w:t>.</w:t>
      </w:r>
    </w:p>
    <w:p w14:paraId="5672291F" w14:textId="77777777" w:rsidR="008438CA" w:rsidRDefault="008438CA" w:rsidP="008438CA">
      <w:pPr>
        <w:pStyle w:val="ListParagraph"/>
        <w:numPr>
          <w:ilvl w:val="0"/>
          <w:numId w:val="5"/>
        </w:numPr>
        <w:jc w:val="both"/>
        <w:rPr>
          <w:ins w:id="34" w:author="Dupont Dimitri" w:date="2024-12-20T08:58:00Z"/>
          <w:rFonts w:cstheme="minorHAnsi"/>
          <w:sz w:val="22"/>
          <w:szCs w:val="22"/>
        </w:rPr>
      </w:pPr>
      <w:ins w:id="35" w:author="Dupont Dimitri" w:date="2024-12-20T08:58:00Z">
        <w:r>
          <w:rPr>
            <w:rFonts w:cstheme="minorHAnsi"/>
            <w:sz w:val="22"/>
            <w:szCs w:val="22"/>
          </w:rPr>
          <w:t>Registration change</w:t>
        </w:r>
      </w:ins>
    </w:p>
    <w:p w14:paraId="74A07183" w14:textId="77777777" w:rsidR="008438CA" w:rsidRDefault="008438CA" w:rsidP="008438CA">
      <w:pPr>
        <w:ind w:left="1440"/>
        <w:jc w:val="both"/>
        <w:rPr>
          <w:ins w:id="36" w:author="Dupont Dimitri" w:date="2024-12-20T08:58:00Z"/>
          <w:rFonts w:cstheme="minorHAnsi"/>
          <w:sz w:val="22"/>
          <w:szCs w:val="22"/>
        </w:rPr>
      </w:pPr>
      <w:ins w:id="37" w:author="Dupont Dimitri" w:date="2024-12-20T08:58:00Z">
        <w:r>
          <w:rPr>
            <w:rFonts w:cstheme="minorHAnsi"/>
            <w:sz w:val="22"/>
            <w:szCs w:val="22"/>
          </w:rPr>
          <w:t>The aircraft registration change must be performed in APN 254. Note that it is recommended to NOT update the tables containing History data.</w:t>
        </w:r>
      </w:ins>
    </w:p>
    <w:p w14:paraId="4A2F93F8" w14:textId="77777777" w:rsidR="008438CA" w:rsidRDefault="008438CA" w:rsidP="008438CA">
      <w:pPr>
        <w:ind w:left="1440"/>
        <w:jc w:val="both"/>
        <w:rPr>
          <w:ins w:id="38" w:author="Dupont Dimitri" w:date="2024-12-20T08:58:00Z"/>
          <w:rFonts w:ascii="Helvetica" w:hAnsi="Helvetica" w:cs="Helvetica"/>
          <w:color w:val="000000"/>
          <w:sz w:val="18"/>
          <w:szCs w:val="18"/>
          <w:shd w:val="clear" w:color="auto" w:fill="FBFBFB"/>
        </w:rPr>
      </w:pPr>
      <w:ins w:id="39" w:author="Dupont Dimitri" w:date="2024-12-20T08:58:00Z">
        <w:r w:rsidRPr="004F351F">
          <w:rPr>
            <w:rFonts w:cstheme="minorHAnsi"/>
            <w:sz w:val="22"/>
            <w:szCs w:val="22"/>
          </w:rPr>
          <w:t xml:space="preserve">Note that </w:t>
        </w:r>
        <w:r>
          <w:rPr>
            <w:rFonts w:ascii="Helvetica" w:hAnsi="Helvetica" w:cs="Helvetica"/>
            <w:color w:val="000000"/>
            <w:sz w:val="18"/>
            <w:szCs w:val="18"/>
            <w:shd w:val="clear" w:color="auto" w:fill="FBFBFB"/>
          </w:rPr>
          <w:t>it</w:t>
        </w:r>
        <w:r w:rsidRPr="004F351F">
          <w:rPr>
            <w:rFonts w:ascii="Helvetica" w:hAnsi="Helvetica" w:cs="Helvetica"/>
            <w:color w:val="000000"/>
            <w:sz w:val="18"/>
            <w:szCs w:val="18"/>
            <w:shd w:val="clear" w:color="auto" w:fill="FBFBFB"/>
          </w:rPr>
          <w:t xml:space="preserve"> is strongly recommended to perform this action when there is minimum activity on the system.</w:t>
        </w:r>
      </w:ins>
    </w:p>
    <w:p w14:paraId="0CC5A8E7" w14:textId="654EA08C" w:rsidR="008438CA" w:rsidDel="008438CA" w:rsidRDefault="008438CA" w:rsidP="00CA4164">
      <w:pPr>
        <w:ind w:left="1440"/>
        <w:jc w:val="both"/>
        <w:rPr>
          <w:del w:id="40" w:author="Dupont Dimitri" w:date="2024-12-20T08:58:00Z"/>
          <w:rFonts w:cstheme="minorHAnsi"/>
          <w:sz w:val="22"/>
          <w:szCs w:val="22"/>
        </w:rPr>
      </w:pPr>
    </w:p>
    <w:p w14:paraId="2871CB1D" w14:textId="21C2E568" w:rsidR="00AC03FF" w:rsidRDefault="00AC03FF" w:rsidP="00AC03FF">
      <w:pPr>
        <w:pStyle w:val="ListParagraph"/>
        <w:numPr>
          <w:ilvl w:val="0"/>
          <w:numId w:val="5"/>
        </w:numPr>
        <w:jc w:val="both"/>
        <w:rPr>
          <w:rFonts w:cstheme="minorHAnsi"/>
          <w:sz w:val="22"/>
          <w:szCs w:val="22"/>
        </w:rPr>
      </w:pPr>
      <w:r>
        <w:rPr>
          <w:rFonts w:cstheme="minorHAnsi"/>
          <w:sz w:val="22"/>
          <w:szCs w:val="22"/>
        </w:rPr>
        <w:t>Assignment</w:t>
      </w:r>
    </w:p>
    <w:p w14:paraId="427CBB21" w14:textId="3DD3FC0D" w:rsidR="00AC03FF" w:rsidRDefault="005A2852" w:rsidP="00AC03FF">
      <w:pPr>
        <w:ind w:left="1440"/>
        <w:jc w:val="both"/>
        <w:rPr>
          <w:ins w:id="41" w:author="Dupont Dimitri" w:date="2024-12-20T09:00:00Z"/>
          <w:rFonts w:cstheme="minorHAnsi"/>
          <w:sz w:val="22"/>
          <w:szCs w:val="22"/>
        </w:rPr>
      </w:pPr>
      <w:r>
        <w:rPr>
          <w:rFonts w:cstheme="minorHAnsi"/>
          <w:sz w:val="22"/>
          <w:szCs w:val="22"/>
        </w:rPr>
        <w:t xml:space="preserve">A previously created Maintenance Program shall be assigned to the newly registered aircraft, </w:t>
      </w:r>
      <w:r w:rsidR="000858F2">
        <w:rPr>
          <w:rFonts w:cstheme="minorHAnsi"/>
          <w:sz w:val="22"/>
          <w:szCs w:val="22"/>
        </w:rPr>
        <w:t xml:space="preserve">the Xfile </w:t>
      </w:r>
      <w:r w:rsidR="000858F2" w:rsidRPr="000858F2">
        <w:rPr>
          <w:rFonts w:cstheme="minorHAnsi"/>
          <w:sz w:val="22"/>
          <w:szCs w:val="22"/>
        </w:rPr>
        <w:t xml:space="preserve">XMSTASKPRESET can be built </w:t>
      </w:r>
      <w:r w:rsidR="000858F2">
        <w:rPr>
          <w:rFonts w:cstheme="minorHAnsi"/>
          <w:sz w:val="22"/>
          <w:szCs w:val="22"/>
        </w:rPr>
        <w:t xml:space="preserve">and </w:t>
      </w:r>
      <w:r w:rsidR="004A1CA0">
        <w:rPr>
          <w:rFonts w:cstheme="minorHAnsi"/>
          <w:sz w:val="22"/>
          <w:szCs w:val="22"/>
        </w:rPr>
        <w:t xml:space="preserve">loaded </w:t>
      </w:r>
      <w:r w:rsidR="002C0370">
        <w:rPr>
          <w:rFonts w:cstheme="minorHAnsi"/>
          <w:sz w:val="22"/>
          <w:szCs w:val="22"/>
        </w:rPr>
        <w:t>to</w:t>
      </w:r>
      <w:r w:rsidR="004A1CA0">
        <w:rPr>
          <w:rFonts w:cstheme="minorHAnsi"/>
          <w:sz w:val="22"/>
          <w:szCs w:val="22"/>
        </w:rPr>
        <w:t xml:space="preserve"> have the next due date, task cards can be </w:t>
      </w:r>
      <w:r w:rsidR="00267792">
        <w:rPr>
          <w:rFonts w:cstheme="minorHAnsi"/>
          <w:sz w:val="22"/>
          <w:szCs w:val="22"/>
        </w:rPr>
        <w:t>initialized</w:t>
      </w:r>
      <w:r w:rsidR="004A1CA0">
        <w:rPr>
          <w:rFonts w:cstheme="minorHAnsi"/>
          <w:sz w:val="22"/>
          <w:szCs w:val="22"/>
        </w:rPr>
        <w:t xml:space="preserve"> in the new Maintenance Program</w:t>
      </w:r>
      <w:r w:rsidR="0090234E">
        <w:rPr>
          <w:rFonts w:cstheme="minorHAnsi"/>
          <w:sz w:val="22"/>
          <w:szCs w:val="22"/>
        </w:rPr>
        <w:t>.</w:t>
      </w:r>
    </w:p>
    <w:p w14:paraId="62D7B8E6" w14:textId="32D49201" w:rsidR="00EB50BD" w:rsidRDefault="00EB50BD" w:rsidP="00AC03FF">
      <w:pPr>
        <w:ind w:left="1440"/>
        <w:jc w:val="both"/>
        <w:rPr>
          <w:rFonts w:cstheme="minorHAnsi"/>
          <w:sz w:val="22"/>
          <w:szCs w:val="22"/>
        </w:rPr>
      </w:pPr>
      <w:ins w:id="42" w:author="Dupont Dimitri" w:date="2024-12-20T09:00:00Z">
        <w:r>
          <w:rPr>
            <w:rFonts w:cstheme="minorHAnsi"/>
            <w:sz w:val="22"/>
            <w:szCs w:val="22"/>
          </w:rPr>
          <w:t xml:space="preserve">It is also necessary to create the not performed work orders from the previous registration </w:t>
        </w:r>
        <w:r w:rsidR="007F29C2">
          <w:rPr>
            <w:rFonts w:cstheme="minorHAnsi"/>
            <w:sz w:val="22"/>
            <w:szCs w:val="22"/>
          </w:rPr>
          <w:t>applicable to the new registration.</w:t>
        </w:r>
      </w:ins>
    </w:p>
    <w:p w14:paraId="15440B73" w14:textId="77777777" w:rsidR="008A26D4" w:rsidRPr="005E6361" w:rsidRDefault="008A26D4" w:rsidP="008A26D4">
      <w:pPr>
        <w:pStyle w:val="ListParagraph"/>
        <w:numPr>
          <w:ilvl w:val="0"/>
          <w:numId w:val="5"/>
        </w:numPr>
        <w:jc w:val="both"/>
        <w:rPr>
          <w:ins w:id="43" w:author="Dupont Dimitri" w:date="2024-12-02T11:28:00Z"/>
          <w:rFonts w:cstheme="minorHAnsi"/>
          <w:sz w:val="22"/>
          <w:szCs w:val="22"/>
        </w:rPr>
      </w:pPr>
      <w:ins w:id="44" w:author="Dupont Dimitri" w:date="2024-12-02T11:28:00Z">
        <w:r>
          <w:rPr>
            <w:rFonts w:cstheme="minorHAnsi"/>
            <w:sz w:val="22"/>
            <w:szCs w:val="22"/>
          </w:rPr>
          <w:t>Parts ownership change</w:t>
        </w:r>
      </w:ins>
    </w:p>
    <w:p w14:paraId="6E77EC4D" w14:textId="77777777" w:rsidR="008A26D4" w:rsidRDefault="008A26D4" w:rsidP="008A26D4">
      <w:pPr>
        <w:ind w:left="1440"/>
        <w:jc w:val="both"/>
        <w:rPr>
          <w:ins w:id="45" w:author="Dupont Dimitri" w:date="2024-12-02T11:28:00Z"/>
          <w:rFonts w:cstheme="minorHAnsi"/>
          <w:sz w:val="22"/>
          <w:szCs w:val="22"/>
        </w:rPr>
      </w:pPr>
      <w:ins w:id="46" w:author="Dupont Dimitri" w:date="2024-12-02T11:28:00Z">
        <w:r>
          <w:rPr>
            <w:rFonts w:cstheme="minorHAnsi"/>
            <w:sz w:val="22"/>
            <w:szCs w:val="22"/>
          </w:rPr>
          <w:t>As the aircraft has changed ownership, the ownership of all parts attached to the aircraft shall also changed to the new owner.</w:t>
        </w:r>
      </w:ins>
    </w:p>
    <w:p w14:paraId="3E799E17" w14:textId="77777777" w:rsidR="00E4420D" w:rsidRDefault="00E4420D" w:rsidP="008A26D4">
      <w:pPr>
        <w:ind w:left="1440"/>
        <w:jc w:val="both"/>
        <w:rPr>
          <w:ins w:id="47" w:author="Dupont Dimitri" w:date="2024-12-02T11:28:00Z"/>
          <w:rFonts w:ascii="Helvetica" w:hAnsi="Helvetica" w:cs="Helvetica"/>
          <w:color w:val="000000"/>
          <w:sz w:val="18"/>
          <w:szCs w:val="18"/>
          <w:shd w:val="clear" w:color="auto" w:fill="FBFBFB"/>
        </w:rPr>
      </w:pPr>
    </w:p>
    <w:p w14:paraId="3FDEB865" w14:textId="77777777" w:rsidR="00E4420D" w:rsidRPr="00E4420D" w:rsidRDefault="00E4420D" w:rsidP="00E4420D">
      <w:pPr>
        <w:pStyle w:val="ListParagraph"/>
        <w:numPr>
          <w:ilvl w:val="1"/>
          <w:numId w:val="4"/>
        </w:numPr>
        <w:rPr>
          <w:ins w:id="48" w:author="Dupont Dimitri" w:date="2024-12-02T11:29:00Z"/>
          <w:b/>
          <w:bCs/>
          <w:rPrChange w:id="49" w:author="Dupont Dimitri" w:date="2024-12-02T11:29:00Z">
            <w:rPr>
              <w:ins w:id="50" w:author="Dupont Dimitri" w:date="2024-12-02T11:29:00Z"/>
            </w:rPr>
          </w:rPrChange>
        </w:rPr>
      </w:pPr>
      <w:ins w:id="51" w:author="Dupont Dimitri" w:date="2024-12-02T11:29:00Z">
        <w:r w:rsidRPr="00E4420D">
          <w:rPr>
            <w:b/>
            <w:bCs/>
            <w:rPrChange w:id="52" w:author="Dupont Dimitri" w:date="2024-12-02T11:29:00Z">
              <w:rPr/>
            </w:rPrChange>
          </w:rPr>
          <w:t xml:space="preserve">With “One CAMO” </w:t>
        </w:r>
      </w:ins>
    </w:p>
    <w:p w14:paraId="5E54C0D3" w14:textId="77777777" w:rsidR="00E4420D" w:rsidRPr="00195B6D" w:rsidRDefault="00E4420D" w:rsidP="00E4420D">
      <w:pPr>
        <w:pStyle w:val="ListParagraph"/>
        <w:ind w:left="1440"/>
        <w:rPr>
          <w:ins w:id="53" w:author="Dupont Dimitri" w:date="2024-12-02T11:29:00Z"/>
        </w:rPr>
      </w:pPr>
    </w:p>
    <w:p w14:paraId="74763917" w14:textId="77777777" w:rsidR="00E4420D" w:rsidRPr="00195B6D" w:rsidRDefault="00E4420D" w:rsidP="00E4420D">
      <w:pPr>
        <w:pStyle w:val="ListParagraph"/>
        <w:numPr>
          <w:ilvl w:val="0"/>
          <w:numId w:val="5"/>
        </w:numPr>
        <w:jc w:val="both"/>
        <w:rPr>
          <w:ins w:id="54" w:author="Dupont Dimitri" w:date="2024-12-02T11:29:00Z"/>
          <w:rFonts w:cstheme="minorHAnsi"/>
          <w:sz w:val="22"/>
          <w:szCs w:val="22"/>
        </w:rPr>
      </w:pPr>
      <w:ins w:id="55" w:author="Dupont Dimitri" w:date="2024-12-02T11:29:00Z">
        <w:r w:rsidRPr="00195B6D">
          <w:rPr>
            <w:rFonts w:cstheme="minorHAnsi"/>
            <w:sz w:val="22"/>
            <w:szCs w:val="22"/>
          </w:rPr>
          <w:t>A/C ownership change</w:t>
        </w:r>
      </w:ins>
    </w:p>
    <w:p w14:paraId="76790A68" w14:textId="77777777" w:rsidR="00E4420D" w:rsidRDefault="00E4420D" w:rsidP="00E4420D">
      <w:pPr>
        <w:ind w:left="1440"/>
        <w:jc w:val="both"/>
        <w:rPr>
          <w:ins w:id="56" w:author="Dupont Dimitri" w:date="2024-12-20T08:58:00Z"/>
          <w:rFonts w:cstheme="minorHAnsi"/>
          <w:sz w:val="22"/>
          <w:szCs w:val="22"/>
        </w:rPr>
      </w:pPr>
      <w:ins w:id="57" w:author="Dupont Dimitri" w:date="2024-12-02T11:29:00Z">
        <w:r>
          <w:rPr>
            <w:rFonts w:cstheme="minorHAnsi"/>
            <w:sz w:val="22"/>
            <w:szCs w:val="22"/>
          </w:rPr>
          <w:t>The A/C owner, operator and, as required authority, are to be changed.</w:t>
        </w:r>
      </w:ins>
    </w:p>
    <w:p w14:paraId="4D4B0239" w14:textId="77777777" w:rsidR="008438CA" w:rsidRDefault="008438CA" w:rsidP="008438CA">
      <w:pPr>
        <w:pStyle w:val="ListParagraph"/>
        <w:numPr>
          <w:ilvl w:val="0"/>
          <w:numId w:val="5"/>
        </w:numPr>
        <w:jc w:val="both"/>
        <w:rPr>
          <w:ins w:id="58" w:author="Dupont Dimitri" w:date="2024-12-20T08:58:00Z"/>
          <w:rFonts w:cstheme="minorHAnsi"/>
          <w:sz w:val="22"/>
          <w:szCs w:val="22"/>
        </w:rPr>
      </w:pPr>
      <w:ins w:id="59" w:author="Dupont Dimitri" w:date="2024-12-20T08:58:00Z">
        <w:r>
          <w:rPr>
            <w:rFonts w:cstheme="minorHAnsi"/>
            <w:sz w:val="22"/>
            <w:szCs w:val="22"/>
          </w:rPr>
          <w:t>Registration change</w:t>
        </w:r>
      </w:ins>
    </w:p>
    <w:p w14:paraId="51A1364C" w14:textId="77777777" w:rsidR="008438CA" w:rsidRDefault="008438CA" w:rsidP="008438CA">
      <w:pPr>
        <w:ind w:left="1440"/>
        <w:jc w:val="both"/>
        <w:rPr>
          <w:ins w:id="60" w:author="Dupont Dimitri" w:date="2024-12-20T08:58:00Z"/>
          <w:rFonts w:cstheme="minorHAnsi"/>
          <w:sz w:val="22"/>
          <w:szCs w:val="22"/>
        </w:rPr>
      </w:pPr>
      <w:ins w:id="61" w:author="Dupont Dimitri" w:date="2024-12-20T08:58:00Z">
        <w:r>
          <w:rPr>
            <w:rFonts w:cstheme="minorHAnsi"/>
            <w:sz w:val="22"/>
            <w:szCs w:val="22"/>
          </w:rPr>
          <w:t>The aircraft registration change must be performed in APN 254. Note that it is recommended to NOT update the tables containing History data.</w:t>
        </w:r>
      </w:ins>
    </w:p>
    <w:p w14:paraId="30ACE989" w14:textId="77777777" w:rsidR="008438CA" w:rsidRPr="004F351F" w:rsidRDefault="008438CA" w:rsidP="008438CA">
      <w:pPr>
        <w:ind w:left="1440"/>
        <w:jc w:val="both"/>
        <w:rPr>
          <w:ins w:id="62" w:author="Dupont Dimitri" w:date="2024-12-20T08:58:00Z"/>
          <w:rFonts w:cstheme="minorHAnsi"/>
          <w:sz w:val="22"/>
          <w:szCs w:val="22"/>
        </w:rPr>
      </w:pPr>
      <w:ins w:id="63" w:author="Dupont Dimitri" w:date="2024-12-20T08:58:00Z">
        <w:r w:rsidRPr="004F351F">
          <w:rPr>
            <w:rFonts w:cstheme="minorHAnsi"/>
            <w:sz w:val="22"/>
            <w:szCs w:val="22"/>
          </w:rPr>
          <w:t xml:space="preserve">Note that </w:t>
        </w:r>
        <w:r>
          <w:rPr>
            <w:rFonts w:ascii="Helvetica" w:hAnsi="Helvetica" w:cs="Helvetica"/>
            <w:color w:val="000000"/>
            <w:sz w:val="18"/>
            <w:szCs w:val="18"/>
            <w:shd w:val="clear" w:color="auto" w:fill="FBFBFB"/>
          </w:rPr>
          <w:t>it</w:t>
        </w:r>
        <w:r w:rsidRPr="004F351F">
          <w:rPr>
            <w:rFonts w:ascii="Helvetica" w:hAnsi="Helvetica" w:cs="Helvetica"/>
            <w:color w:val="000000"/>
            <w:sz w:val="18"/>
            <w:szCs w:val="18"/>
            <w:shd w:val="clear" w:color="auto" w:fill="FBFBFB"/>
          </w:rPr>
          <w:t xml:space="preserve"> is strongly recommended to perform this action when there is minimum activity on the system.</w:t>
        </w:r>
      </w:ins>
    </w:p>
    <w:p w14:paraId="1C913D15" w14:textId="77777777" w:rsidR="00E4420D" w:rsidRPr="005E6361" w:rsidRDefault="00E4420D" w:rsidP="00E4420D">
      <w:pPr>
        <w:pStyle w:val="ListParagraph"/>
        <w:numPr>
          <w:ilvl w:val="0"/>
          <w:numId w:val="5"/>
        </w:numPr>
        <w:jc w:val="both"/>
        <w:rPr>
          <w:ins w:id="64" w:author="Dupont Dimitri" w:date="2024-12-02T11:29:00Z"/>
          <w:rFonts w:cstheme="minorHAnsi"/>
          <w:sz w:val="22"/>
          <w:szCs w:val="22"/>
        </w:rPr>
      </w:pPr>
      <w:ins w:id="65" w:author="Dupont Dimitri" w:date="2024-12-02T11:29:00Z">
        <w:r>
          <w:rPr>
            <w:rFonts w:cstheme="minorHAnsi"/>
            <w:sz w:val="22"/>
            <w:szCs w:val="22"/>
          </w:rPr>
          <w:t>Parts ownership change</w:t>
        </w:r>
      </w:ins>
    </w:p>
    <w:p w14:paraId="0AE10781" w14:textId="77777777" w:rsidR="00E4420D" w:rsidRDefault="00E4420D" w:rsidP="00E4420D">
      <w:pPr>
        <w:ind w:left="1440"/>
        <w:jc w:val="both"/>
        <w:rPr>
          <w:ins w:id="66" w:author="Dupont Dimitri" w:date="2024-12-02T11:29:00Z"/>
          <w:rFonts w:cstheme="minorHAnsi"/>
          <w:sz w:val="22"/>
          <w:szCs w:val="22"/>
        </w:rPr>
      </w:pPr>
      <w:ins w:id="67" w:author="Dupont Dimitri" w:date="2024-12-02T11:29:00Z">
        <w:r>
          <w:rPr>
            <w:rFonts w:cstheme="minorHAnsi"/>
            <w:sz w:val="22"/>
            <w:szCs w:val="22"/>
          </w:rPr>
          <w:t>As the aircraft has changed ownership, the ownership of all parts attached to the aircraft shall also changed to the new owner.</w:t>
        </w:r>
      </w:ins>
    </w:p>
    <w:p w14:paraId="3FFF562E" w14:textId="77777777" w:rsidR="00E4420D" w:rsidRPr="003C65CF" w:rsidRDefault="00E4420D" w:rsidP="00E4420D">
      <w:pPr>
        <w:ind w:left="1440"/>
        <w:jc w:val="both"/>
        <w:rPr>
          <w:ins w:id="68" w:author="Dupont Dimitri" w:date="2024-12-02T11:29:00Z"/>
          <w:rFonts w:cstheme="minorHAnsi"/>
          <w:sz w:val="22"/>
          <w:szCs w:val="22"/>
        </w:rPr>
      </w:pPr>
    </w:p>
    <w:p w14:paraId="39EDA637" w14:textId="77777777" w:rsidR="008A26D4" w:rsidRPr="004F351F" w:rsidRDefault="008A26D4">
      <w:pPr>
        <w:jc w:val="both"/>
        <w:rPr>
          <w:ins w:id="69" w:author="Dupont Dimitri" w:date="2024-12-02T11:28:00Z"/>
          <w:rFonts w:cstheme="minorHAnsi"/>
          <w:sz w:val="22"/>
          <w:szCs w:val="22"/>
        </w:rPr>
        <w:pPrChange w:id="70" w:author="Dupont Dimitri" w:date="2024-12-02T11:28:00Z">
          <w:pPr>
            <w:ind w:left="1440"/>
            <w:jc w:val="both"/>
          </w:pPr>
        </w:pPrChange>
      </w:pPr>
    </w:p>
    <w:p w14:paraId="5807FD15" w14:textId="7597F6ED" w:rsidR="0090234E" w:rsidDel="008A26D4" w:rsidRDefault="0090234E" w:rsidP="0090234E">
      <w:pPr>
        <w:pStyle w:val="ListParagraph"/>
        <w:numPr>
          <w:ilvl w:val="0"/>
          <w:numId w:val="5"/>
        </w:numPr>
        <w:jc w:val="both"/>
        <w:rPr>
          <w:del w:id="71" w:author="Dupont Dimitri" w:date="2024-12-02T11:28:00Z"/>
          <w:rFonts w:cstheme="minorHAnsi"/>
          <w:sz w:val="22"/>
          <w:szCs w:val="22"/>
        </w:rPr>
      </w:pPr>
      <w:del w:id="72" w:author="Dupont Dimitri" w:date="2024-12-02T11:28:00Z">
        <w:r w:rsidDel="008A26D4">
          <w:rPr>
            <w:rFonts w:cstheme="minorHAnsi"/>
            <w:sz w:val="22"/>
            <w:szCs w:val="22"/>
          </w:rPr>
          <w:delText>Registration change</w:delText>
        </w:r>
      </w:del>
    </w:p>
    <w:p w14:paraId="7ECCBDD2" w14:textId="49325900" w:rsidR="0090234E" w:rsidDel="008A26D4" w:rsidRDefault="006D31A5" w:rsidP="0090234E">
      <w:pPr>
        <w:ind w:left="1440"/>
        <w:jc w:val="both"/>
        <w:rPr>
          <w:del w:id="73" w:author="Dupont Dimitri" w:date="2024-12-02T11:28:00Z"/>
          <w:rFonts w:cstheme="minorHAnsi"/>
          <w:sz w:val="22"/>
          <w:szCs w:val="22"/>
        </w:rPr>
      </w:pPr>
      <w:del w:id="74" w:author="Dupont Dimitri" w:date="2024-12-02T11:28:00Z">
        <w:r w:rsidDel="008A26D4">
          <w:rPr>
            <w:rFonts w:cstheme="minorHAnsi"/>
            <w:sz w:val="22"/>
            <w:szCs w:val="22"/>
          </w:rPr>
          <w:delText xml:space="preserve">The aircraft registration change </w:delText>
        </w:r>
        <w:r w:rsidR="005E6361" w:rsidDel="008A26D4">
          <w:rPr>
            <w:rFonts w:cstheme="minorHAnsi"/>
            <w:sz w:val="22"/>
            <w:szCs w:val="22"/>
          </w:rPr>
          <w:delText>must</w:delText>
        </w:r>
        <w:r w:rsidDel="008A26D4">
          <w:rPr>
            <w:rFonts w:cstheme="minorHAnsi"/>
            <w:sz w:val="22"/>
            <w:szCs w:val="22"/>
          </w:rPr>
          <w:delText xml:space="preserve"> be performed in APN 254. Note that it is recommende</w:delText>
        </w:r>
        <w:r w:rsidR="00375C6F" w:rsidDel="008A26D4">
          <w:rPr>
            <w:rFonts w:cstheme="minorHAnsi"/>
            <w:sz w:val="22"/>
            <w:szCs w:val="22"/>
          </w:rPr>
          <w:delText xml:space="preserve">d </w:delText>
        </w:r>
        <w:r w:rsidDel="008A26D4">
          <w:rPr>
            <w:rFonts w:cstheme="minorHAnsi"/>
            <w:sz w:val="22"/>
            <w:szCs w:val="22"/>
          </w:rPr>
          <w:delText xml:space="preserve">to </w:delText>
        </w:r>
        <w:r w:rsidR="00375C6F" w:rsidDel="008A26D4">
          <w:rPr>
            <w:rFonts w:cstheme="minorHAnsi"/>
            <w:sz w:val="22"/>
            <w:szCs w:val="22"/>
          </w:rPr>
          <w:delText>NOT update the tables containing History data.</w:delText>
        </w:r>
      </w:del>
    </w:p>
    <w:p w14:paraId="72BD899F" w14:textId="18673BD4" w:rsidR="00375C6F" w:rsidRPr="004F351F" w:rsidDel="008A26D4" w:rsidRDefault="00774FC6" w:rsidP="0090234E">
      <w:pPr>
        <w:ind w:left="1440"/>
        <w:jc w:val="both"/>
        <w:rPr>
          <w:del w:id="75" w:author="Dupont Dimitri" w:date="2024-12-02T11:28:00Z"/>
          <w:rFonts w:cstheme="minorHAnsi"/>
          <w:sz w:val="22"/>
          <w:szCs w:val="22"/>
        </w:rPr>
      </w:pPr>
      <w:del w:id="76" w:author="Dupont Dimitri" w:date="2024-12-02T11:28:00Z">
        <w:r w:rsidRPr="004F351F" w:rsidDel="008A26D4">
          <w:rPr>
            <w:rFonts w:cstheme="minorHAnsi"/>
            <w:sz w:val="22"/>
            <w:szCs w:val="22"/>
          </w:rPr>
          <w:delText xml:space="preserve">Note that </w:delText>
        </w:r>
        <w:r w:rsidR="004F351F" w:rsidDel="008A26D4">
          <w:rPr>
            <w:rFonts w:ascii="Helvetica" w:hAnsi="Helvetica" w:cs="Helvetica"/>
            <w:color w:val="000000"/>
            <w:sz w:val="18"/>
            <w:szCs w:val="18"/>
            <w:shd w:val="clear" w:color="auto" w:fill="FBFBFB"/>
          </w:rPr>
          <w:delText>it</w:delText>
        </w:r>
        <w:r w:rsidR="004F351F" w:rsidRPr="004F351F" w:rsidDel="008A26D4">
          <w:rPr>
            <w:rFonts w:ascii="Helvetica" w:hAnsi="Helvetica" w:cs="Helvetica"/>
            <w:color w:val="000000"/>
            <w:sz w:val="18"/>
            <w:szCs w:val="18"/>
            <w:shd w:val="clear" w:color="auto" w:fill="FBFBFB"/>
          </w:rPr>
          <w:delText xml:space="preserve"> is strongly recommended to perform this action when there is minimum activity on the system.</w:delText>
        </w:r>
      </w:del>
    </w:p>
    <w:p w14:paraId="2781A93A" w14:textId="7D4589CE" w:rsidR="00EC2942" w:rsidRPr="005E6361" w:rsidDel="008A26D4" w:rsidRDefault="005E6361" w:rsidP="005E6361">
      <w:pPr>
        <w:pStyle w:val="ListParagraph"/>
        <w:numPr>
          <w:ilvl w:val="0"/>
          <w:numId w:val="5"/>
        </w:numPr>
        <w:jc w:val="both"/>
        <w:rPr>
          <w:del w:id="77" w:author="Dupont Dimitri" w:date="2024-12-02T11:28:00Z"/>
          <w:rFonts w:cstheme="minorHAnsi"/>
          <w:sz w:val="22"/>
          <w:szCs w:val="22"/>
        </w:rPr>
      </w:pPr>
      <w:del w:id="78" w:author="Dupont Dimitri" w:date="2024-12-02T11:28:00Z">
        <w:r w:rsidDel="008A26D4">
          <w:rPr>
            <w:rFonts w:cstheme="minorHAnsi"/>
            <w:sz w:val="22"/>
            <w:szCs w:val="22"/>
          </w:rPr>
          <w:delText>Parts ownership change</w:delText>
        </w:r>
      </w:del>
    </w:p>
    <w:p w14:paraId="57301003" w14:textId="5D7965D2" w:rsidR="005E6361" w:rsidRPr="003C65CF" w:rsidDel="008A26D4" w:rsidRDefault="003C65CF" w:rsidP="005E6361">
      <w:pPr>
        <w:ind w:left="1440"/>
        <w:jc w:val="both"/>
        <w:rPr>
          <w:del w:id="79" w:author="Dupont Dimitri" w:date="2024-12-02T11:28:00Z"/>
          <w:rFonts w:cstheme="minorHAnsi"/>
          <w:sz w:val="22"/>
          <w:szCs w:val="22"/>
        </w:rPr>
      </w:pPr>
      <w:del w:id="80" w:author="Dupont Dimitri" w:date="2024-12-02T11:28:00Z">
        <w:r w:rsidDel="008A26D4">
          <w:rPr>
            <w:rFonts w:cstheme="minorHAnsi"/>
            <w:sz w:val="22"/>
            <w:szCs w:val="22"/>
          </w:rPr>
          <w:delText xml:space="preserve">As the aircraft has changed ownership, the ownership of all parts attached to the aircraft shall </w:delText>
        </w:r>
        <w:r w:rsidR="00513BFC" w:rsidDel="008A26D4">
          <w:rPr>
            <w:rFonts w:cstheme="minorHAnsi"/>
            <w:sz w:val="22"/>
            <w:szCs w:val="22"/>
          </w:rPr>
          <w:delText>also changed to the new owner.</w:delText>
        </w:r>
      </w:del>
    </w:p>
    <w:p w14:paraId="5F5C9C9C" w14:textId="269A578E" w:rsidR="0090203A" w:rsidRPr="005B7A1C" w:rsidRDefault="00EC2942" w:rsidP="005B7A1C">
      <w:pPr>
        <w:pStyle w:val="Heading1"/>
        <w:numPr>
          <w:ilvl w:val="0"/>
          <w:numId w:val="4"/>
        </w:numPr>
        <w:spacing w:after="240"/>
        <w:rPr>
          <w:rFonts w:asciiTheme="minorHAnsi" w:hAnsiTheme="minorHAnsi" w:cstheme="minorHAnsi"/>
          <w:sz w:val="22"/>
          <w:szCs w:val="22"/>
        </w:rPr>
      </w:pPr>
      <w:bookmarkStart w:id="81" w:name="_Toc16642314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81"/>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70486D42" w14:textId="5ABC2C4D" w:rsidR="00DA23DF" w:rsidRPr="003802C8" w:rsidRDefault="00EB0C22" w:rsidP="00DA23DF">
            <w:pPr>
              <w:pStyle w:val="ListParagraph"/>
              <w:numPr>
                <w:ilvl w:val="0"/>
                <w:numId w:val="5"/>
              </w:numPr>
              <w:rPr>
                <w:rFonts w:cstheme="minorHAnsi"/>
                <w:sz w:val="22"/>
                <w:szCs w:val="22"/>
              </w:rPr>
            </w:pPr>
            <w:r>
              <w:rPr>
                <w:rFonts w:cstheme="minorHAnsi"/>
                <w:sz w:val="22"/>
                <w:szCs w:val="22"/>
              </w:rPr>
              <w:t>01.0</w:t>
            </w:r>
            <w:r w:rsidR="00DA23DF">
              <w:rPr>
                <w:rFonts w:cstheme="minorHAnsi"/>
                <w:sz w:val="22"/>
                <w:szCs w:val="22"/>
              </w:rPr>
              <w:t>1</w:t>
            </w:r>
            <w:r w:rsidR="009565EE" w:rsidRPr="00EE0040">
              <w:rPr>
                <w:rFonts w:cstheme="minorHAnsi"/>
                <w:sz w:val="22"/>
                <w:szCs w:val="22"/>
              </w:rPr>
              <w:t xml:space="preserve"> – </w:t>
            </w:r>
            <w:r w:rsidR="00DA23DF">
              <w:rPr>
                <w:rFonts w:cstheme="minorHAnsi"/>
                <w:sz w:val="22"/>
                <w:szCs w:val="22"/>
              </w:rPr>
              <w:t>Airc</w:t>
            </w:r>
            <w:r w:rsidR="003802C8">
              <w:rPr>
                <w:rFonts w:cstheme="minorHAnsi"/>
                <w:sz w:val="22"/>
                <w:szCs w:val="22"/>
              </w:rPr>
              <w:t>raft definition</w:t>
            </w:r>
          </w:p>
          <w:p w14:paraId="1141F13C" w14:textId="5D0847AD" w:rsidR="003802C8" w:rsidRPr="003802C8" w:rsidRDefault="003802C8" w:rsidP="00DA23DF">
            <w:pPr>
              <w:pStyle w:val="ListParagraph"/>
              <w:numPr>
                <w:ilvl w:val="0"/>
                <w:numId w:val="5"/>
              </w:numPr>
              <w:rPr>
                <w:rFonts w:cstheme="minorHAnsi"/>
                <w:sz w:val="22"/>
                <w:szCs w:val="22"/>
              </w:rPr>
            </w:pPr>
            <w:r>
              <w:rPr>
                <w:rFonts w:cstheme="minorHAnsi"/>
                <w:sz w:val="22"/>
                <w:szCs w:val="22"/>
              </w:rPr>
              <w:lastRenderedPageBreak/>
              <w:t>01.03 – Aircraft Maintenance program</w:t>
            </w:r>
          </w:p>
          <w:p w14:paraId="620778B2" w14:textId="794629B9" w:rsidR="003802C8" w:rsidRPr="003C4580" w:rsidRDefault="003802C8" w:rsidP="00DA23DF">
            <w:pPr>
              <w:pStyle w:val="ListParagraph"/>
              <w:numPr>
                <w:ilvl w:val="0"/>
                <w:numId w:val="5"/>
              </w:numPr>
              <w:rPr>
                <w:rFonts w:cstheme="minorHAnsi"/>
                <w:sz w:val="22"/>
                <w:szCs w:val="22"/>
              </w:rPr>
            </w:pPr>
            <w:r>
              <w:rPr>
                <w:rFonts w:cstheme="minorHAnsi"/>
                <w:sz w:val="22"/>
                <w:szCs w:val="22"/>
              </w:rPr>
              <w:t>01.04 – Sb &amp; AD assessment</w:t>
            </w:r>
          </w:p>
          <w:p w14:paraId="67390C37" w14:textId="35565B62" w:rsidR="003C4580" w:rsidRPr="003C4580" w:rsidRDefault="003C4580" w:rsidP="00DA23DF">
            <w:pPr>
              <w:pStyle w:val="ListParagraph"/>
              <w:numPr>
                <w:ilvl w:val="0"/>
                <w:numId w:val="5"/>
              </w:numPr>
              <w:rPr>
                <w:rFonts w:cstheme="minorHAnsi"/>
                <w:sz w:val="22"/>
                <w:szCs w:val="22"/>
              </w:rPr>
            </w:pPr>
            <w:r>
              <w:rPr>
                <w:rFonts w:cstheme="minorHAnsi"/>
                <w:sz w:val="22"/>
                <w:szCs w:val="22"/>
              </w:rPr>
              <w:t>01.05 – Configuration Management</w:t>
            </w:r>
          </w:p>
          <w:p w14:paraId="0D942537" w14:textId="2607AAF5" w:rsidR="003C4580" w:rsidRPr="003C4580" w:rsidRDefault="003C4580" w:rsidP="00DA23DF">
            <w:pPr>
              <w:pStyle w:val="ListParagraph"/>
              <w:numPr>
                <w:ilvl w:val="0"/>
                <w:numId w:val="5"/>
              </w:numPr>
              <w:rPr>
                <w:rFonts w:cstheme="minorHAnsi"/>
                <w:sz w:val="22"/>
                <w:szCs w:val="22"/>
              </w:rPr>
            </w:pPr>
            <w:r>
              <w:rPr>
                <w:rFonts w:cstheme="minorHAnsi"/>
                <w:sz w:val="22"/>
                <w:szCs w:val="22"/>
              </w:rPr>
              <w:t>01.06 – MEL administration</w:t>
            </w:r>
          </w:p>
          <w:p w14:paraId="2CAB787A" w14:textId="01102FFA" w:rsidR="003C4580" w:rsidRPr="003C4580" w:rsidRDefault="003C4580" w:rsidP="00DA23DF">
            <w:pPr>
              <w:pStyle w:val="ListParagraph"/>
              <w:numPr>
                <w:ilvl w:val="0"/>
                <w:numId w:val="5"/>
              </w:numPr>
              <w:rPr>
                <w:rFonts w:cstheme="minorHAnsi"/>
                <w:sz w:val="22"/>
                <w:szCs w:val="22"/>
              </w:rPr>
            </w:pPr>
            <w:r>
              <w:rPr>
                <w:rFonts w:cstheme="minorHAnsi"/>
                <w:sz w:val="22"/>
                <w:szCs w:val="22"/>
              </w:rPr>
              <w:t>01.08 – Weight &amp; Balance</w:t>
            </w:r>
          </w:p>
          <w:p w14:paraId="6777C71E" w14:textId="77777777" w:rsidR="007873E9" w:rsidRPr="00E4420D" w:rsidRDefault="003C4580" w:rsidP="00327A9E">
            <w:pPr>
              <w:pStyle w:val="ListParagraph"/>
              <w:numPr>
                <w:ilvl w:val="0"/>
                <w:numId w:val="5"/>
              </w:numPr>
              <w:rPr>
                <w:ins w:id="82" w:author="Dupont Dimitri" w:date="2024-12-02T11:29:00Z"/>
                <w:rFonts w:cstheme="minorHAnsi"/>
                <w:sz w:val="22"/>
                <w:szCs w:val="22"/>
                <w:rPrChange w:id="83" w:author="Dupont Dimitri" w:date="2024-12-02T11:29:00Z">
                  <w:rPr>
                    <w:ins w:id="84" w:author="Dupont Dimitri" w:date="2024-12-02T11:29:00Z"/>
                    <w:rFonts w:cstheme="minorHAnsi"/>
                    <w:sz w:val="22"/>
                    <w:szCs w:val="22"/>
                    <w:lang w:val="en-CH"/>
                  </w:rPr>
                </w:rPrChange>
              </w:rPr>
            </w:pPr>
            <w:r>
              <w:rPr>
                <w:rFonts w:cstheme="minorHAnsi"/>
                <w:sz w:val="22"/>
                <w:szCs w:val="22"/>
              </w:rPr>
              <w:t>02.07 – Structural Damages</w:t>
            </w:r>
          </w:p>
          <w:p w14:paraId="5AB17241" w14:textId="79DC8DCE" w:rsidR="00E4420D" w:rsidRPr="00327A9E" w:rsidRDefault="00E4420D" w:rsidP="00327A9E">
            <w:pPr>
              <w:pStyle w:val="ListParagraph"/>
              <w:numPr>
                <w:ilvl w:val="0"/>
                <w:numId w:val="5"/>
              </w:numPr>
              <w:rPr>
                <w:rFonts w:cstheme="minorHAnsi"/>
                <w:sz w:val="22"/>
                <w:szCs w:val="22"/>
              </w:rPr>
            </w:pPr>
            <w:ins w:id="85" w:author="Dupont Dimitri" w:date="2024-12-02T11:29:00Z">
              <w:r>
                <w:rPr>
                  <w:rFonts w:cstheme="minorHAnsi"/>
                  <w:sz w:val="22"/>
                  <w:szCs w:val="22"/>
                </w:rPr>
                <w:t>04.01 – Company Organization</w:t>
              </w:r>
            </w:ins>
          </w:p>
        </w:tc>
        <w:tc>
          <w:tcPr>
            <w:tcW w:w="3225" w:type="dxa"/>
          </w:tcPr>
          <w:p w14:paraId="647909C4" w14:textId="421CC37C" w:rsidR="00572A74" w:rsidRPr="00F25ABD" w:rsidRDefault="00F25ABD" w:rsidP="00EE0040">
            <w:pPr>
              <w:rPr>
                <w:rFonts w:cstheme="minorHAnsi"/>
                <w:sz w:val="22"/>
                <w:szCs w:val="22"/>
              </w:rPr>
            </w:pPr>
            <w:r>
              <w:rPr>
                <w:rFonts w:cstheme="minorHAnsi"/>
                <w:sz w:val="22"/>
                <w:szCs w:val="22"/>
              </w:rPr>
              <w:lastRenderedPageBreak/>
              <w:t>-/-</w:t>
            </w:r>
          </w:p>
        </w:tc>
        <w:tc>
          <w:tcPr>
            <w:tcW w:w="3225" w:type="dxa"/>
          </w:tcPr>
          <w:p w14:paraId="7348049D" w14:textId="77777777" w:rsidR="00513BFC" w:rsidRPr="003802C8" w:rsidRDefault="00513BFC" w:rsidP="00513BFC">
            <w:pPr>
              <w:pStyle w:val="ListParagraph"/>
              <w:numPr>
                <w:ilvl w:val="0"/>
                <w:numId w:val="5"/>
              </w:numPr>
              <w:rPr>
                <w:rFonts w:cstheme="minorHAnsi"/>
                <w:sz w:val="22"/>
                <w:szCs w:val="22"/>
              </w:rPr>
            </w:pPr>
            <w:r>
              <w:rPr>
                <w:rFonts w:cstheme="minorHAnsi"/>
                <w:sz w:val="22"/>
                <w:szCs w:val="22"/>
              </w:rPr>
              <w:t>01.01</w:t>
            </w:r>
            <w:r w:rsidRPr="00EE0040">
              <w:rPr>
                <w:rFonts w:cstheme="minorHAnsi"/>
                <w:sz w:val="22"/>
                <w:szCs w:val="22"/>
              </w:rPr>
              <w:t xml:space="preserve"> – </w:t>
            </w:r>
            <w:r>
              <w:rPr>
                <w:rFonts w:cstheme="minorHAnsi"/>
                <w:sz w:val="22"/>
                <w:szCs w:val="22"/>
              </w:rPr>
              <w:t>Aircraft definition</w:t>
            </w:r>
          </w:p>
          <w:p w14:paraId="2CE5E07D" w14:textId="77777777" w:rsidR="00513BFC" w:rsidRPr="003802C8" w:rsidRDefault="00513BFC" w:rsidP="00513BFC">
            <w:pPr>
              <w:pStyle w:val="ListParagraph"/>
              <w:numPr>
                <w:ilvl w:val="0"/>
                <w:numId w:val="5"/>
              </w:numPr>
              <w:rPr>
                <w:rFonts w:cstheme="minorHAnsi"/>
                <w:sz w:val="22"/>
                <w:szCs w:val="22"/>
              </w:rPr>
            </w:pPr>
            <w:r>
              <w:rPr>
                <w:rFonts w:cstheme="minorHAnsi"/>
                <w:sz w:val="22"/>
                <w:szCs w:val="22"/>
              </w:rPr>
              <w:lastRenderedPageBreak/>
              <w:t>01.03 – Aircraft Maintenance program</w:t>
            </w:r>
          </w:p>
          <w:p w14:paraId="09E1F328" w14:textId="77777777" w:rsidR="00513BFC" w:rsidRPr="003C4580" w:rsidRDefault="00513BFC" w:rsidP="00513BFC">
            <w:pPr>
              <w:pStyle w:val="ListParagraph"/>
              <w:numPr>
                <w:ilvl w:val="0"/>
                <w:numId w:val="5"/>
              </w:numPr>
              <w:rPr>
                <w:rFonts w:cstheme="minorHAnsi"/>
                <w:sz w:val="22"/>
                <w:szCs w:val="22"/>
              </w:rPr>
            </w:pPr>
            <w:r>
              <w:rPr>
                <w:rFonts w:cstheme="minorHAnsi"/>
                <w:sz w:val="22"/>
                <w:szCs w:val="22"/>
              </w:rPr>
              <w:t>01.04 – Sb &amp; AD assessment</w:t>
            </w:r>
          </w:p>
          <w:p w14:paraId="3C39ED8B" w14:textId="77777777" w:rsidR="00513BFC" w:rsidRPr="003C4580" w:rsidRDefault="00513BFC" w:rsidP="00513BFC">
            <w:pPr>
              <w:pStyle w:val="ListParagraph"/>
              <w:numPr>
                <w:ilvl w:val="0"/>
                <w:numId w:val="5"/>
              </w:numPr>
              <w:rPr>
                <w:rFonts w:cstheme="minorHAnsi"/>
                <w:sz w:val="22"/>
                <w:szCs w:val="22"/>
              </w:rPr>
            </w:pPr>
            <w:r>
              <w:rPr>
                <w:rFonts w:cstheme="minorHAnsi"/>
                <w:sz w:val="22"/>
                <w:szCs w:val="22"/>
              </w:rPr>
              <w:t>01.05 – Configuration Management</w:t>
            </w:r>
          </w:p>
          <w:p w14:paraId="155AC730" w14:textId="77777777" w:rsidR="00513BFC" w:rsidRPr="003C4580" w:rsidRDefault="00513BFC" w:rsidP="00513BFC">
            <w:pPr>
              <w:pStyle w:val="ListParagraph"/>
              <w:numPr>
                <w:ilvl w:val="0"/>
                <w:numId w:val="5"/>
              </w:numPr>
              <w:rPr>
                <w:rFonts w:cstheme="minorHAnsi"/>
                <w:sz w:val="22"/>
                <w:szCs w:val="22"/>
              </w:rPr>
            </w:pPr>
            <w:r>
              <w:rPr>
                <w:rFonts w:cstheme="minorHAnsi"/>
                <w:sz w:val="22"/>
                <w:szCs w:val="22"/>
              </w:rPr>
              <w:t>01.06 – MEL administration</w:t>
            </w:r>
          </w:p>
          <w:p w14:paraId="5698402C" w14:textId="77777777" w:rsidR="00513BFC" w:rsidRPr="003C4580" w:rsidRDefault="00513BFC" w:rsidP="00513BFC">
            <w:pPr>
              <w:pStyle w:val="ListParagraph"/>
              <w:numPr>
                <w:ilvl w:val="0"/>
                <w:numId w:val="5"/>
              </w:numPr>
              <w:rPr>
                <w:rFonts w:cstheme="minorHAnsi"/>
                <w:sz w:val="22"/>
                <w:szCs w:val="22"/>
              </w:rPr>
            </w:pPr>
            <w:r>
              <w:rPr>
                <w:rFonts w:cstheme="minorHAnsi"/>
                <w:sz w:val="22"/>
                <w:szCs w:val="22"/>
              </w:rPr>
              <w:t>01.08 – Weight &amp; Balance</w:t>
            </w:r>
          </w:p>
          <w:p w14:paraId="29E2B99E" w14:textId="77777777" w:rsidR="00513BFC" w:rsidRPr="003C4580" w:rsidRDefault="00513BFC" w:rsidP="00513BFC">
            <w:pPr>
              <w:pStyle w:val="ListParagraph"/>
              <w:numPr>
                <w:ilvl w:val="0"/>
                <w:numId w:val="5"/>
              </w:numPr>
              <w:rPr>
                <w:rFonts w:cstheme="minorHAnsi"/>
                <w:sz w:val="22"/>
                <w:szCs w:val="22"/>
              </w:rPr>
            </w:pPr>
            <w:r>
              <w:rPr>
                <w:rFonts w:cstheme="minorHAnsi"/>
                <w:sz w:val="22"/>
                <w:szCs w:val="22"/>
              </w:rPr>
              <w:t>02.07 – Structural Damages</w:t>
            </w:r>
          </w:p>
          <w:p w14:paraId="1278A276" w14:textId="11D353F1" w:rsidR="007D2714" w:rsidRPr="00030D3F" w:rsidRDefault="007D2714" w:rsidP="00F25ABD">
            <w:pPr>
              <w:rPr>
                <w:rFonts w:cstheme="minorHAnsi"/>
                <w:sz w:val="22"/>
                <w:szCs w:val="22"/>
              </w:rPr>
            </w:pPr>
          </w:p>
        </w:tc>
      </w:tr>
    </w:tbl>
    <w:p w14:paraId="79482E33" w14:textId="06AD2B86" w:rsidR="00DA75B8" w:rsidRPr="007672F9" w:rsidRDefault="00DA75B8" w:rsidP="00167022">
      <w:pPr>
        <w:pStyle w:val="ListParagraph"/>
        <w:rPr>
          <w:rFonts w:cstheme="minorHAnsi"/>
          <w:i/>
          <w:sz w:val="22"/>
          <w:szCs w:val="22"/>
        </w:rPr>
      </w:pPr>
    </w:p>
    <w:p w14:paraId="0AE3C654" w14:textId="473E1273" w:rsidR="00EC2942" w:rsidRPr="00513BFC" w:rsidRDefault="00513BFC" w:rsidP="00EC2942">
      <w:pPr>
        <w:spacing w:line="240" w:lineRule="exact"/>
        <w:rPr>
          <w:rFonts w:cstheme="minorHAnsi"/>
          <w:sz w:val="22"/>
          <w:szCs w:val="22"/>
        </w:rPr>
      </w:pPr>
      <w:r>
        <w:rPr>
          <w:rFonts w:cstheme="minorHAnsi"/>
          <w:sz w:val="22"/>
          <w:szCs w:val="22"/>
        </w:rPr>
        <w:t xml:space="preserve">With this process, </w:t>
      </w:r>
      <w:r w:rsidR="000A3CC7">
        <w:rPr>
          <w:rFonts w:cstheme="minorHAnsi"/>
          <w:sz w:val="22"/>
          <w:szCs w:val="22"/>
        </w:rPr>
        <w:t xml:space="preserve">documents, parts, weight &amp; balance and structural damages will </w:t>
      </w:r>
      <w:r w:rsidR="00C953B6">
        <w:rPr>
          <w:rFonts w:cstheme="minorHAnsi"/>
          <w:sz w:val="22"/>
          <w:szCs w:val="22"/>
        </w:rPr>
        <w:t>remains linked to the aircraft, despite the change of registration.</w:t>
      </w: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86" w:name="_Toc16642314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6"/>
    </w:p>
    <w:p w14:paraId="4E188EA1" w14:textId="77777777" w:rsidR="00BB023B" w:rsidRDefault="00BB023B" w:rsidP="00BB023B">
      <w:pPr>
        <w:rPr>
          <w:ins w:id="87" w:author="Dupont Dimitri" w:date="2024-12-02T11:29:00Z"/>
        </w:rPr>
      </w:pPr>
    </w:p>
    <w:p w14:paraId="17D64512" w14:textId="631960D8" w:rsidR="00CC3123" w:rsidRDefault="003C47BA" w:rsidP="00CC3123">
      <w:pPr>
        <w:jc w:val="center"/>
        <w:rPr>
          <w:ins w:id="88" w:author="Dupont Dimitri" w:date="2024-12-02T11:30:00Z"/>
        </w:rPr>
      </w:pPr>
      <w:ins w:id="89" w:author="Dupont Dimitri" w:date="2024-12-20T08:55:00Z">
        <w:r w:rsidRPr="003C47BA">
          <w:drawing>
            <wp:inline distT="0" distB="0" distL="0" distR="0" wp14:anchorId="5FA5196E" wp14:editId="53F4C31F">
              <wp:extent cx="7284720" cy="5143697"/>
              <wp:effectExtent l="0" t="0" r="0" b="0"/>
              <wp:docPr id="20134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23650" name=""/>
                      <pic:cNvPicPr/>
                    </pic:nvPicPr>
                    <pic:blipFill>
                      <a:blip r:embed="rId17"/>
                      <a:stretch>
                        <a:fillRect/>
                      </a:stretch>
                    </pic:blipFill>
                    <pic:spPr>
                      <a:xfrm>
                        <a:off x="0" y="0"/>
                        <a:ext cx="7293029" cy="5149564"/>
                      </a:xfrm>
                      <a:prstGeom prst="rect">
                        <a:avLst/>
                      </a:prstGeom>
                    </pic:spPr>
                  </pic:pic>
                </a:graphicData>
              </a:graphic>
            </wp:inline>
          </w:drawing>
        </w:r>
      </w:ins>
    </w:p>
    <w:p w14:paraId="6E6BF913" w14:textId="76B1FD79" w:rsidR="00407BC5" w:rsidRPr="00BB023B" w:rsidRDefault="008D2946">
      <w:pPr>
        <w:jc w:val="center"/>
        <w:pPrChange w:id="90" w:author="Dupont Dimitri" w:date="2024-12-02T11:29:00Z">
          <w:pPr/>
        </w:pPrChange>
      </w:pPr>
      <w:ins w:id="91" w:author="Dupont Dimitri" w:date="2024-12-20T08:55:00Z">
        <w:r w:rsidRPr="008D2946">
          <w:lastRenderedPageBreak/>
          <w:drawing>
            <wp:inline distT="0" distB="0" distL="0" distR="0" wp14:anchorId="2556047E" wp14:editId="6FF72139">
              <wp:extent cx="8119745" cy="5731510"/>
              <wp:effectExtent l="0" t="0" r="0" b="2540"/>
              <wp:docPr id="77397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72455" name=""/>
                      <pic:cNvPicPr/>
                    </pic:nvPicPr>
                    <pic:blipFill>
                      <a:blip r:embed="rId18"/>
                      <a:stretch>
                        <a:fillRect/>
                      </a:stretch>
                    </pic:blipFill>
                    <pic:spPr>
                      <a:xfrm>
                        <a:off x="0" y="0"/>
                        <a:ext cx="8119745" cy="5731510"/>
                      </a:xfrm>
                      <a:prstGeom prst="rect">
                        <a:avLst/>
                      </a:prstGeom>
                    </pic:spPr>
                  </pic:pic>
                </a:graphicData>
              </a:graphic>
            </wp:inline>
          </w:drawing>
        </w:r>
      </w:ins>
    </w:p>
    <w:p w14:paraId="54D91512" w14:textId="182BB7B7" w:rsidR="00875F5F" w:rsidDel="00407BC5" w:rsidRDefault="00F077D2" w:rsidP="00BB023B">
      <w:pPr>
        <w:jc w:val="center"/>
        <w:rPr>
          <w:del w:id="92" w:author="Dupont Dimitri" w:date="2024-12-02T11:30:00Z"/>
          <w:rFonts w:cstheme="minorHAnsi"/>
          <w:sz w:val="22"/>
          <w:szCs w:val="22"/>
        </w:rPr>
      </w:pPr>
      <w:del w:id="93" w:author="Dupont Dimitri" w:date="2024-12-02T11:30:00Z">
        <w:r w:rsidRPr="00F077D2" w:rsidDel="00407BC5">
          <w:rPr>
            <w:rFonts w:cstheme="minorHAnsi"/>
            <w:noProof/>
            <w:sz w:val="22"/>
            <w:szCs w:val="22"/>
          </w:rPr>
          <w:lastRenderedPageBreak/>
          <w:drawing>
            <wp:inline distT="0" distB="0" distL="0" distR="0" wp14:anchorId="3EFE1AED" wp14:editId="78458ACA">
              <wp:extent cx="7060019" cy="499678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62821" cy="4998772"/>
                      </a:xfrm>
                      <a:prstGeom prst="rect">
                        <a:avLst/>
                      </a:prstGeom>
                    </pic:spPr>
                  </pic:pic>
                </a:graphicData>
              </a:graphic>
            </wp:inline>
          </w:drawing>
        </w:r>
      </w:del>
    </w:p>
    <w:p w14:paraId="699BB2F7" w14:textId="1B727469" w:rsidR="00EC2942" w:rsidRPr="0019283C" w:rsidRDefault="00EC2942" w:rsidP="00BB023B">
      <w:pPr>
        <w:jc w:val="center"/>
        <w:rPr>
          <w:rFonts w:cstheme="minorHAnsi"/>
          <w:sz w:val="22"/>
          <w:szCs w:val="22"/>
        </w:rPr>
      </w:pPr>
    </w:p>
    <w:p w14:paraId="098C834C" w14:textId="5DA8C2AB" w:rsidR="00EC2942" w:rsidRPr="005B7A1C" w:rsidRDefault="0070132B" w:rsidP="005B7A1C">
      <w:pPr>
        <w:pStyle w:val="Heading1"/>
        <w:numPr>
          <w:ilvl w:val="0"/>
          <w:numId w:val="4"/>
        </w:numPr>
        <w:spacing w:after="240"/>
        <w:rPr>
          <w:rFonts w:asciiTheme="minorHAnsi" w:hAnsiTheme="minorHAnsi" w:cstheme="minorHAnsi"/>
          <w:sz w:val="22"/>
          <w:szCs w:val="22"/>
        </w:rPr>
      </w:pPr>
      <w:bookmarkStart w:id="94" w:name="_Toc166423149"/>
      <w:r>
        <w:rPr>
          <w:rFonts w:asciiTheme="minorHAnsi" w:hAnsiTheme="minorHAnsi" w:cstheme="minorHAnsi"/>
          <w:sz w:val="22"/>
          <w:szCs w:val="22"/>
        </w:rPr>
        <w:t xml:space="preserve">Process Design </w:t>
      </w:r>
      <w:r w:rsidR="00EC2942" w:rsidRPr="0019283C">
        <w:rPr>
          <w:rFonts w:asciiTheme="minorHAnsi" w:hAnsiTheme="minorHAnsi" w:cstheme="minorHAnsi"/>
          <w:sz w:val="22"/>
          <w:szCs w:val="22"/>
        </w:rPr>
        <w:t>Questions</w:t>
      </w:r>
      <w:bookmarkEnd w:id="94"/>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7C2A51" w:rsidRPr="0019283C"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4C9DD6A4" w:rsidR="007C2A51" w:rsidRPr="00483C4E" w:rsidRDefault="00A45A13" w:rsidP="007C2A51">
            <w:pPr>
              <w:rPr>
                <w:rFonts w:cstheme="minorHAnsi"/>
                <w:sz w:val="22"/>
                <w:szCs w:val="22"/>
              </w:rPr>
            </w:pPr>
            <w:r>
              <w:rPr>
                <w:rFonts w:cstheme="minorHAnsi"/>
                <w:sz w:val="22"/>
                <w:szCs w:val="22"/>
              </w:rPr>
              <w:t>1</w:t>
            </w:r>
          </w:p>
        </w:tc>
        <w:tc>
          <w:tcPr>
            <w:tcW w:w="7088" w:type="dxa"/>
            <w:vAlign w:val="top"/>
          </w:tcPr>
          <w:p w14:paraId="6E379980" w14:textId="372E9B5F" w:rsidR="007C2A51" w:rsidRPr="00483C4E" w:rsidRDefault="001B5F93" w:rsidP="007C2A51">
            <w:pPr>
              <w:jc w:val="both"/>
              <w:rPr>
                <w:rFonts w:cstheme="minorHAnsi"/>
                <w:sz w:val="22"/>
                <w:szCs w:val="22"/>
              </w:rPr>
            </w:pPr>
            <w:ins w:id="95" w:author="Dupont Dimitri" w:date="2024-12-02T11:30:00Z">
              <w:r>
                <w:rPr>
                  <w:rFonts w:cstheme="minorHAnsi"/>
                  <w:sz w:val="22"/>
                  <w:szCs w:val="22"/>
                </w:rPr>
                <w:t>Are you using the “one CAMO” Possibility offered by EASA Regulation M.A.201 (ea)?</w:t>
              </w:r>
            </w:ins>
            <w:del w:id="96" w:author="Dupont Dimitri" w:date="2024-12-02T11:30:00Z">
              <w:r w:rsidR="00630498" w:rsidDel="001B5F93">
                <w:rPr>
                  <w:rFonts w:cstheme="minorHAnsi"/>
                  <w:sz w:val="22"/>
                  <w:szCs w:val="22"/>
                </w:rPr>
                <w:delText xml:space="preserve">Will </w:delText>
              </w:r>
              <w:r w:rsidR="009C13E2" w:rsidDel="001B5F93">
                <w:rPr>
                  <w:rFonts w:cstheme="minorHAnsi"/>
                  <w:sz w:val="22"/>
                  <w:szCs w:val="22"/>
                </w:rPr>
                <w:delText>this process be limited to a certain group?</w:delText>
              </w:r>
            </w:del>
          </w:p>
        </w:tc>
        <w:tc>
          <w:tcPr>
            <w:tcW w:w="5811" w:type="dxa"/>
          </w:tcPr>
          <w:p w14:paraId="6608BF6E" w14:textId="77777777" w:rsidR="007C2A51" w:rsidRPr="0019283C" w:rsidRDefault="007C2A51" w:rsidP="007C2A51">
            <w:pPr>
              <w:rPr>
                <w:rFonts w:cstheme="minorHAnsi"/>
                <w:sz w:val="22"/>
                <w:szCs w:val="22"/>
              </w:rPr>
            </w:pPr>
          </w:p>
        </w:tc>
      </w:tr>
      <w:tr w:rsidR="00483C4E" w:rsidRPr="0019283C" w14:paraId="615D017D"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1377A7A" w14:textId="6C0AB162" w:rsidR="00483C4E" w:rsidRPr="009C13E2" w:rsidRDefault="009C13E2" w:rsidP="007C2A51">
            <w:pPr>
              <w:rPr>
                <w:rFonts w:cstheme="minorHAnsi"/>
                <w:sz w:val="22"/>
                <w:szCs w:val="22"/>
              </w:rPr>
            </w:pPr>
            <w:r>
              <w:rPr>
                <w:rFonts w:cstheme="minorHAnsi"/>
                <w:sz w:val="22"/>
                <w:szCs w:val="22"/>
              </w:rPr>
              <w:t>2</w:t>
            </w:r>
          </w:p>
        </w:tc>
        <w:tc>
          <w:tcPr>
            <w:tcW w:w="7088" w:type="dxa"/>
            <w:vAlign w:val="top"/>
          </w:tcPr>
          <w:p w14:paraId="68625BE1" w14:textId="5866A320" w:rsidR="00483C4E" w:rsidRPr="00F849C0" w:rsidRDefault="00A3239D" w:rsidP="007C2A51">
            <w:pPr>
              <w:jc w:val="both"/>
              <w:rPr>
                <w:rFonts w:cstheme="minorHAnsi"/>
                <w:sz w:val="22"/>
                <w:szCs w:val="22"/>
              </w:rPr>
            </w:pPr>
            <w:ins w:id="97" w:author="Dupont Dimitri" w:date="2024-12-02T11:30:00Z">
              <w:r>
                <w:rPr>
                  <w:rFonts w:cstheme="minorHAnsi"/>
                  <w:sz w:val="22"/>
                  <w:szCs w:val="22"/>
                </w:rPr>
                <w:t>Is this a regular action? Do you have a team dedicated to this A/C transfer?</w:t>
              </w:r>
            </w:ins>
            <w:del w:id="98" w:author="Dupont Dimitri" w:date="2024-12-02T11:30:00Z">
              <w:r w:rsidR="00F849C0" w:rsidDel="00A3239D">
                <w:rPr>
                  <w:rFonts w:cstheme="minorHAnsi"/>
                  <w:sz w:val="22"/>
                  <w:szCs w:val="22"/>
                </w:rPr>
                <w:delText xml:space="preserve">Will </w:delText>
              </w:r>
            </w:del>
          </w:p>
        </w:tc>
        <w:tc>
          <w:tcPr>
            <w:tcW w:w="5811" w:type="dxa"/>
          </w:tcPr>
          <w:p w14:paraId="206BC478" w14:textId="77777777" w:rsidR="00483C4E" w:rsidRPr="0019283C" w:rsidRDefault="00483C4E" w:rsidP="007C2A51">
            <w:pPr>
              <w:rPr>
                <w:rFonts w:cstheme="minorHAnsi"/>
                <w:sz w:val="22"/>
                <w:szCs w:val="22"/>
              </w:rPr>
            </w:pPr>
          </w:p>
        </w:tc>
      </w:tr>
      <w:tr w:rsidR="00483C4E" w:rsidRPr="0019283C" w:rsidDel="00A3239D" w14:paraId="13E2EE3C" w14:textId="03972E8E">
        <w:trPr>
          <w:cnfStyle w:val="000000100000" w:firstRow="0" w:lastRow="0" w:firstColumn="0" w:lastColumn="0" w:oddVBand="0" w:evenVBand="0" w:oddHBand="1" w:evenHBand="0" w:firstRowFirstColumn="0" w:firstRowLastColumn="0" w:lastRowFirstColumn="0" w:lastRowLastColumn="0"/>
          <w:del w:id="99" w:author="Dupont Dimitri" w:date="2024-12-02T11:31:00Z"/>
        </w:trPr>
        <w:tc>
          <w:tcPr>
            <w:tcW w:w="851" w:type="dxa"/>
            <w:vAlign w:val="top"/>
          </w:tcPr>
          <w:p w14:paraId="00EB4BC9" w14:textId="25E40C48" w:rsidR="00483C4E" w:rsidDel="00A3239D" w:rsidRDefault="00483C4E" w:rsidP="007C2A51">
            <w:pPr>
              <w:rPr>
                <w:del w:id="100" w:author="Dupont Dimitri" w:date="2024-12-02T11:31:00Z"/>
                <w:rFonts w:cstheme="minorHAnsi"/>
                <w:sz w:val="22"/>
                <w:szCs w:val="22"/>
              </w:rPr>
            </w:pPr>
          </w:p>
        </w:tc>
        <w:tc>
          <w:tcPr>
            <w:tcW w:w="7088" w:type="dxa"/>
            <w:vAlign w:val="top"/>
          </w:tcPr>
          <w:p w14:paraId="5DC6FCD0" w14:textId="38B7F2A9" w:rsidR="00483C4E" w:rsidDel="00A3239D" w:rsidRDefault="00483C4E" w:rsidP="007C2A51">
            <w:pPr>
              <w:jc w:val="both"/>
              <w:rPr>
                <w:del w:id="101" w:author="Dupont Dimitri" w:date="2024-12-02T11:31:00Z"/>
                <w:rFonts w:cstheme="minorHAnsi"/>
                <w:sz w:val="22"/>
                <w:szCs w:val="22"/>
              </w:rPr>
            </w:pPr>
          </w:p>
        </w:tc>
        <w:tc>
          <w:tcPr>
            <w:tcW w:w="5811" w:type="dxa"/>
          </w:tcPr>
          <w:p w14:paraId="35DDAA81" w14:textId="03E50255" w:rsidR="00483C4E" w:rsidRPr="0019283C" w:rsidDel="00A3239D" w:rsidRDefault="00483C4E" w:rsidP="007C2A51">
            <w:pPr>
              <w:rPr>
                <w:del w:id="102" w:author="Dupont Dimitri" w:date="2024-12-02T11:31:00Z"/>
                <w:rFonts w:cstheme="minorHAnsi"/>
                <w:sz w:val="22"/>
                <w:szCs w:val="22"/>
              </w:rPr>
            </w:pPr>
          </w:p>
        </w:tc>
      </w:tr>
      <w:tr w:rsidR="00483C4E" w:rsidRPr="0019283C" w14:paraId="3D8AFF17"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C966490" w14:textId="77777777" w:rsidR="00483C4E" w:rsidRDefault="00483C4E" w:rsidP="007C2A51">
            <w:pPr>
              <w:rPr>
                <w:rFonts w:cstheme="minorHAnsi"/>
                <w:sz w:val="22"/>
                <w:szCs w:val="22"/>
              </w:rPr>
            </w:pPr>
          </w:p>
        </w:tc>
        <w:tc>
          <w:tcPr>
            <w:tcW w:w="7088" w:type="dxa"/>
            <w:vAlign w:val="top"/>
          </w:tcPr>
          <w:p w14:paraId="109CDFE7" w14:textId="77777777" w:rsidR="00483C4E" w:rsidRDefault="00483C4E" w:rsidP="007C2A51">
            <w:pPr>
              <w:jc w:val="both"/>
              <w:rPr>
                <w:rFonts w:cstheme="minorHAnsi"/>
                <w:sz w:val="22"/>
                <w:szCs w:val="22"/>
              </w:rPr>
            </w:pPr>
          </w:p>
        </w:tc>
        <w:tc>
          <w:tcPr>
            <w:tcW w:w="5811" w:type="dxa"/>
          </w:tcPr>
          <w:p w14:paraId="6D46507F" w14:textId="77777777" w:rsidR="00483C4E" w:rsidRPr="0019283C" w:rsidRDefault="00483C4E" w:rsidP="007C2A5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rsidP="005B7A1C">
      <w:pPr>
        <w:pStyle w:val="Heading1"/>
        <w:numPr>
          <w:ilvl w:val="0"/>
          <w:numId w:val="4"/>
        </w:numPr>
        <w:spacing w:after="240"/>
        <w:rPr>
          <w:rFonts w:asciiTheme="minorHAnsi" w:hAnsiTheme="minorHAnsi" w:cstheme="minorHAnsi"/>
          <w:sz w:val="22"/>
          <w:szCs w:val="22"/>
        </w:rPr>
      </w:pPr>
      <w:bookmarkStart w:id="103" w:name="_Toc16642315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3"/>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F1897AC" w:rsidR="00943F84" w:rsidRPr="003D474A" w:rsidRDefault="003D474A"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4040FADA" w:rsidR="00EC2942" w:rsidRPr="005B7A1C" w:rsidRDefault="00026B72" w:rsidP="005B7A1C">
      <w:pPr>
        <w:pStyle w:val="Heading1"/>
        <w:numPr>
          <w:ilvl w:val="0"/>
          <w:numId w:val="4"/>
        </w:numPr>
        <w:spacing w:after="240"/>
        <w:rPr>
          <w:rFonts w:asciiTheme="minorHAnsi" w:hAnsiTheme="minorHAnsi" w:cstheme="minorHAnsi"/>
          <w:sz w:val="22"/>
          <w:szCs w:val="22"/>
        </w:rPr>
      </w:pPr>
      <w:bookmarkStart w:id="104" w:name="_Toc16642315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04"/>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FA2937B" w:rsidR="00BF6240" w:rsidRPr="00E27EBE" w:rsidRDefault="00E27EBE" w:rsidP="00BF6240">
            <w:pPr>
              <w:rPr>
                <w:rFonts w:cstheme="minorHAnsi"/>
                <w:sz w:val="22"/>
                <w:szCs w:val="22"/>
              </w:rPr>
            </w:pPr>
            <w:r>
              <w:rPr>
                <w:rFonts w:cstheme="minorHAnsi"/>
                <w:sz w:val="22"/>
                <w:szCs w:val="22"/>
              </w:rPr>
              <w:t>-/-</w:t>
            </w:r>
          </w:p>
        </w:tc>
        <w:tc>
          <w:tcPr>
            <w:tcW w:w="2978" w:type="dxa"/>
          </w:tcPr>
          <w:p w14:paraId="2AFDF9BE" w14:textId="05CD8C62" w:rsidR="00BF6240" w:rsidRPr="00E27EBE" w:rsidRDefault="00E27EBE" w:rsidP="00BF6240">
            <w:pPr>
              <w:rPr>
                <w:rFonts w:cstheme="minorHAnsi"/>
                <w:sz w:val="22"/>
                <w:szCs w:val="22"/>
              </w:rPr>
            </w:pPr>
            <w:r>
              <w:rPr>
                <w:rFonts w:cstheme="minorHAnsi"/>
                <w:sz w:val="22"/>
                <w:szCs w:val="22"/>
              </w:rPr>
              <w:t>-/-</w:t>
            </w:r>
          </w:p>
        </w:tc>
        <w:tc>
          <w:tcPr>
            <w:tcW w:w="4677" w:type="dxa"/>
          </w:tcPr>
          <w:p w14:paraId="6C62A9D0" w14:textId="45E48BAD" w:rsidR="00BF6240" w:rsidRPr="002D3385" w:rsidRDefault="00BF6240" w:rsidP="00BF6240">
            <w:pPr>
              <w:rPr>
                <w:rFonts w:cstheme="minorHAnsi"/>
                <w:sz w:val="22"/>
                <w:szCs w:val="22"/>
              </w:rPr>
            </w:pP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0DD57A07" w:rsidR="00773B50" w:rsidRPr="00C64F68"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2F0A74A9" w:rsidR="00773B50" w:rsidRPr="003D474A" w:rsidRDefault="00773B50" w:rsidP="003D474A">
            <w:pPr>
              <w:jc w:val="left"/>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05"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8290D9E" w:rsidR="00BF6240" w:rsidRPr="005B7A1C" w:rsidRDefault="00EC2942" w:rsidP="00BF6240">
      <w:pPr>
        <w:pStyle w:val="Heading1"/>
        <w:numPr>
          <w:ilvl w:val="0"/>
          <w:numId w:val="4"/>
        </w:numPr>
        <w:rPr>
          <w:rFonts w:asciiTheme="minorHAnsi" w:hAnsiTheme="minorHAnsi" w:cstheme="minorHAnsi"/>
          <w:sz w:val="22"/>
          <w:szCs w:val="22"/>
        </w:rPr>
      </w:pPr>
      <w:bookmarkStart w:id="106" w:name="_Toc16642315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07" w:name="_Toc159516463"/>
      <w:bookmarkStart w:id="108" w:name="_Toc159516459"/>
      <w:bookmarkEnd w:id="105"/>
      <w:bookmarkEnd w:id="106"/>
    </w:p>
    <w:p w14:paraId="05510B20" w14:textId="57C9DD7F" w:rsidR="009333CB" w:rsidRPr="005B7A1C" w:rsidRDefault="009333CB" w:rsidP="005B7A1C">
      <w:pPr>
        <w:pStyle w:val="Heading1"/>
        <w:numPr>
          <w:ilvl w:val="1"/>
          <w:numId w:val="4"/>
        </w:numPr>
        <w:spacing w:after="240"/>
        <w:rPr>
          <w:rFonts w:asciiTheme="minorHAnsi" w:hAnsiTheme="minorHAnsi" w:cstheme="minorHAnsi"/>
          <w:sz w:val="22"/>
          <w:szCs w:val="22"/>
        </w:rPr>
      </w:pPr>
      <w:bookmarkStart w:id="109" w:name="_Toc166423153"/>
      <w:r>
        <w:rPr>
          <w:rFonts w:asciiTheme="minorHAnsi" w:hAnsiTheme="minorHAnsi" w:cstheme="minorHAnsi"/>
          <w:sz w:val="22"/>
          <w:szCs w:val="22"/>
        </w:rPr>
        <w:t>Process specific configuration programmes</w:t>
      </w:r>
      <w:bookmarkEnd w:id="109"/>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71EDF" w:rsidRPr="004F04E5" w14:paraId="5CFDA5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0CAEB23" w14:textId="79FD0951" w:rsidR="00971EDF" w:rsidRPr="00F40621" w:rsidRDefault="00F40621" w:rsidP="00EE0040">
            <w:pPr>
              <w:jc w:val="left"/>
              <w:rPr>
                <w:rFonts w:cstheme="minorHAnsi"/>
                <w:sz w:val="22"/>
                <w:szCs w:val="22"/>
              </w:rPr>
            </w:pPr>
            <w:r>
              <w:rPr>
                <w:rFonts w:cstheme="minorHAnsi"/>
                <w:sz w:val="22"/>
                <w:szCs w:val="22"/>
              </w:rPr>
              <w:t>-/-</w:t>
            </w:r>
          </w:p>
        </w:tc>
        <w:tc>
          <w:tcPr>
            <w:tcW w:w="6386" w:type="dxa"/>
          </w:tcPr>
          <w:p w14:paraId="03AB4834" w14:textId="569117D8" w:rsidR="00971EDF" w:rsidRPr="003D68D5" w:rsidRDefault="00F40621" w:rsidP="00A71CCA">
            <w:pPr>
              <w:jc w:val="both"/>
              <w:rPr>
                <w:rFonts w:cstheme="minorHAnsi"/>
                <w:sz w:val="22"/>
                <w:szCs w:val="22"/>
              </w:rPr>
            </w:pPr>
            <w:r>
              <w:rPr>
                <w:rFonts w:cstheme="minorHAnsi"/>
                <w:sz w:val="22"/>
                <w:szCs w:val="22"/>
              </w:rPr>
              <w:t>-/-</w:t>
            </w:r>
          </w:p>
        </w:tc>
      </w:tr>
    </w:tbl>
    <w:p w14:paraId="6C0485D1" w14:textId="69604F26"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10" w:name="_Toc166423154"/>
      <w:r w:rsidRPr="004F04E5">
        <w:rPr>
          <w:rFonts w:asciiTheme="minorHAnsi" w:hAnsiTheme="minorHAnsi" w:cstheme="minorHAnsi"/>
          <w:sz w:val="22"/>
          <w:szCs w:val="22"/>
        </w:rPr>
        <w:t>Basic Data</w:t>
      </w:r>
      <w:bookmarkEnd w:id="110"/>
      <w:r w:rsidRPr="004F04E5">
        <w:rPr>
          <w:rFonts w:asciiTheme="minorHAnsi" w:hAnsiTheme="minorHAnsi" w:cstheme="minorHAnsi"/>
          <w:sz w:val="22"/>
          <w:szCs w:val="22"/>
        </w:rPr>
        <w:t xml:space="preserve"> </w:t>
      </w:r>
      <w:bookmarkEnd w:id="107"/>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D4417E" w:rsidRPr="004F04E5" w14:paraId="662CD17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7E4723" w14:textId="3CF23586" w:rsidR="00D4417E" w:rsidRPr="005E787F" w:rsidRDefault="005E787F" w:rsidP="00EE0040">
            <w:pPr>
              <w:jc w:val="left"/>
              <w:rPr>
                <w:rFonts w:cstheme="minorHAnsi"/>
                <w:sz w:val="22"/>
                <w:szCs w:val="22"/>
              </w:rPr>
            </w:pPr>
            <w:r>
              <w:rPr>
                <w:rFonts w:cstheme="minorHAnsi"/>
                <w:sz w:val="22"/>
                <w:szCs w:val="22"/>
              </w:rPr>
              <w:t>-/-</w:t>
            </w:r>
          </w:p>
        </w:tc>
        <w:tc>
          <w:tcPr>
            <w:tcW w:w="6662" w:type="dxa"/>
          </w:tcPr>
          <w:p w14:paraId="407BBDCA" w14:textId="5EC82A5A" w:rsidR="00D4417E" w:rsidRPr="005E787F" w:rsidRDefault="005E787F" w:rsidP="00A71CCA">
            <w:pPr>
              <w:jc w:val="both"/>
              <w:rPr>
                <w:rFonts w:cstheme="minorHAnsi"/>
                <w:sz w:val="22"/>
                <w:szCs w:val="22"/>
              </w:rPr>
            </w:pPr>
            <w:r>
              <w:rPr>
                <w:rFonts w:cstheme="minorHAnsi"/>
                <w:sz w:val="22"/>
                <w:szCs w:val="22"/>
              </w:rPr>
              <w:t>-/-</w:t>
            </w:r>
          </w:p>
        </w:tc>
      </w:tr>
    </w:tbl>
    <w:p w14:paraId="150E0DBE" w14:textId="77777777" w:rsidR="00EC2942" w:rsidRPr="004F04E5" w:rsidRDefault="00EC2942" w:rsidP="00EC2942">
      <w:pPr>
        <w:rPr>
          <w:rFonts w:cstheme="minorHAnsi"/>
          <w:sz w:val="22"/>
          <w:szCs w:val="22"/>
        </w:rPr>
      </w:pPr>
    </w:p>
    <w:p w14:paraId="32D0738F" w14:textId="2A15306B"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11" w:name="_Toc166423155"/>
      <w:r w:rsidRPr="004F04E5">
        <w:rPr>
          <w:rFonts w:asciiTheme="minorHAnsi" w:hAnsiTheme="minorHAnsi" w:cstheme="minorHAnsi"/>
          <w:sz w:val="22"/>
          <w:szCs w:val="22"/>
        </w:rPr>
        <w:t>Parameters</w:t>
      </w:r>
      <w:bookmarkEnd w:id="108"/>
      <w:bookmarkEnd w:id="111"/>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B7481C" w:rsidRPr="004F04E5" w14:paraId="38CA7A8C"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73776151" w14:textId="1040C5E0" w:rsidR="00B7481C" w:rsidRPr="00996701" w:rsidRDefault="00996701" w:rsidP="00B7481C">
            <w:pPr>
              <w:rPr>
                <w:rFonts w:cstheme="minorHAnsi"/>
                <w:sz w:val="22"/>
                <w:szCs w:val="22"/>
              </w:rPr>
            </w:pPr>
            <w:r>
              <w:rPr>
                <w:rFonts w:cstheme="minorHAnsi"/>
                <w:sz w:val="22"/>
                <w:szCs w:val="22"/>
              </w:rPr>
              <w:t>-/-</w:t>
            </w:r>
          </w:p>
        </w:tc>
        <w:tc>
          <w:tcPr>
            <w:tcW w:w="1961" w:type="dxa"/>
          </w:tcPr>
          <w:p w14:paraId="45DD668C" w14:textId="481B2688" w:rsidR="002A40B8" w:rsidRPr="004F04E5" w:rsidRDefault="002A40B8" w:rsidP="00EE0040">
            <w:pPr>
              <w:jc w:val="left"/>
              <w:rPr>
                <w:rFonts w:cstheme="minorHAnsi"/>
                <w:sz w:val="22"/>
                <w:szCs w:val="22"/>
              </w:rPr>
            </w:pPr>
          </w:p>
        </w:tc>
        <w:tc>
          <w:tcPr>
            <w:tcW w:w="5246" w:type="dxa"/>
          </w:tcPr>
          <w:p w14:paraId="59B3E818" w14:textId="1720D551" w:rsidR="00B7481C" w:rsidRPr="004F04E5" w:rsidRDefault="00B7481C" w:rsidP="002A40B8">
            <w:pPr>
              <w:jc w:val="both"/>
              <w:rPr>
                <w:rFonts w:cstheme="minorHAnsi"/>
                <w:sz w:val="22"/>
                <w:szCs w:val="22"/>
              </w:rPr>
            </w:pPr>
          </w:p>
        </w:tc>
        <w:tc>
          <w:tcPr>
            <w:tcW w:w="960" w:type="dxa"/>
          </w:tcPr>
          <w:p w14:paraId="65DBB563" w14:textId="77777777" w:rsidR="00B7481C" w:rsidRPr="004F04E5" w:rsidRDefault="00B7481C" w:rsidP="002A40B8">
            <w:pPr>
              <w:jc w:val="both"/>
              <w:rPr>
                <w:rFonts w:cstheme="minorHAnsi"/>
                <w:sz w:val="22"/>
                <w:szCs w:val="22"/>
              </w:rPr>
            </w:pPr>
          </w:p>
        </w:tc>
      </w:tr>
    </w:tbl>
    <w:p w14:paraId="5B83A206" w14:textId="63B71861"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12" w:name="_Toc159516460"/>
      <w:bookmarkStart w:id="113" w:name="_Toc166423156"/>
      <w:r w:rsidRPr="004F04E5">
        <w:rPr>
          <w:rFonts w:asciiTheme="minorHAnsi" w:hAnsiTheme="minorHAnsi" w:cstheme="minorHAnsi"/>
          <w:sz w:val="22"/>
          <w:szCs w:val="22"/>
        </w:rPr>
        <w:t>Workflows</w:t>
      </w:r>
      <w:bookmarkEnd w:id="112"/>
      <w:bookmarkEnd w:id="113"/>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2A40B8" w:rsidRPr="004F04E5"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3609F80A" w:rsidR="002A40B8" w:rsidRPr="0099024A" w:rsidRDefault="003A2BDB" w:rsidP="002A40B8">
            <w:pPr>
              <w:rPr>
                <w:rFonts w:cstheme="minorHAnsi"/>
                <w:sz w:val="22"/>
                <w:szCs w:val="22"/>
              </w:rPr>
            </w:pPr>
            <w:r>
              <w:rPr>
                <w:rFonts w:cstheme="minorHAnsi"/>
                <w:sz w:val="22"/>
                <w:szCs w:val="22"/>
              </w:rPr>
              <w:t>-/-</w:t>
            </w:r>
          </w:p>
        </w:tc>
        <w:tc>
          <w:tcPr>
            <w:tcW w:w="3261" w:type="dxa"/>
          </w:tcPr>
          <w:p w14:paraId="6FDB8175" w14:textId="3BC92955" w:rsidR="002A40B8" w:rsidRPr="0099024A" w:rsidRDefault="002A40B8" w:rsidP="00EE0040">
            <w:pPr>
              <w:jc w:val="left"/>
              <w:rPr>
                <w:rFonts w:cstheme="minorHAnsi"/>
                <w:sz w:val="22"/>
                <w:szCs w:val="22"/>
              </w:rPr>
            </w:pPr>
          </w:p>
        </w:tc>
        <w:tc>
          <w:tcPr>
            <w:tcW w:w="4677" w:type="dxa"/>
          </w:tcPr>
          <w:p w14:paraId="53024FD4" w14:textId="264C5ED0" w:rsidR="002A40B8" w:rsidRPr="00FD527B" w:rsidRDefault="002A40B8" w:rsidP="002A40B8">
            <w:pPr>
              <w:jc w:val="both"/>
              <w:rPr>
                <w:rFonts w:cstheme="minorHAnsi"/>
                <w:sz w:val="22"/>
                <w:szCs w:val="22"/>
              </w:rPr>
            </w:pPr>
          </w:p>
        </w:tc>
      </w:tr>
    </w:tbl>
    <w:p w14:paraId="31761CBA" w14:textId="77777777" w:rsidR="00EC2942" w:rsidRPr="004F04E5" w:rsidRDefault="00EC2942" w:rsidP="00EC2942">
      <w:pPr>
        <w:rPr>
          <w:rFonts w:cstheme="minorHAnsi"/>
          <w:sz w:val="22"/>
          <w:szCs w:val="22"/>
        </w:rPr>
      </w:pPr>
    </w:p>
    <w:p w14:paraId="70640EB6" w14:textId="15FDAB1A"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14" w:name="_Toc159516461"/>
      <w:bookmarkStart w:id="115" w:name="_Toc166423157"/>
      <w:r w:rsidRPr="004F04E5">
        <w:rPr>
          <w:rFonts w:asciiTheme="minorHAnsi" w:hAnsiTheme="minorHAnsi" w:cstheme="minorHAnsi"/>
          <w:sz w:val="22"/>
          <w:szCs w:val="22"/>
        </w:rPr>
        <w:t>Scheduled Tasks</w:t>
      </w:r>
      <w:bookmarkEnd w:id="114"/>
      <w:bookmarkEnd w:id="115"/>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0F14EE" w:rsidRPr="004F04E5" w14:paraId="6C2D50EC"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69BDAE02" w14:textId="334EA665" w:rsidR="000F14EE" w:rsidRPr="004F04E5" w:rsidRDefault="000F277C" w:rsidP="00EE0040">
            <w:pPr>
              <w:rPr>
                <w:rFonts w:cstheme="minorHAnsi"/>
                <w:sz w:val="22"/>
                <w:szCs w:val="22"/>
              </w:rPr>
            </w:pPr>
            <w:r>
              <w:rPr>
                <w:rFonts w:ascii="Calibri" w:hAnsi="Calibri" w:cs="Calibri"/>
                <w:sz w:val="21"/>
                <w:lang w:val="en-GB"/>
              </w:rPr>
              <w:t>ExtractTaskcardDueValues</w:t>
            </w:r>
          </w:p>
        </w:tc>
        <w:tc>
          <w:tcPr>
            <w:tcW w:w="1710" w:type="dxa"/>
          </w:tcPr>
          <w:p w14:paraId="2CC97CA3" w14:textId="46651C04" w:rsidR="000F14EE" w:rsidRPr="00226D2A" w:rsidRDefault="000F277C" w:rsidP="002A40B8">
            <w:pPr>
              <w:rPr>
                <w:rFonts w:cstheme="minorHAnsi"/>
                <w:sz w:val="22"/>
                <w:szCs w:val="22"/>
              </w:rPr>
            </w:pPr>
            <w:r>
              <w:rPr>
                <w:rFonts w:cstheme="minorHAnsi"/>
                <w:sz w:val="22"/>
                <w:szCs w:val="22"/>
              </w:rPr>
              <w:t>-/-</w:t>
            </w:r>
            <w:r w:rsidR="00226D2A">
              <w:rPr>
                <w:rFonts w:cstheme="minorHAnsi"/>
                <w:sz w:val="22"/>
                <w:szCs w:val="22"/>
              </w:rPr>
              <w:t xml:space="preserve"> </w:t>
            </w:r>
          </w:p>
        </w:tc>
        <w:tc>
          <w:tcPr>
            <w:tcW w:w="5036" w:type="dxa"/>
          </w:tcPr>
          <w:p w14:paraId="48BF40FF" w14:textId="564CC5E2" w:rsidR="000F14EE" w:rsidRPr="008D5F54" w:rsidRDefault="008D5F54" w:rsidP="00EE0040">
            <w:pPr>
              <w:jc w:val="both"/>
              <w:rPr>
                <w:rFonts w:cstheme="minorHAnsi"/>
                <w:sz w:val="22"/>
                <w:szCs w:val="22"/>
              </w:rPr>
            </w:pPr>
            <w:r>
              <w:rPr>
                <w:rFonts w:cstheme="minorHAnsi"/>
                <w:sz w:val="22"/>
                <w:szCs w:val="22"/>
              </w:rPr>
              <w:t>This</w:t>
            </w:r>
            <w:r w:rsidR="00051E37">
              <w:rPr>
                <w:rFonts w:cstheme="minorHAnsi"/>
                <w:sz w:val="22"/>
                <w:szCs w:val="22"/>
              </w:rPr>
              <w:t xml:space="preserve"> extract file can be loaded as X</w:t>
            </w:r>
            <w:ins w:id="116" w:author="Dupont Dimitri" w:date="2024-12-19T15:43:00Z">
              <w:r w:rsidR="006270C9">
                <w:rPr>
                  <w:rFonts w:cstheme="minorHAnsi"/>
                  <w:sz w:val="22"/>
                  <w:szCs w:val="22"/>
                </w:rPr>
                <w:t>MS</w:t>
              </w:r>
              <w:r w:rsidR="00EB2523">
                <w:rPr>
                  <w:rFonts w:cstheme="minorHAnsi"/>
                  <w:sz w:val="22"/>
                  <w:szCs w:val="22"/>
                </w:rPr>
                <w:t>TASKHIST</w:t>
              </w:r>
            </w:ins>
            <w:del w:id="117" w:author="Dupont Dimitri" w:date="2024-12-19T15:42:00Z">
              <w:r w:rsidR="00051E37" w:rsidDel="00FD354F">
                <w:rPr>
                  <w:rFonts w:cstheme="minorHAnsi"/>
                  <w:sz w:val="22"/>
                  <w:szCs w:val="22"/>
                </w:rPr>
                <w:delText>MSTASPREST</w:delText>
              </w:r>
            </w:del>
            <w:r w:rsidR="00051E37">
              <w:rPr>
                <w:rFonts w:cstheme="minorHAnsi"/>
                <w:sz w:val="22"/>
                <w:szCs w:val="22"/>
              </w:rPr>
              <w:t xml:space="preserve">, after </w:t>
            </w:r>
            <w:r>
              <w:rPr>
                <w:rFonts w:cstheme="minorHAnsi"/>
                <w:sz w:val="22"/>
                <w:szCs w:val="22"/>
              </w:rPr>
              <w:t xml:space="preserve">some </w:t>
            </w:r>
            <w:r w:rsidR="00051E37">
              <w:rPr>
                <w:rFonts w:cstheme="minorHAnsi"/>
                <w:sz w:val="22"/>
                <w:szCs w:val="22"/>
              </w:rPr>
              <w:t xml:space="preserve">adjustments </w:t>
            </w:r>
            <w:r>
              <w:rPr>
                <w:rFonts w:cstheme="minorHAnsi"/>
                <w:sz w:val="22"/>
                <w:szCs w:val="22"/>
              </w:rPr>
              <w:t>to the content of the file.</w:t>
            </w:r>
          </w:p>
        </w:tc>
      </w:tr>
      <w:tr w:rsidR="002A40B8" w:rsidRPr="004F04E5" w14:paraId="1C113487"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37818EB2" w14:textId="0C9A8316" w:rsidR="002A40B8" w:rsidRPr="00024B60" w:rsidRDefault="00024B60" w:rsidP="00EE0040">
            <w:pPr>
              <w:jc w:val="left"/>
              <w:rPr>
                <w:rFonts w:cstheme="minorHAnsi"/>
                <w:sz w:val="22"/>
                <w:szCs w:val="22"/>
              </w:rPr>
            </w:pPr>
            <w:r>
              <w:rPr>
                <w:rFonts w:cstheme="minorHAnsi"/>
                <w:sz w:val="22"/>
                <w:szCs w:val="22"/>
              </w:rPr>
              <w:t>-/-</w:t>
            </w:r>
          </w:p>
        </w:tc>
        <w:tc>
          <w:tcPr>
            <w:tcW w:w="1710" w:type="dxa"/>
          </w:tcPr>
          <w:p w14:paraId="004C0B20" w14:textId="4B98F549" w:rsidR="002A40B8" w:rsidRPr="00024B60" w:rsidRDefault="00024B60" w:rsidP="002A40B8">
            <w:pPr>
              <w:rPr>
                <w:rFonts w:cstheme="minorHAnsi"/>
                <w:sz w:val="22"/>
                <w:szCs w:val="22"/>
              </w:rPr>
            </w:pPr>
            <w:r>
              <w:rPr>
                <w:rFonts w:cstheme="minorHAnsi"/>
                <w:sz w:val="22"/>
                <w:szCs w:val="22"/>
              </w:rPr>
              <w:t>-/-</w:t>
            </w:r>
          </w:p>
        </w:tc>
        <w:tc>
          <w:tcPr>
            <w:tcW w:w="5036" w:type="dxa"/>
          </w:tcPr>
          <w:p w14:paraId="0053708B" w14:textId="26029BFF" w:rsidR="002A40B8" w:rsidRPr="00024B60" w:rsidRDefault="00024B60" w:rsidP="00EE0040">
            <w:pPr>
              <w:jc w:val="both"/>
              <w:rPr>
                <w:rFonts w:cstheme="minorHAnsi"/>
                <w:sz w:val="22"/>
                <w:szCs w:val="22"/>
              </w:rPr>
            </w:pPr>
            <w:r>
              <w:rPr>
                <w:rFonts w:cstheme="minorHAnsi"/>
                <w:sz w:val="22"/>
                <w:szCs w:val="22"/>
              </w:rPr>
              <w:t>-/-</w:t>
            </w:r>
          </w:p>
        </w:tc>
      </w:tr>
    </w:tbl>
    <w:p w14:paraId="5B18F173" w14:textId="77777777" w:rsidR="00EC2942" w:rsidRPr="004F04E5" w:rsidRDefault="00EC2942" w:rsidP="00EC2942">
      <w:pPr>
        <w:rPr>
          <w:rFonts w:cstheme="minorHAnsi"/>
          <w:sz w:val="22"/>
          <w:szCs w:val="22"/>
        </w:rPr>
      </w:pPr>
    </w:p>
    <w:p w14:paraId="2F799D84" w14:textId="0CDD45C3"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18" w:name="_Toc159516462"/>
      <w:bookmarkStart w:id="119" w:name="_Toc166423158"/>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118"/>
      <w:bookmarkEnd w:id="119"/>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55783DB2" w:rsidR="002A40B8" w:rsidRPr="008C121B" w:rsidRDefault="008C121B" w:rsidP="002A40B8">
            <w:pPr>
              <w:rPr>
                <w:rFonts w:cstheme="minorHAnsi"/>
                <w:sz w:val="22"/>
                <w:szCs w:val="22"/>
              </w:rPr>
            </w:pPr>
            <w:r>
              <w:rPr>
                <w:rFonts w:cstheme="minorHAnsi"/>
                <w:sz w:val="22"/>
                <w:szCs w:val="22"/>
              </w:rPr>
              <w:t>-/-</w:t>
            </w:r>
          </w:p>
        </w:tc>
        <w:tc>
          <w:tcPr>
            <w:tcW w:w="2161" w:type="dxa"/>
          </w:tcPr>
          <w:p w14:paraId="5733D2E0" w14:textId="7EAEB232" w:rsidR="002A40B8" w:rsidRPr="004F04E5" w:rsidRDefault="002A40B8" w:rsidP="002A40B8">
            <w:pPr>
              <w:rPr>
                <w:rFonts w:cstheme="minorHAnsi"/>
                <w:sz w:val="22"/>
                <w:szCs w:val="22"/>
              </w:rPr>
            </w:pPr>
          </w:p>
        </w:tc>
        <w:tc>
          <w:tcPr>
            <w:tcW w:w="2040" w:type="dxa"/>
          </w:tcPr>
          <w:p w14:paraId="7A2DC518" w14:textId="333B22B1" w:rsidR="0053417A" w:rsidRPr="007E1FE8" w:rsidRDefault="0053417A" w:rsidP="0053417A">
            <w:pPr>
              <w:rPr>
                <w:rFonts w:cstheme="minorHAnsi"/>
                <w:sz w:val="22"/>
                <w:szCs w:val="22"/>
              </w:rPr>
            </w:pPr>
          </w:p>
        </w:tc>
        <w:tc>
          <w:tcPr>
            <w:tcW w:w="1749" w:type="dxa"/>
          </w:tcPr>
          <w:p w14:paraId="48EF353C" w14:textId="237FF2B1" w:rsidR="002A40B8" w:rsidRPr="004F04E5" w:rsidRDefault="002A40B8" w:rsidP="002A40B8">
            <w:pPr>
              <w:rPr>
                <w:rFonts w:cstheme="minorHAnsi"/>
                <w:sz w:val="22"/>
                <w:szCs w:val="22"/>
              </w:rPr>
            </w:pPr>
          </w:p>
        </w:tc>
      </w:tr>
    </w:tbl>
    <w:p w14:paraId="21E6F177" w14:textId="7FE7D755" w:rsidR="00C62096" w:rsidRDefault="00C62096" w:rsidP="00EC2942">
      <w:pPr>
        <w:rPr>
          <w:ins w:id="120" w:author="Dupont Dimitri" w:date="2024-12-02T11:32:00Z"/>
          <w:rFonts w:cstheme="minorHAnsi"/>
          <w:sz w:val="22"/>
          <w:szCs w:val="22"/>
        </w:rPr>
      </w:pPr>
    </w:p>
    <w:p w14:paraId="7C3CDA7A" w14:textId="77777777" w:rsidR="00C62096" w:rsidRDefault="00C62096">
      <w:pPr>
        <w:rPr>
          <w:ins w:id="121" w:author="Dupont Dimitri" w:date="2024-12-02T11:32:00Z"/>
          <w:rFonts w:cstheme="minorHAnsi"/>
          <w:sz w:val="22"/>
          <w:szCs w:val="22"/>
        </w:rPr>
      </w:pPr>
      <w:ins w:id="122" w:author="Dupont Dimitri" w:date="2024-12-02T11:32:00Z">
        <w:r>
          <w:rPr>
            <w:rFonts w:cstheme="minorHAnsi"/>
            <w:sz w:val="22"/>
            <w:szCs w:val="22"/>
          </w:rPr>
          <w:br w:type="page"/>
        </w:r>
      </w:ins>
    </w:p>
    <w:p w14:paraId="6A23F12A" w14:textId="77777777" w:rsidR="00EC2942" w:rsidRPr="0019283C" w:rsidRDefault="00EC2942" w:rsidP="00EC2942">
      <w:pPr>
        <w:rPr>
          <w:rFonts w:cstheme="minorHAnsi"/>
          <w:sz w:val="22"/>
          <w:szCs w:val="22"/>
        </w:rPr>
      </w:pPr>
    </w:p>
    <w:p w14:paraId="79FE91F1" w14:textId="6C576AB6" w:rsidR="00700014" w:rsidRDefault="00180A2F" w:rsidP="005B7A1C">
      <w:pPr>
        <w:pStyle w:val="Heading1"/>
        <w:numPr>
          <w:ilvl w:val="0"/>
          <w:numId w:val="4"/>
        </w:numPr>
        <w:spacing w:after="240"/>
        <w:rPr>
          <w:ins w:id="123" w:author="Dupont Dimitri" w:date="2024-12-02T11:31:00Z"/>
          <w:rFonts w:asciiTheme="minorHAnsi" w:hAnsiTheme="minorHAnsi" w:cstheme="minorHAnsi"/>
          <w:sz w:val="22"/>
          <w:szCs w:val="22"/>
        </w:rPr>
      </w:pPr>
      <w:bookmarkStart w:id="124" w:name="_Toc166423159"/>
      <w:bookmarkStart w:id="125" w:name="_Toc164283043"/>
      <w:r>
        <w:rPr>
          <w:rFonts w:asciiTheme="minorHAnsi" w:hAnsiTheme="minorHAnsi" w:cstheme="minorHAnsi"/>
          <w:sz w:val="22"/>
          <w:szCs w:val="22"/>
        </w:rPr>
        <w:t>UAT Guidance</w:t>
      </w:r>
      <w:bookmarkEnd w:id="124"/>
    </w:p>
    <w:p w14:paraId="27183E06" w14:textId="57E354A1" w:rsidR="00820B05" w:rsidRDefault="00820B05">
      <w:pPr>
        <w:pStyle w:val="ListParagraph"/>
        <w:rPr>
          <w:ins w:id="126" w:author="Dupont Dimitri" w:date="2024-12-02T11:31:00Z"/>
        </w:rPr>
        <w:pPrChange w:id="127" w:author="Dupont Dimitri" w:date="2024-12-02T11:32:00Z">
          <w:pPr>
            <w:pStyle w:val="ListParagraph"/>
            <w:numPr>
              <w:numId w:val="4"/>
            </w:numPr>
            <w:ind w:hanging="360"/>
          </w:pPr>
        </w:pPrChange>
      </w:pPr>
      <w:ins w:id="128" w:author="Dupont Dimitri" w:date="2024-12-02T11:31:00Z">
        <w:r>
          <w:t>A: process none One CAMO</w:t>
        </w:r>
      </w:ins>
    </w:p>
    <w:p w14:paraId="79172AD0" w14:textId="17836722" w:rsidR="00820B05" w:rsidRPr="00195B6D" w:rsidRDefault="00820B05">
      <w:pPr>
        <w:pStyle w:val="ListParagraph"/>
        <w:rPr>
          <w:ins w:id="129" w:author="Dupont Dimitri" w:date="2024-12-02T11:31:00Z"/>
        </w:rPr>
        <w:pPrChange w:id="130" w:author="Dupont Dimitri" w:date="2024-12-02T11:32:00Z">
          <w:pPr>
            <w:pStyle w:val="ListParagraph"/>
            <w:numPr>
              <w:numId w:val="4"/>
            </w:numPr>
            <w:ind w:hanging="360"/>
          </w:pPr>
        </w:pPrChange>
      </w:pPr>
      <w:ins w:id="131" w:author="Dupont Dimitri" w:date="2024-12-02T11:31:00Z">
        <w:r>
          <w:t>B: One CAMO Process.</w:t>
        </w:r>
      </w:ins>
    </w:p>
    <w:tbl>
      <w:tblPr>
        <w:tblStyle w:val="TableAMOS"/>
        <w:tblW w:w="9351" w:type="dxa"/>
        <w:tblLook w:val="04A0" w:firstRow="1" w:lastRow="0" w:firstColumn="1" w:lastColumn="0" w:noHBand="0" w:noVBand="1"/>
      </w:tblPr>
      <w:tblGrid>
        <w:gridCol w:w="1075"/>
        <w:gridCol w:w="4705"/>
        <w:gridCol w:w="2297"/>
        <w:gridCol w:w="1274"/>
      </w:tblGrid>
      <w:tr w:rsidR="00820B05" w:rsidRPr="004F04E5" w14:paraId="75514B86" w14:textId="77777777" w:rsidTr="00195B6D">
        <w:trPr>
          <w:cnfStyle w:val="100000000000" w:firstRow="1" w:lastRow="0" w:firstColumn="0" w:lastColumn="0" w:oddVBand="0" w:evenVBand="0" w:oddHBand="0" w:evenHBand="0" w:firstRowFirstColumn="0" w:firstRowLastColumn="0" w:lastRowFirstColumn="0" w:lastRowLastColumn="0"/>
          <w:tblHeader/>
          <w:ins w:id="132" w:author="Dupont Dimitri" w:date="2024-12-02T11:31:00Z"/>
        </w:trPr>
        <w:tc>
          <w:tcPr>
            <w:tcW w:w="1075" w:type="dxa"/>
          </w:tcPr>
          <w:p w14:paraId="08D2568A" w14:textId="77777777" w:rsidR="00820B05" w:rsidRPr="004F04E5" w:rsidRDefault="00820B05" w:rsidP="00195B6D">
            <w:pPr>
              <w:rPr>
                <w:ins w:id="133" w:author="Dupont Dimitri" w:date="2024-12-02T11:31:00Z"/>
                <w:rFonts w:cstheme="minorHAnsi"/>
                <w:sz w:val="22"/>
                <w:szCs w:val="22"/>
              </w:rPr>
            </w:pPr>
            <w:ins w:id="134" w:author="Dupont Dimitri" w:date="2024-12-02T11:31:00Z">
              <w:r>
                <w:rPr>
                  <w:rFonts w:cstheme="minorHAnsi"/>
                  <w:sz w:val="22"/>
                  <w:szCs w:val="22"/>
                </w:rPr>
                <w:t>Test case number</w:t>
              </w:r>
            </w:ins>
          </w:p>
        </w:tc>
        <w:tc>
          <w:tcPr>
            <w:tcW w:w="4705" w:type="dxa"/>
          </w:tcPr>
          <w:p w14:paraId="084EB20B" w14:textId="77777777" w:rsidR="00820B05" w:rsidRPr="004F04E5" w:rsidRDefault="00820B05" w:rsidP="00195B6D">
            <w:pPr>
              <w:rPr>
                <w:ins w:id="135" w:author="Dupont Dimitri" w:date="2024-12-02T11:31:00Z"/>
                <w:rFonts w:cstheme="minorHAnsi"/>
                <w:sz w:val="22"/>
                <w:szCs w:val="22"/>
              </w:rPr>
            </w:pPr>
            <w:ins w:id="136" w:author="Dupont Dimitri" w:date="2024-12-02T11:31:00Z">
              <w:r>
                <w:rPr>
                  <w:rFonts w:cstheme="minorHAnsi"/>
                  <w:sz w:val="22"/>
                  <w:szCs w:val="22"/>
                </w:rPr>
                <w:t>Test case description</w:t>
              </w:r>
            </w:ins>
          </w:p>
        </w:tc>
        <w:tc>
          <w:tcPr>
            <w:tcW w:w="2297" w:type="dxa"/>
          </w:tcPr>
          <w:p w14:paraId="4E111587" w14:textId="77777777" w:rsidR="00820B05" w:rsidRPr="004F04E5" w:rsidRDefault="00820B05" w:rsidP="00195B6D">
            <w:pPr>
              <w:rPr>
                <w:ins w:id="137" w:author="Dupont Dimitri" w:date="2024-12-02T11:31:00Z"/>
                <w:rFonts w:cstheme="minorHAnsi"/>
                <w:sz w:val="22"/>
                <w:szCs w:val="22"/>
              </w:rPr>
            </w:pPr>
            <w:ins w:id="138" w:author="Dupont Dimitri" w:date="2024-12-02T11:31:00Z">
              <w:r>
                <w:rPr>
                  <w:rFonts w:cstheme="minorHAnsi"/>
                  <w:sz w:val="22"/>
                  <w:szCs w:val="22"/>
                </w:rPr>
                <w:t>Required data</w:t>
              </w:r>
            </w:ins>
          </w:p>
        </w:tc>
        <w:tc>
          <w:tcPr>
            <w:tcW w:w="1274" w:type="dxa"/>
          </w:tcPr>
          <w:p w14:paraId="0073CB77" w14:textId="77777777" w:rsidR="00820B05" w:rsidRPr="004F04E5" w:rsidRDefault="00820B05" w:rsidP="00195B6D">
            <w:pPr>
              <w:rPr>
                <w:ins w:id="139" w:author="Dupont Dimitri" w:date="2024-12-02T11:31:00Z"/>
                <w:rFonts w:cstheme="minorHAnsi"/>
                <w:sz w:val="22"/>
                <w:szCs w:val="22"/>
              </w:rPr>
            </w:pPr>
            <w:ins w:id="140" w:author="Dupont Dimitri" w:date="2024-12-02T11:31:00Z">
              <w:r>
                <w:rPr>
                  <w:rFonts w:cstheme="minorHAnsi"/>
                  <w:sz w:val="22"/>
                  <w:szCs w:val="22"/>
                </w:rPr>
                <w:t>Required resources</w:t>
              </w:r>
            </w:ins>
          </w:p>
        </w:tc>
      </w:tr>
      <w:tr w:rsidR="00820B05" w:rsidRPr="004F04E5" w14:paraId="47E3E6F8" w14:textId="77777777" w:rsidTr="00195B6D">
        <w:trPr>
          <w:cnfStyle w:val="000000100000" w:firstRow="0" w:lastRow="0" w:firstColumn="0" w:lastColumn="0" w:oddVBand="0" w:evenVBand="0" w:oddHBand="1" w:evenHBand="0" w:firstRowFirstColumn="0" w:firstRowLastColumn="0" w:lastRowFirstColumn="0" w:lastRowLastColumn="0"/>
          <w:ins w:id="141" w:author="Dupont Dimitri" w:date="2024-12-02T11:31:00Z"/>
        </w:trPr>
        <w:tc>
          <w:tcPr>
            <w:tcW w:w="1075" w:type="dxa"/>
          </w:tcPr>
          <w:p w14:paraId="4ACB55D5" w14:textId="77777777" w:rsidR="00820B05" w:rsidRPr="007B2FC9" w:rsidRDefault="00820B05" w:rsidP="00195B6D">
            <w:pPr>
              <w:rPr>
                <w:ins w:id="142" w:author="Dupont Dimitri" w:date="2024-12-02T11:31:00Z"/>
                <w:rFonts w:cstheme="minorHAnsi"/>
                <w:sz w:val="22"/>
                <w:szCs w:val="22"/>
              </w:rPr>
            </w:pPr>
            <w:ins w:id="143" w:author="Dupont Dimitri" w:date="2024-12-02T11:31:00Z">
              <w:r>
                <w:rPr>
                  <w:rFonts w:cstheme="minorHAnsi"/>
                  <w:sz w:val="22"/>
                  <w:szCs w:val="22"/>
                </w:rPr>
                <w:t>1 (a)</w:t>
              </w:r>
            </w:ins>
          </w:p>
        </w:tc>
        <w:tc>
          <w:tcPr>
            <w:tcW w:w="4705" w:type="dxa"/>
          </w:tcPr>
          <w:p w14:paraId="75A89F06" w14:textId="77777777" w:rsidR="00820B05" w:rsidRPr="00700C9E" w:rsidRDefault="00820B05" w:rsidP="00195B6D">
            <w:pPr>
              <w:jc w:val="both"/>
              <w:rPr>
                <w:ins w:id="144" w:author="Dupont Dimitri" w:date="2024-12-02T11:31:00Z"/>
                <w:rFonts w:cstheme="minorHAnsi"/>
                <w:sz w:val="22"/>
                <w:szCs w:val="22"/>
              </w:rPr>
            </w:pPr>
            <w:ins w:id="145" w:author="Dupont Dimitri" w:date="2024-12-02T11:31:00Z">
              <w:r>
                <w:rPr>
                  <w:rFonts w:cstheme="minorHAnsi"/>
                  <w:sz w:val="22"/>
                  <w:szCs w:val="22"/>
                </w:rPr>
                <w:t>Extract next due dates and download txt file</w:t>
              </w:r>
            </w:ins>
          </w:p>
        </w:tc>
        <w:tc>
          <w:tcPr>
            <w:tcW w:w="2297" w:type="dxa"/>
          </w:tcPr>
          <w:p w14:paraId="60E9906E" w14:textId="77777777" w:rsidR="00820B05" w:rsidRPr="008E1C13" w:rsidRDefault="00820B05" w:rsidP="00195B6D">
            <w:pPr>
              <w:jc w:val="left"/>
              <w:rPr>
                <w:ins w:id="146" w:author="Dupont Dimitri" w:date="2024-12-02T11:31:00Z"/>
                <w:rFonts w:cstheme="minorHAnsi"/>
                <w:sz w:val="22"/>
                <w:szCs w:val="22"/>
              </w:rPr>
            </w:pPr>
          </w:p>
        </w:tc>
        <w:tc>
          <w:tcPr>
            <w:tcW w:w="1274" w:type="dxa"/>
          </w:tcPr>
          <w:p w14:paraId="7B56B17C" w14:textId="77777777" w:rsidR="00820B05" w:rsidRPr="00AE3D46" w:rsidRDefault="00820B05" w:rsidP="00195B6D">
            <w:pPr>
              <w:jc w:val="both"/>
              <w:rPr>
                <w:ins w:id="147" w:author="Dupont Dimitri" w:date="2024-12-02T11:31:00Z"/>
                <w:rFonts w:cstheme="minorHAnsi"/>
                <w:sz w:val="22"/>
                <w:szCs w:val="22"/>
              </w:rPr>
            </w:pPr>
            <w:ins w:id="148" w:author="Dupont Dimitri" w:date="2024-12-02T11:31:00Z">
              <w:r>
                <w:rPr>
                  <w:rFonts w:cstheme="minorHAnsi"/>
                  <w:sz w:val="22"/>
                  <w:szCs w:val="22"/>
                </w:rPr>
                <w:t>ACC</w:t>
              </w:r>
            </w:ins>
          </w:p>
        </w:tc>
      </w:tr>
      <w:tr w:rsidR="00820B05" w:rsidRPr="004F04E5" w14:paraId="2B67901A" w14:textId="77777777" w:rsidTr="00195B6D">
        <w:trPr>
          <w:cnfStyle w:val="000000010000" w:firstRow="0" w:lastRow="0" w:firstColumn="0" w:lastColumn="0" w:oddVBand="0" w:evenVBand="0" w:oddHBand="0" w:evenHBand="1" w:firstRowFirstColumn="0" w:firstRowLastColumn="0" w:lastRowFirstColumn="0" w:lastRowLastColumn="0"/>
          <w:ins w:id="149" w:author="Dupont Dimitri" w:date="2024-12-02T11:31:00Z"/>
        </w:trPr>
        <w:tc>
          <w:tcPr>
            <w:tcW w:w="1075" w:type="dxa"/>
          </w:tcPr>
          <w:p w14:paraId="0D209AED" w14:textId="77777777" w:rsidR="00820B05" w:rsidRPr="008E1C13" w:rsidRDefault="00820B05" w:rsidP="00195B6D">
            <w:pPr>
              <w:rPr>
                <w:ins w:id="150" w:author="Dupont Dimitri" w:date="2024-12-02T11:31:00Z"/>
                <w:rFonts w:cstheme="minorHAnsi"/>
                <w:sz w:val="22"/>
                <w:szCs w:val="22"/>
              </w:rPr>
            </w:pPr>
            <w:ins w:id="151" w:author="Dupont Dimitri" w:date="2024-12-02T11:31:00Z">
              <w:r>
                <w:rPr>
                  <w:rFonts w:cstheme="minorHAnsi"/>
                  <w:sz w:val="22"/>
                  <w:szCs w:val="22"/>
                </w:rPr>
                <w:t>2 (a)</w:t>
              </w:r>
            </w:ins>
          </w:p>
        </w:tc>
        <w:tc>
          <w:tcPr>
            <w:tcW w:w="4705" w:type="dxa"/>
          </w:tcPr>
          <w:p w14:paraId="36E43FFA" w14:textId="77777777" w:rsidR="00820B05" w:rsidRPr="00AE3D46" w:rsidRDefault="00820B05" w:rsidP="00195B6D">
            <w:pPr>
              <w:jc w:val="both"/>
              <w:rPr>
                <w:ins w:id="152" w:author="Dupont Dimitri" w:date="2024-12-02T11:31:00Z"/>
                <w:rFonts w:cstheme="minorHAnsi"/>
                <w:sz w:val="22"/>
                <w:szCs w:val="22"/>
              </w:rPr>
            </w:pPr>
            <w:ins w:id="153" w:author="Dupont Dimitri" w:date="2024-12-02T11:31:00Z">
              <w:r>
                <w:rPr>
                  <w:rFonts w:cstheme="minorHAnsi"/>
                  <w:sz w:val="22"/>
                  <w:szCs w:val="22"/>
                </w:rPr>
                <w:t>De-assign task cards, MP and delete future pending events</w:t>
              </w:r>
            </w:ins>
          </w:p>
        </w:tc>
        <w:tc>
          <w:tcPr>
            <w:tcW w:w="2297" w:type="dxa"/>
          </w:tcPr>
          <w:p w14:paraId="6D773767" w14:textId="77777777" w:rsidR="00820B05" w:rsidRPr="00664B7F" w:rsidRDefault="00820B05" w:rsidP="00195B6D">
            <w:pPr>
              <w:jc w:val="left"/>
              <w:rPr>
                <w:ins w:id="154" w:author="Dupont Dimitri" w:date="2024-12-02T11:31:00Z"/>
                <w:rFonts w:cstheme="minorHAnsi"/>
                <w:sz w:val="22"/>
                <w:szCs w:val="22"/>
              </w:rPr>
            </w:pPr>
          </w:p>
        </w:tc>
        <w:tc>
          <w:tcPr>
            <w:tcW w:w="1274" w:type="dxa"/>
          </w:tcPr>
          <w:p w14:paraId="1195659A" w14:textId="77777777" w:rsidR="00820B05" w:rsidRPr="00971E4C" w:rsidRDefault="00820B05" w:rsidP="00195B6D">
            <w:pPr>
              <w:jc w:val="both"/>
              <w:rPr>
                <w:ins w:id="155" w:author="Dupont Dimitri" w:date="2024-12-02T11:31:00Z"/>
                <w:rFonts w:cstheme="minorHAnsi"/>
                <w:sz w:val="22"/>
                <w:szCs w:val="22"/>
              </w:rPr>
            </w:pPr>
            <w:ins w:id="156" w:author="Dupont Dimitri" w:date="2024-12-02T11:31:00Z">
              <w:r>
                <w:rPr>
                  <w:rFonts w:cstheme="minorHAnsi"/>
                  <w:sz w:val="22"/>
                  <w:szCs w:val="22"/>
                </w:rPr>
                <w:t>Engineering</w:t>
              </w:r>
            </w:ins>
          </w:p>
        </w:tc>
      </w:tr>
      <w:tr w:rsidR="00820B05" w:rsidRPr="004F04E5" w14:paraId="2C38576D" w14:textId="77777777" w:rsidTr="00195B6D">
        <w:trPr>
          <w:cnfStyle w:val="000000100000" w:firstRow="0" w:lastRow="0" w:firstColumn="0" w:lastColumn="0" w:oddVBand="0" w:evenVBand="0" w:oddHBand="1" w:evenHBand="0" w:firstRowFirstColumn="0" w:firstRowLastColumn="0" w:lastRowFirstColumn="0" w:lastRowLastColumn="0"/>
          <w:ins w:id="157" w:author="Dupont Dimitri" w:date="2024-12-02T11:31:00Z"/>
        </w:trPr>
        <w:tc>
          <w:tcPr>
            <w:tcW w:w="1075" w:type="dxa"/>
          </w:tcPr>
          <w:p w14:paraId="3F0FF00A" w14:textId="77777777" w:rsidR="00820B05" w:rsidRPr="001A3379" w:rsidRDefault="00820B05" w:rsidP="00195B6D">
            <w:pPr>
              <w:rPr>
                <w:ins w:id="158" w:author="Dupont Dimitri" w:date="2024-12-02T11:31:00Z"/>
                <w:rFonts w:cstheme="minorHAnsi"/>
                <w:sz w:val="22"/>
                <w:szCs w:val="22"/>
              </w:rPr>
            </w:pPr>
            <w:ins w:id="159" w:author="Dupont Dimitri" w:date="2024-12-02T11:31:00Z">
              <w:r>
                <w:rPr>
                  <w:rFonts w:cstheme="minorHAnsi"/>
                  <w:sz w:val="22"/>
                  <w:szCs w:val="22"/>
                </w:rPr>
                <w:t>3 (a &amp; b)</w:t>
              </w:r>
            </w:ins>
          </w:p>
        </w:tc>
        <w:tc>
          <w:tcPr>
            <w:tcW w:w="4705" w:type="dxa"/>
          </w:tcPr>
          <w:p w14:paraId="61788B1E" w14:textId="77777777" w:rsidR="00820B05" w:rsidRPr="001A3379" w:rsidRDefault="00820B05" w:rsidP="00195B6D">
            <w:pPr>
              <w:jc w:val="both"/>
              <w:rPr>
                <w:ins w:id="160" w:author="Dupont Dimitri" w:date="2024-12-02T11:31:00Z"/>
                <w:rFonts w:cstheme="minorHAnsi"/>
                <w:sz w:val="22"/>
                <w:szCs w:val="22"/>
              </w:rPr>
            </w:pPr>
            <w:ins w:id="161" w:author="Dupont Dimitri" w:date="2024-12-02T11:31:00Z">
              <w:r>
                <w:rPr>
                  <w:rFonts w:cstheme="minorHAnsi"/>
                  <w:sz w:val="22"/>
                  <w:szCs w:val="22"/>
                </w:rPr>
                <w:t>Change aircraft owner/operator</w:t>
              </w:r>
            </w:ins>
          </w:p>
        </w:tc>
        <w:tc>
          <w:tcPr>
            <w:tcW w:w="2297" w:type="dxa"/>
          </w:tcPr>
          <w:p w14:paraId="687DF5C8" w14:textId="77777777" w:rsidR="00820B05" w:rsidRPr="00B04559" w:rsidRDefault="00820B05" w:rsidP="00195B6D">
            <w:pPr>
              <w:jc w:val="both"/>
              <w:rPr>
                <w:ins w:id="162" w:author="Dupont Dimitri" w:date="2024-12-02T11:31:00Z"/>
                <w:rFonts w:cstheme="minorHAnsi"/>
                <w:sz w:val="22"/>
                <w:szCs w:val="22"/>
              </w:rPr>
            </w:pPr>
            <w:ins w:id="163" w:author="Dupont Dimitri" w:date="2024-12-02T11:31:00Z">
              <w:r>
                <w:rPr>
                  <w:rFonts w:cstheme="minorHAnsi"/>
                  <w:sz w:val="22"/>
                  <w:szCs w:val="22"/>
                </w:rPr>
                <w:t>Addresses of new owner/operator</w:t>
              </w:r>
            </w:ins>
          </w:p>
        </w:tc>
        <w:tc>
          <w:tcPr>
            <w:tcW w:w="1274" w:type="dxa"/>
          </w:tcPr>
          <w:p w14:paraId="434AEB79" w14:textId="77777777" w:rsidR="00820B05" w:rsidRPr="001A3379" w:rsidRDefault="00820B05" w:rsidP="00195B6D">
            <w:pPr>
              <w:jc w:val="both"/>
              <w:rPr>
                <w:ins w:id="164" w:author="Dupont Dimitri" w:date="2024-12-02T11:31:00Z"/>
                <w:rFonts w:cstheme="minorHAnsi"/>
                <w:sz w:val="22"/>
                <w:szCs w:val="22"/>
              </w:rPr>
            </w:pPr>
            <w:ins w:id="165" w:author="Dupont Dimitri" w:date="2024-12-02T11:31:00Z">
              <w:r>
                <w:rPr>
                  <w:rFonts w:cstheme="minorHAnsi"/>
                  <w:sz w:val="22"/>
                  <w:szCs w:val="22"/>
                </w:rPr>
                <w:t>Engineering</w:t>
              </w:r>
            </w:ins>
          </w:p>
        </w:tc>
      </w:tr>
      <w:tr w:rsidR="00820B05" w:rsidRPr="004F04E5" w14:paraId="78E41C93" w14:textId="77777777" w:rsidTr="00195B6D">
        <w:trPr>
          <w:cnfStyle w:val="000000010000" w:firstRow="0" w:lastRow="0" w:firstColumn="0" w:lastColumn="0" w:oddVBand="0" w:evenVBand="0" w:oddHBand="0" w:evenHBand="1" w:firstRowFirstColumn="0" w:firstRowLastColumn="0" w:lastRowFirstColumn="0" w:lastRowLastColumn="0"/>
          <w:ins w:id="166" w:author="Dupont Dimitri" w:date="2024-12-02T11:31:00Z"/>
        </w:trPr>
        <w:tc>
          <w:tcPr>
            <w:tcW w:w="1075" w:type="dxa"/>
          </w:tcPr>
          <w:p w14:paraId="087EBB9B" w14:textId="77777777" w:rsidR="00820B05" w:rsidRPr="006A4C19" w:rsidRDefault="00820B05" w:rsidP="00195B6D">
            <w:pPr>
              <w:rPr>
                <w:ins w:id="167" w:author="Dupont Dimitri" w:date="2024-12-02T11:31:00Z"/>
                <w:rFonts w:cstheme="minorHAnsi"/>
                <w:sz w:val="22"/>
                <w:szCs w:val="22"/>
              </w:rPr>
            </w:pPr>
            <w:ins w:id="168" w:author="Dupont Dimitri" w:date="2024-12-02T11:31:00Z">
              <w:r>
                <w:rPr>
                  <w:rFonts w:cstheme="minorHAnsi"/>
                  <w:sz w:val="22"/>
                  <w:szCs w:val="22"/>
                </w:rPr>
                <w:t>4 (a)</w:t>
              </w:r>
            </w:ins>
          </w:p>
        </w:tc>
        <w:tc>
          <w:tcPr>
            <w:tcW w:w="4705" w:type="dxa"/>
          </w:tcPr>
          <w:p w14:paraId="00EFD5F8" w14:textId="77777777" w:rsidR="00820B05" w:rsidRPr="006A4C19" w:rsidRDefault="00820B05" w:rsidP="00195B6D">
            <w:pPr>
              <w:jc w:val="both"/>
              <w:rPr>
                <w:ins w:id="169" w:author="Dupont Dimitri" w:date="2024-12-02T11:31:00Z"/>
                <w:rFonts w:cstheme="minorHAnsi"/>
                <w:sz w:val="22"/>
                <w:szCs w:val="22"/>
              </w:rPr>
            </w:pPr>
            <w:ins w:id="170" w:author="Dupont Dimitri" w:date="2024-12-02T11:31:00Z">
              <w:r>
                <w:rPr>
                  <w:rFonts w:cstheme="minorHAnsi"/>
                  <w:sz w:val="22"/>
                  <w:szCs w:val="22"/>
                </w:rPr>
                <w:t>Assign the new adequate Maintenance Program to the aircraft</w:t>
              </w:r>
            </w:ins>
          </w:p>
        </w:tc>
        <w:tc>
          <w:tcPr>
            <w:tcW w:w="2297" w:type="dxa"/>
          </w:tcPr>
          <w:p w14:paraId="0BF04877" w14:textId="77777777" w:rsidR="00820B05" w:rsidRDefault="00820B05" w:rsidP="00195B6D">
            <w:pPr>
              <w:jc w:val="both"/>
              <w:rPr>
                <w:ins w:id="171" w:author="Dupont Dimitri" w:date="2024-12-02T11:31:00Z"/>
                <w:rFonts w:cstheme="minorHAnsi"/>
                <w:sz w:val="22"/>
                <w:szCs w:val="22"/>
              </w:rPr>
            </w:pPr>
          </w:p>
        </w:tc>
        <w:tc>
          <w:tcPr>
            <w:tcW w:w="1274" w:type="dxa"/>
          </w:tcPr>
          <w:p w14:paraId="1C18A7A5" w14:textId="77777777" w:rsidR="00820B05" w:rsidRDefault="00820B05" w:rsidP="00195B6D">
            <w:pPr>
              <w:jc w:val="both"/>
              <w:rPr>
                <w:ins w:id="172" w:author="Dupont Dimitri" w:date="2024-12-02T11:31:00Z"/>
                <w:rFonts w:cstheme="minorHAnsi"/>
                <w:sz w:val="22"/>
                <w:szCs w:val="22"/>
              </w:rPr>
            </w:pPr>
            <w:ins w:id="173" w:author="Dupont Dimitri" w:date="2024-12-02T11:31:00Z">
              <w:r>
                <w:rPr>
                  <w:rFonts w:cstheme="minorHAnsi"/>
                  <w:sz w:val="22"/>
                  <w:szCs w:val="22"/>
                </w:rPr>
                <w:t>Engineering</w:t>
              </w:r>
            </w:ins>
          </w:p>
        </w:tc>
      </w:tr>
      <w:tr w:rsidR="00820B05" w:rsidRPr="004F04E5" w14:paraId="0200CD7A" w14:textId="77777777" w:rsidTr="00195B6D">
        <w:trPr>
          <w:cnfStyle w:val="000000100000" w:firstRow="0" w:lastRow="0" w:firstColumn="0" w:lastColumn="0" w:oddVBand="0" w:evenVBand="0" w:oddHBand="1" w:evenHBand="0" w:firstRowFirstColumn="0" w:firstRowLastColumn="0" w:lastRowFirstColumn="0" w:lastRowLastColumn="0"/>
          <w:ins w:id="174" w:author="Dupont Dimitri" w:date="2024-12-02T11:31:00Z"/>
        </w:trPr>
        <w:tc>
          <w:tcPr>
            <w:tcW w:w="1075" w:type="dxa"/>
          </w:tcPr>
          <w:p w14:paraId="62291B5D" w14:textId="77777777" w:rsidR="00820B05" w:rsidRPr="006A4C19" w:rsidRDefault="00820B05" w:rsidP="00195B6D">
            <w:pPr>
              <w:rPr>
                <w:ins w:id="175" w:author="Dupont Dimitri" w:date="2024-12-02T11:31:00Z"/>
                <w:rFonts w:cstheme="minorHAnsi"/>
                <w:sz w:val="22"/>
                <w:szCs w:val="22"/>
              </w:rPr>
            </w:pPr>
            <w:ins w:id="176" w:author="Dupont Dimitri" w:date="2024-12-02T11:31:00Z">
              <w:r>
                <w:rPr>
                  <w:rFonts w:cstheme="minorHAnsi"/>
                  <w:sz w:val="22"/>
                  <w:szCs w:val="22"/>
                </w:rPr>
                <w:t>5 (a)</w:t>
              </w:r>
            </w:ins>
          </w:p>
        </w:tc>
        <w:tc>
          <w:tcPr>
            <w:tcW w:w="4705" w:type="dxa"/>
          </w:tcPr>
          <w:p w14:paraId="5E0BACDA" w14:textId="77777777" w:rsidR="00820B05" w:rsidRPr="00290FED" w:rsidRDefault="00820B05" w:rsidP="00195B6D">
            <w:pPr>
              <w:jc w:val="both"/>
              <w:rPr>
                <w:ins w:id="177" w:author="Dupont Dimitri" w:date="2024-12-02T11:31:00Z"/>
                <w:rFonts w:cstheme="minorHAnsi"/>
                <w:sz w:val="22"/>
                <w:szCs w:val="22"/>
              </w:rPr>
            </w:pPr>
            <w:ins w:id="178" w:author="Dupont Dimitri" w:date="2024-12-02T11:31:00Z">
              <w:r>
                <w:rPr>
                  <w:rFonts w:cstheme="minorHAnsi"/>
                  <w:sz w:val="22"/>
                  <w:szCs w:val="22"/>
                </w:rPr>
                <w:t>Load the XMSTASKPRESET file</w:t>
              </w:r>
            </w:ins>
          </w:p>
        </w:tc>
        <w:tc>
          <w:tcPr>
            <w:tcW w:w="2297" w:type="dxa"/>
          </w:tcPr>
          <w:p w14:paraId="00F320E2" w14:textId="77777777" w:rsidR="00820B05" w:rsidRPr="00B04559" w:rsidRDefault="00820B05" w:rsidP="00195B6D">
            <w:pPr>
              <w:jc w:val="both"/>
              <w:rPr>
                <w:ins w:id="179" w:author="Dupont Dimitri" w:date="2024-12-02T11:31:00Z"/>
                <w:rFonts w:cstheme="minorHAnsi"/>
                <w:sz w:val="22"/>
                <w:szCs w:val="22"/>
              </w:rPr>
            </w:pPr>
            <w:ins w:id="180" w:author="Dupont Dimitri" w:date="2024-12-02T11:31:00Z">
              <w:r>
                <w:rPr>
                  <w:rFonts w:cstheme="minorHAnsi"/>
                  <w:sz w:val="22"/>
                  <w:szCs w:val="22"/>
                </w:rPr>
                <w:t>Next due date txt file</w:t>
              </w:r>
            </w:ins>
          </w:p>
        </w:tc>
        <w:tc>
          <w:tcPr>
            <w:tcW w:w="1274" w:type="dxa"/>
          </w:tcPr>
          <w:p w14:paraId="0A4130FB" w14:textId="77777777" w:rsidR="00820B05" w:rsidRDefault="00820B05" w:rsidP="00195B6D">
            <w:pPr>
              <w:jc w:val="both"/>
              <w:rPr>
                <w:ins w:id="181" w:author="Dupont Dimitri" w:date="2024-12-02T11:31:00Z"/>
                <w:rFonts w:cstheme="minorHAnsi"/>
                <w:sz w:val="22"/>
                <w:szCs w:val="22"/>
              </w:rPr>
            </w:pPr>
            <w:ins w:id="182" w:author="Dupont Dimitri" w:date="2024-12-02T11:31:00Z">
              <w:r>
                <w:rPr>
                  <w:rFonts w:cstheme="minorHAnsi"/>
                  <w:sz w:val="22"/>
                  <w:szCs w:val="22"/>
                </w:rPr>
                <w:t>ACC</w:t>
              </w:r>
            </w:ins>
          </w:p>
        </w:tc>
      </w:tr>
      <w:tr w:rsidR="00820B05" w:rsidRPr="004F04E5" w14:paraId="5B02DCE0" w14:textId="77777777" w:rsidTr="00195B6D">
        <w:trPr>
          <w:cnfStyle w:val="000000010000" w:firstRow="0" w:lastRow="0" w:firstColumn="0" w:lastColumn="0" w:oddVBand="0" w:evenVBand="0" w:oddHBand="0" w:evenHBand="1" w:firstRowFirstColumn="0" w:firstRowLastColumn="0" w:lastRowFirstColumn="0" w:lastRowLastColumn="0"/>
          <w:ins w:id="183" w:author="Dupont Dimitri" w:date="2024-12-02T11:31:00Z"/>
        </w:trPr>
        <w:tc>
          <w:tcPr>
            <w:tcW w:w="1075" w:type="dxa"/>
          </w:tcPr>
          <w:p w14:paraId="73D77A73" w14:textId="77777777" w:rsidR="00820B05" w:rsidRPr="009E419E" w:rsidRDefault="00820B05" w:rsidP="00195B6D">
            <w:pPr>
              <w:rPr>
                <w:ins w:id="184" w:author="Dupont Dimitri" w:date="2024-12-02T11:31:00Z"/>
                <w:rFonts w:cstheme="minorHAnsi"/>
                <w:sz w:val="22"/>
                <w:szCs w:val="22"/>
              </w:rPr>
            </w:pPr>
            <w:ins w:id="185" w:author="Dupont Dimitri" w:date="2024-12-02T11:31:00Z">
              <w:r>
                <w:rPr>
                  <w:rFonts w:cstheme="minorHAnsi"/>
                  <w:sz w:val="22"/>
                  <w:szCs w:val="22"/>
                </w:rPr>
                <w:t>6 (a)</w:t>
              </w:r>
            </w:ins>
          </w:p>
        </w:tc>
        <w:tc>
          <w:tcPr>
            <w:tcW w:w="4705" w:type="dxa"/>
          </w:tcPr>
          <w:p w14:paraId="2C818E05" w14:textId="77777777" w:rsidR="00820B05" w:rsidRPr="00290FED" w:rsidRDefault="00820B05" w:rsidP="00195B6D">
            <w:pPr>
              <w:jc w:val="both"/>
              <w:rPr>
                <w:ins w:id="186" w:author="Dupont Dimitri" w:date="2024-12-02T11:31:00Z"/>
                <w:rFonts w:cstheme="minorHAnsi"/>
                <w:sz w:val="22"/>
                <w:szCs w:val="22"/>
              </w:rPr>
            </w:pPr>
            <w:ins w:id="187" w:author="Dupont Dimitri" w:date="2024-12-02T11:31:00Z">
              <w:r>
                <w:rPr>
                  <w:rFonts w:cstheme="minorHAnsi"/>
                  <w:sz w:val="22"/>
                  <w:szCs w:val="22"/>
                </w:rPr>
                <w:t>Initialize the tasks card from the Maintenance Program</w:t>
              </w:r>
            </w:ins>
          </w:p>
        </w:tc>
        <w:tc>
          <w:tcPr>
            <w:tcW w:w="2297" w:type="dxa"/>
          </w:tcPr>
          <w:p w14:paraId="01322EE9" w14:textId="77777777" w:rsidR="00820B05" w:rsidRPr="00B04559" w:rsidRDefault="00820B05" w:rsidP="00195B6D">
            <w:pPr>
              <w:jc w:val="both"/>
              <w:rPr>
                <w:ins w:id="188" w:author="Dupont Dimitri" w:date="2024-12-02T11:31:00Z"/>
                <w:rFonts w:cstheme="minorHAnsi"/>
                <w:sz w:val="22"/>
                <w:szCs w:val="22"/>
              </w:rPr>
            </w:pPr>
            <w:ins w:id="189" w:author="Dupont Dimitri" w:date="2024-12-02T11:31:00Z">
              <w:r>
                <w:rPr>
                  <w:rFonts w:cstheme="minorHAnsi"/>
                  <w:sz w:val="22"/>
                  <w:szCs w:val="22"/>
                </w:rPr>
                <w:t>Applicable Maintenance Program ready</w:t>
              </w:r>
            </w:ins>
          </w:p>
        </w:tc>
        <w:tc>
          <w:tcPr>
            <w:tcW w:w="1274" w:type="dxa"/>
          </w:tcPr>
          <w:p w14:paraId="7D3E52FE" w14:textId="77777777" w:rsidR="00820B05" w:rsidRDefault="00820B05" w:rsidP="00195B6D">
            <w:pPr>
              <w:jc w:val="both"/>
              <w:rPr>
                <w:ins w:id="190" w:author="Dupont Dimitri" w:date="2024-12-02T11:31:00Z"/>
                <w:rFonts w:cstheme="minorHAnsi"/>
                <w:sz w:val="22"/>
                <w:szCs w:val="22"/>
              </w:rPr>
            </w:pPr>
            <w:ins w:id="191" w:author="Dupont Dimitri" w:date="2024-12-02T11:31:00Z">
              <w:r>
                <w:rPr>
                  <w:rFonts w:cstheme="minorHAnsi"/>
                  <w:sz w:val="22"/>
                  <w:szCs w:val="22"/>
                </w:rPr>
                <w:t>Engineering</w:t>
              </w:r>
            </w:ins>
          </w:p>
        </w:tc>
      </w:tr>
      <w:tr w:rsidR="00820B05" w:rsidRPr="004F04E5" w14:paraId="40889327" w14:textId="77777777" w:rsidTr="00195B6D">
        <w:trPr>
          <w:cnfStyle w:val="000000100000" w:firstRow="0" w:lastRow="0" w:firstColumn="0" w:lastColumn="0" w:oddVBand="0" w:evenVBand="0" w:oddHBand="1" w:evenHBand="0" w:firstRowFirstColumn="0" w:firstRowLastColumn="0" w:lastRowFirstColumn="0" w:lastRowLastColumn="0"/>
          <w:ins w:id="192" w:author="Dupont Dimitri" w:date="2024-12-02T11:31:00Z"/>
        </w:trPr>
        <w:tc>
          <w:tcPr>
            <w:tcW w:w="1075" w:type="dxa"/>
          </w:tcPr>
          <w:p w14:paraId="17E05378" w14:textId="77777777" w:rsidR="00820B05" w:rsidRPr="009E419E" w:rsidRDefault="00820B05" w:rsidP="00195B6D">
            <w:pPr>
              <w:rPr>
                <w:ins w:id="193" w:author="Dupont Dimitri" w:date="2024-12-02T11:31:00Z"/>
                <w:rFonts w:cstheme="minorHAnsi"/>
                <w:sz w:val="22"/>
                <w:szCs w:val="22"/>
              </w:rPr>
            </w:pPr>
            <w:ins w:id="194" w:author="Dupont Dimitri" w:date="2024-12-02T11:31:00Z">
              <w:r>
                <w:rPr>
                  <w:rFonts w:cstheme="minorHAnsi"/>
                  <w:sz w:val="22"/>
                  <w:szCs w:val="22"/>
                </w:rPr>
                <w:t>7 (a &amp; b)</w:t>
              </w:r>
            </w:ins>
          </w:p>
        </w:tc>
        <w:tc>
          <w:tcPr>
            <w:tcW w:w="4705" w:type="dxa"/>
          </w:tcPr>
          <w:p w14:paraId="13EEF11F" w14:textId="77777777" w:rsidR="00820B05" w:rsidRPr="009E419E" w:rsidRDefault="00820B05" w:rsidP="00195B6D">
            <w:pPr>
              <w:jc w:val="both"/>
              <w:rPr>
                <w:ins w:id="195" w:author="Dupont Dimitri" w:date="2024-12-02T11:31:00Z"/>
                <w:rFonts w:cstheme="minorHAnsi"/>
                <w:sz w:val="22"/>
                <w:szCs w:val="22"/>
              </w:rPr>
            </w:pPr>
            <w:ins w:id="196" w:author="Dupont Dimitri" w:date="2024-12-02T11:31:00Z">
              <w:r>
                <w:rPr>
                  <w:rFonts w:cstheme="minorHAnsi"/>
                  <w:sz w:val="22"/>
                  <w:szCs w:val="22"/>
                </w:rPr>
                <w:t>Perform the registration change as required</w:t>
              </w:r>
            </w:ins>
          </w:p>
        </w:tc>
        <w:tc>
          <w:tcPr>
            <w:tcW w:w="2297" w:type="dxa"/>
          </w:tcPr>
          <w:p w14:paraId="50A4F386" w14:textId="77777777" w:rsidR="00820B05" w:rsidRPr="00450DC4" w:rsidRDefault="00820B05" w:rsidP="00195B6D">
            <w:pPr>
              <w:jc w:val="both"/>
              <w:rPr>
                <w:ins w:id="197" w:author="Dupont Dimitri" w:date="2024-12-02T11:31:00Z"/>
                <w:rFonts w:cstheme="minorHAnsi"/>
                <w:sz w:val="22"/>
                <w:szCs w:val="22"/>
              </w:rPr>
            </w:pPr>
            <w:ins w:id="198" w:author="Dupont Dimitri" w:date="2024-12-02T11:31:00Z">
              <w:r>
                <w:rPr>
                  <w:rFonts w:cstheme="minorHAnsi"/>
                  <w:sz w:val="22"/>
                  <w:szCs w:val="22"/>
                </w:rPr>
                <w:t>New registration available</w:t>
              </w:r>
            </w:ins>
          </w:p>
        </w:tc>
        <w:tc>
          <w:tcPr>
            <w:tcW w:w="1274" w:type="dxa"/>
          </w:tcPr>
          <w:p w14:paraId="631F3D89" w14:textId="77777777" w:rsidR="00820B05" w:rsidRDefault="00820B05" w:rsidP="00195B6D">
            <w:pPr>
              <w:jc w:val="both"/>
              <w:rPr>
                <w:ins w:id="199" w:author="Dupont Dimitri" w:date="2024-12-02T11:31:00Z"/>
                <w:rFonts w:cstheme="minorHAnsi"/>
                <w:sz w:val="22"/>
                <w:szCs w:val="22"/>
              </w:rPr>
            </w:pPr>
            <w:ins w:id="200" w:author="Dupont Dimitri" w:date="2024-12-02T11:31:00Z">
              <w:r>
                <w:rPr>
                  <w:rFonts w:cstheme="minorHAnsi"/>
                  <w:sz w:val="22"/>
                  <w:szCs w:val="22"/>
                </w:rPr>
                <w:t>ACC</w:t>
              </w:r>
            </w:ins>
          </w:p>
        </w:tc>
      </w:tr>
      <w:tr w:rsidR="00820B05" w:rsidRPr="004F04E5" w14:paraId="7120A2C2" w14:textId="77777777" w:rsidTr="00195B6D">
        <w:trPr>
          <w:cnfStyle w:val="000000010000" w:firstRow="0" w:lastRow="0" w:firstColumn="0" w:lastColumn="0" w:oddVBand="0" w:evenVBand="0" w:oddHBand="0" w:evenHBand="1" w:firstRowFirstColumn="0" w:firstRowLastColumn="0" w:lastRowFirstColumn="0" w:lastRowLastColumn="0"/>
          <w:ins w:id="201" w:author="Dupont Dimitri" w:date="2024-12-02T11:31:00Z"/>
        </w:trPr>
        <w:tc>
          <w:tcPr>
            <w:tcW w:w="1075" w:type="dxa"/>
          </w:tcPr>
          <w:p w14:paraId="5282059A" w14:textId="77777777" w:rsidR="00820B05" w:rsidRPr="009E419E" w:rsidRDefault="00820B05" w:rsidP="00195B6D">
            <w:pPr>
              <w:rPr>
                <w:ins w:id="202" w:author="Dupont Dimitri" w:date="2024-12-02T11:31:00Z"/>
                <w:rFonts w:cstheme="minorHAnsi"/>
                <w:sz w:val="22"/>
                <w:szCs w:val="22"/>
              </w:rPr>
            </w:pPr>
            <w:ins w:id="203" w:author="Dupont Dimitri" w:date="2024-12-02T11:31:00Z">
              <w:r>
                <w:rPr>
                  <w:rFonts w:cstheme="minorHAnsi"/>
                  <w:sz w:val="22"/>
                  <w:szCs w:val="22"/>
                </w:rPr>
                <w:t>8 (a &amp; b)</w:t>
              </w:r>
            </w:ins>
          </w:p>
        </w:tc>
        <w:tc>
          <w:tcPr>
            <w:tcW w:w="4705" w:type="dxa"/>
          </w:tcPr>
          <w:p w14:paraId="611DB4E4" w14:textId="77777777" w:rsidR="00820B05" w:rsidRPr="00CD117B" w:rsidRDefault="00820B05" w:rsidP="00195B6D">
            <w:pPr>
              <w:jc w:val="both"/>
              <w:rPr>
                <w:ins w:id="204" w:author="Dupont Dimitri" w:date="2024-12-02T11:31:00Z"/>
                <w:rFonts w:cstheme="minorHAnsi"/>
                <w:sz w:val="22"/>
                <w:szCs w:val="22"/>
              </w:rPr>
            </w:pPr>
            <w:ins w:id="205" w:author="Dupont Dimitri" w:date="2024-12-02T11:31:00Z">
              <w:r>
                <w:rPr>
                  <w:rFonts w:cstheme="minorHAnsi"/>
                  <w:sz w:val="22"/>
                  <w:szCs w:val="22"/>
                </w:rPr>
                <w:t>Perform the change of ownership for parts installed on the aircraft.</w:t>
              </w:r>
            </w:ins>
          </w:p>
        </w:tc>
        <w:tc>
          <w:tcPr>
            <w:tcW w:w="2297" w:type="dxa"/>
          </w:tcPr>
          <w:p w14:paraId="4BB187C3" w14:textId="77777777" w:rsidR="00820B05" w:rsidRDefault="00820B05" w:rsidP="00195B6D">
            <w:pPr>
              <w:jc w:val="both"/>
              <w:rPr>
                <w:ins w:id="206" w:author="Dupont Dimitri" w:date="2024-12-02T11:31:00Z"/>
                <w:rFonts w:cstheme="minorHAnsi"/>
                <w:sz w:val="22"/>
                <w:szCs w:val="22"/>
              </w:rPr>
            </w:pPr>
            <w:ins w:id="207" w:author="Dupont Dimitri" w:date="2024-12-02T11:31:00Z">
              <w:r>
                <w:rPr>
                  <w:rFonts w:cstheme="minorHAnsi"/>
                  <w:sz w:val="22"/>
                  <w:szCs w:val="22"/>
                </w:rPr>
                <w:t>Addresses of new owner</w:t>
              </w:r>
            </w:ins>
          </w:p>
        </w:tc>
        <w:tc>
          <w:tcPr>
            <w:tcW w:w="1274" w:type="dxa"/>
          </w:tcPr>
          <w:p w14:paraId="74B2241F" w14:textId="77777777" w:rsidR="00820B05" w:rsidRDefault="00820B05" w:rsidP="00195B6D">
            <w:pPr>
              <w:jc w:val="both"/>
              <w:rPr>
                <w:ins w:id="208" w:author="Dupont Dimitri" w:date="2024-12-02T11:31:00Z"/>
                <w:rFonts w:cstheme="minorHAnsi"/>
                <w:sz w:val="22"/>
                <w:szCs w:val="22"/>
              </w:rPr>
            </w:pPr>
            <w:ins w:id="209" w:author="Dupont Dimitri" w:date="2024-12-02T11:31:00Z">
              <w:r>
                <w:rPr>
                  <w:rFonts w:cstheme="minorHAnsi"/>
                  <w:sz w:val="22"/>
                  <w:szCs w:val="22"/>
                </w:rPr>
                <w:t>Accounting</w:t>
              </w:r>
            </w:ins>
          </w:p>
        </w:tc>
      </w:tr>
      <w:tr w:rsidR="00820B05" w:rsidRPr="004F04E5" w14:paraId="3905EB77" w14:textId="77777777" w:rsidTr="00195B6D">
        <w:trPr>
          <w:cnfStyle w:val="000000100000" w:firstRow="0" w:lastRow="0" w:firstColumn="0" w:lastColumn="0" w:oddVBand="0" w:evenVBand="0" w:oddHBand="1" w:evenHBand="0" w:firstRowFirstColumn="0" w:firstRowLastColumn="0" w:lastRowFirstColumn="0" w:lastRowLastColumn="0"/>
          <w:ins w:id="210" w:author="Dupont Dimitri" w:date="2024-12-02T11:31:00Z"/>
        </w:trPr>
        <w:tc>
          <w:tcPr>
            <w:tcW w:w="1075" w:type="dxa"/>
          </w:tcPr>
          <w:p w14:paraId="0C10E317" w14:textId="77777777" w:rsidR="00820B05" w:rsidRPr="00450DC4" w:rsidRDefault="00820B05" w:rsidP="00195B6D">
            <w:pPr>
              <w:rPr>
                <w:ins w:id="211" w:author="Dupont Dimitri" w:date="2024-12-02T11:31:00Z"/>
                <w:rFonts w:cstheme="minorHAnsi"/>
                <w:sz w:val="22"/>
                <w:szCs w:val="22"/>
              </w:rPr>
            </w:pPr>
            <w:ins w:id="212" w:author="Dupont Dimitri" w:date="2024-12-02T11:31:00Z">
              <w:r>
                <w:rPr>
                  <w:rFonts w:cstheme="minorHAnsi"/>
                  <w:sz w:val="22"/>
                  <w:szCs w:val="22"/>
                </w:rPr>
                <w:t>-/-</w:t>
              </w:r>
            </w:ins>
          </w:p>
        </w:tc>
        <w:tc>
          <w:tcPr>
            <w:tcW w:w="4705" w:type="dxa"/>
          </w:tcPr>
          <w:p w14:paraId="7EE4B182" w14:textId="77777777" w:rsidR="00820B05" w:rsidRPr="00450DC4" w:rsidRDefault="00820B05" w:rsidP="00195B6D">
            <w:pPr>
              <w:jc w:val="both"/>
              <w:rPr>
                <w:ins w:id="213" w:author="Dupont Dimitri" w:date="2024-12-02T11:31:00Z"/>
                <w:rFonts w:cstheme="minorHAnsi"/>
                <w:sz w:val="22"/>
                <w:szCs w:val="22"/>
              </w:rPr>
            </w:pPr>
            <w:ins w:id="214" w:author="Dupont Dimitri" w:date="2024-12-02T11:31:00Z">
              <w:r>
                <w:rPr>
                  <w:rFonts w:cstheme="minorHAnsi"/>
                  <w:sz w:val="22"/>
                  <w:szCs w:val="22"/>
                </w:rPr>
                <w:t>-/-</w:t>
              </w:r>
            </w:ins>
          </w:p>
        </w:tc>
        <w:tc>
          <w:tcPr>
            <w:tcW w:w="2297" w:type="dxa"/>
          </w:tcPr>
          <w:p w14:paraId="267AC55C" w14:textId="77777777" w:rsidR="00820B05" w:rsidRDefault="00820B05" w:rsidP="00195B6D">
            <w:pPr>
              <w:jc w:val="both"/>
              <w:rPr>
                <w:ins w:id="215" w:author="Dupont Dimitri" w:date="2024-12-02T11:31:00Z"/>
                <w:rFonts w:cstheme="minorHAnsi"/>
                <w:sz w:val="22"/>
                <w:szCs w:val="22"/>
              </w:rPr>
            </w:pPr>
          </w:p>
        </w:tc>
        <w:tc>
          <w:tcPr>
            <w:tcW w:w="1274" w:type="dxa"/>
          </w:tcPr>
          <w:p w14:paraId="4EF21B16" w14:textId="77777777" w:rsidR="00820B05" w:rsidRDefault="00820B05" w:rsidP="00195B6D">
            <w:pPr>
              <w:jc w:val="both"/>
              <w:rPr>
                <w:ins w:id="216" w:author="Dupont Dimitri" w:date="2024-12-02T11:31:00Z"/>
                <w:rFonts w:cstheme="minorHAnsi"/>
                <w:sz w:val="22"/>
                <w:szCs w:val="22"/>
              </w:rPr>
            </w:pPr>
          </w:p>
        </w:tc>
      </w:tr>
    </w:tbl>
    <w:p w14:paraId="0BBC91CE" w14:textId="77777777" w:rsidR="00820B05" w:rsidRPr="00820B05" w:rsidRDefault="00820B05">
      <w:pPr>
        <w:rPr>
          <w:rPrChange w:id="217" w:author="Dupont Dimitri" w:date="2024-12-02T11:31:00Z">
            <w:rPr>
              <w:rFonts w:asciiTheme="minorHAnsi" w:hAnsiTheme="minorHAnsi" w:cstheme="minorHAnsi"/>
              <w:sz w:val="22"/>
              <w:szCs w:val="22"/>
            </w:rPr>
          </w:rPrChange>
        </w:rPr>
        <w:pPrChange w:id="218" w:author="Dupont Dimitri" w:date="2024-12-02T11:31:00Z">
          <w:pPr>
            <w:pStyle w:val="Heading1"/>
            <w:numPr>
              <w:numId w:val="4"/>
            </w:numPr>
            <w:spacing w:after="240"/>
            <w:ind w:left="720" w:hanging="360"/>
          </w:pPr>
        </w:pPrChange>
      </w:pPr>
    </w:p>
    <w:tbl>
      <w:tblPr>
        <w:tblStyle w:val="TableAMOS"/>
        <w:tblW w:w="9351" w:type="dxa"/>
        <w:tblLook w:val="04A0" w:firstRow="1" w:lastRow="0" w:firstColumn="1" w:lastColumn="0" w:noHBand="0" w:noVBand="1"/>
      </w:tblPr>
      <w:tblGrid>
        <w:gridCol w:w="1075"/>
        <w:gridCol w:w="4705"/>
        <w:gridCol w:w="2297"/>
        <w:gridCol w:w="1274"/>
      </w:tblGrid>
      <w:tr w:rsidR="00C267EC" w:rsidRPr="004F04E5" w:rsidDel="00820B05" w14:paraId="3E55F1FF" w14:textId="1ACF3BCD" w:rsidTr="001D212A">
        <w:trPr>
          <w:cnfStyle w:val="100000000000" w:firstRow="1" w:lastRow="0" w:firstColumn="0" w:lastColumn="0" w:oddVBand="0" w:evenVBand="0" w:oddHBand="0" w:evenHBand="0" w:firstRowFirstColumn="0" w:firstRowLastColumn="0" w:lastRowFirstColumn="0" w:lastRowLastColumn="0"/>
          <w:tblHeader/>
          <w:del w:id="219" w:author="Dupont Dimitri" w:date="2024-12-02T11:31:00Z"/>
        </w:trPr>
        <w:tc>
          <w:tcPr>
            <w:tcW w:w="1075" w:type="dxa"/>
          </w:tcPr>
          <w:p w14:paraId="13BF0705" w14:textId="4653B22E" w:rsidR="00C267EC" w:rsidRPr="004F04E5" w:rsidDel="00820B05" w:rsidRDefault="00C267EC" w:rsidP="00076A06">
            <w:pPr>
              <w:rPr>
                <w:del w:id="220" w:author="Dupont Dimitri" w:date="2024-12-02T11:31:00Z"/>
                <w:rFonts w:cstheme="minorHAnsi"/>
                <w:sz w:val="22"/>
                <w:szCs w:val="22"/>
              </w:rPr>
            </w:pPr>
            <w:del w:id="221" w:author="Dupont Dimitri" w:date="2024-12-02T11:31:00Z">
              <w:r w:rsidDel="00820B05">
                <w:rPr>
                  <w:rFonts w:cstheme="minorHAnsi"/>
                  <w:sz w:val="22"/>
                  <w:szCs w:val="22"/>
                </w:rPr>
                <w:delText>Test case number</w:delText>
              </w:r>
            </w:del>
          </w:p>
        </w:tc>
        <w:tc>
          <w:tcPr>
            <w:tcW w:w="4705" w:type="dxa"/>
          </w:tcPr>
          <w:p w14:paraId="227D0CAE" w14:textId="2E9766EC" w:rsidR="00C267EC" w:rsidRPr="004F04E5" w:rsidDel="00820B05" w:rsidRDefault="00C267EC" w:rsidP="00076A06">
            <w:pPr>
              <w:rPr>
                <w:del w:id="222" w:author="Dupont Dimitri" w:date="2024-12-02T11:31:00Z"/>
                <w:rFonts w:cstheme="minorHAnsi"/>
                <w:sz w:val="22"/>
                <w:szCs w:val="22"/>
              </w:rPr>
            </w:pPr>
            <w:del w:id="223" w:author="Dupont Dimitri" w:date="2024-12-02T11:31:00Z">
              <w:r w:rsidDel="00820B05">
                <w:rPr>
                  <w:rFonts w:cstheme="minorHAnsi"/>
                  <w:sz w:val="22"/>
                  <w:szCs w:val="22"/>
                </w:rPr>
                <w:delText>Test case description</w:delText>
              </w:r>
            </w:del>
          </w:p>
        </w:tc>
        <w:tc>
          <w:tcPr>
            <w:tcW w:w="2297" w:type="dxa"/>
          </w:tcPr>
          <w:p w14:paraId="325C3C17" w14:textId="18DE4B80" w:rsidR="00C267EC" w:rsidRPr="004F04E5" w:rsidDel="00820B05" w:rsidRDefault="00C267EC" w:rsidP="00076A06">
            <w:pPr>
              <w:rPr>
                <w:del w:id="224" w:author="Dupont Dimitri" w:date="2024-12-02T11:31:00Z"/>
                <w:rFonts w:cstheme="minorHAnsi"/>
                <w:sz w:val="22"/>
                <w:szCs w:val="22"/>
              </w:rPr>
            </w:pPr>
            <w:del w:id="225" w:author="Dupont Dimitri" w:date="2024-12-02T11:31:00Z">
              <w:r w:rsidDel="00820B05">
                <w:rPr>
                  <w:rFonts w:cstheme="minorHAnsi"/>
                  <w:sz w:val="22"/>
                  <w:szCs w:val="22"/>
                </w:rPr>
                <w:delText>Required data</w:delText>
              </w:r>
            </w:del>
          </w:p>
        </w:tc>
        <w:tc>
          <w:tcPr>
            <w:tcW w:w="1274" w:type="dxa"/>
          </w:tcPr>
          <w:p w14:paraId="1779FFC5" w14:textId="4B0F08BE" w:rsidR="00C267EC" w:rsidRPr="004F04E5" w:rsidDel="00820B05" w:rsidRDefault="00C267EC" w:rsidP="00076A06">
            <w:pPr>
              <w:rPr>
                <w:del w:id="226" w:author="Dupont Dimitri" w:date="2024-12-02T11:31:00Z"/>
                <w:rFonts w:cstheme="minorHAnsi"/>
                <w:sz w:val="22"/>
                <w:szCs w:val="22"/>
              </w:rPr>
            </w:pPr>
            <w:del w:id="227" w:author="Dupont Dimitri" w:date="2024-12-02T11:31:00Z">
              <w:r w:rsidDel="00820B05">
                <w:rPr>
                  <w:rFonts w:cstheme="minorHAnsi"/>
                  <w:sz w:val="22"/>
                  <w:szCs w:val="22"/>
                </w:rPr>
                <w:delText>Required resources</w:delText>
              </w:r>
            </w:del>
          </w:p>
        </w:tc>
      </w:tr>
      <w:tr w:rsidR="00C267EC" w:rsidRPr="004F04E5" w:rsidDel="00820B05" w14:paraId="5B67CB12" w14:textId="3DF279D9" w:rsidTr="001D212A">
        <w:trPr>
          <w:cnfStyle w:val="000000100000" w:firstRow="0" w:lastRow="0" w:firstColumn="0" w:lastColumn="0" w:oddVBand="0" w:evenVBand="0" w:oddHBand="1" w:evenHBand="0" w:firstRowFirstColumn="0" w:firstRowLastColumn="0" w:lastRowFirstColumn="0" w:lastRowLastColumn="0"/>
          <w:del w:id="228" w:author="Dupont Dimitri" w:date="2024-12-02T11:31:00Z"/>
        </w:trPr>
        <w:tc>
          <w:tcPr>
            <w:tcW w:w="1075" w:type="dxa"/>
          </w:tcPr>
          <w:p w14:paraId="02319DC8" w14:textId="7F50A916" w:rsidR="00C267EC" w:rsidRPr="007B2FC9" w:rsidDel="00820B05" w:rsidRDefault="007B2FC9" w:rsidP="00076A06">
            <w:pPr>
              <w:rPr>
                <w:del w:id="229" w:author="Dupont Dimitri" w:date="2024-12-02T11:31:00Z"/>
                <w:rFonts w:cstheme="minorHAnsi"/>
                <w:sz w:val="22"/>
                <w:szCs w:val="22"/>
              </w:rPr>
            </w:pPr>
            <w:del w:id="230" w:author="Dupont Dimitri" w:date="2024-12-02T11:31:00Z">
              <w:r w:rsidDel="00820B05">
                <w:rPr>
                  <w:rFonts w:cstheme="minorHAnsi"/>
                  <w:sz w:val="22"/>
                  <w:szCs w:val="22"/>
                </w:rPr>
                <w:delText>1</w:delText>
              </w:r>
            </w:del>
          </w:p>
        </w:tc>
        <w:tc>
          <w:tcPr>
            <w:tcW w:w="4705" w:type="dxa"/>
          </w:tcPr>
          <w:p w14:paraId="447EA27A" w14:textId="035957FE" w:rsidR="00C267EC" w:rsidRPr="00700C9E" w:rsidDel="00820B05" w:rsidRDefault="00700C9E" w:rsidP="00C267EC">
            <w:pPr>
              <w:jc w:val="both"/>
              <w:rPr>
                <w:del w:id="231" w:author="Dupont Dimitri" w:date="2024-12-02T11:31:00Z"/>
                <w:rFonts w:cstheme="minorHAnsi"/>
                <w:sz w:val="22"/>
                <w:szCs w:val="22"/>
              </w:rPr>
            </w:pPr>
            <w:del w:id="232" w:author="Dupont Dimitri" w:date="2024-12-02T11:31:00Z">
              <w:r w:rsidDel="00820B05">
                <w:rPr>
                  <w:rFonts w:cstheme="minorHAnsi"/>
                  <w:sz w:val="22"/>
                  <w:szCs w:val="22"/>
                </w:rPr>
                <w:delText xml:space="preserve">Extract </w:delText>
              </w:r>
              <w:r w:rsidR="00124247" w:rsidDel="00820B05">
                <w:rPr>
                  <w:rFonts w:cstheme="minorHAnsi"/>
                  <w:sz w:val="22"/>
                  <w:szCs w:val="22"/>
                </w:rPr>
                <w:delText>next due dates and download txt file</w:delText>
              </w:r>
            </w:del>
          </w:p>
        </w:tc>
        <w:tc>
          <w:tcPr>
            <w:tcW w:w="2297" w:type="dxa"/>
          </w:tcPr>
          <w:p w14:paraId="492BEB3A" w14:textId="15916C3D" w:rsidR="005B0FC5" w:rsidRPr="008E1C13" w:rsidDel="00820B05" w:rsidRDefault="005B0FC5" w:rsidP="004D4B2D">
            <w:pPr>
              <w:jc w:val="left"/>
              <w:rPr>
                <w:del w:id="233" w:author="Dupont Dimitri" w:date="2024-12-02T11:31:00Z"/>
                <w:rFonts w:cstheme="minorHAnsi"/>
                <w:sz w:val="22"/>
                <w:szCs w:val="22"/>
              </w:rPr>
            </w:pPr>
          </w:p>
        </w:tc>
        <w:tc>
          <w:tcPr>
            <w:tcW w:w="1274" w:type="dxa"/>
          </w:tcPr>
          <w:p w14:paraId="34EBF6CC" w14:textId="12AE25F2" w:rsidR="00C267EC" w:rsidRPr="00AE3D46" w:rsidDel="00820B05" w:rsidRDefault="00AE3D46" w:rsidP="00C267EC">
            <w:pPr>
              <w:jc w:val="both"/>
              <w:rPr>
                <w:del w:id="234" w:author="Dupont Dimitri" w:date="2024-12-02T11:31:00Z"/>
                <w:rFonts w:cstheme="minorHAnsi"/>
                <w:sz w:val="22"/>
                <w:szCs w:val="22"/>
              </w:rPr>
            </w:pPr>
            <w:del w:id="235" w:author="Dupont Dimitri" w:date="2024-12-02T11:31:00Z">
              <w:r w:rsidDel="00820B05">
                <w:rPr>
                  <w:rFonts w:cstheme="minorHAnsi"/>
                  <w:sz w:val="22"/>
                  <w:szCs w:val="22"/>
                </w:rPr>
                <w:delText>ACC</w:delText>
              </w:r>
            </w:del>
          </w:p>
        </w:tc>
      </w:tr>
      <w:tr w:rsidR="000C59D1" w:rsidRPr="004F04E5" w:rsidDel="00820B05" w14:paraId="3D90E2ED" w14:textId="665C9C0E" w:rsidTr="001D212A">
        <w:trPr>
          <w:cnfStyle w:val="000000010000" w:firstRow="0" w:lastRow="0" w:firstColumn="0" w:lastColumn="0" w:oddVBand="0" w:evenVBand="0" w:oddHBand="0" w:evenHBand="1" w:firstRowFirstColumn="0" w:firstRowLastColumn="0" w:lastRowFirstColumn="0" w:lastRowLastColumn="0"/>
          <w:del w:id="236" w:author="Dupont Dimitri" w:date="2024-12-02T11:31:00Z"/>
        </w:trPr>
        <w:tc>
          <w:tcPr>
            <w:tcW w:w="1075" w:type="dxa"/>
          </w:tcPr>
          <w:p w14:paraId="489F0C52" w14:textId="24ECB7EA" w:rsidR="000C59D1" w:rsidRPr="008E1C13" w:rsidDel="00820B05" w:rsidRDefault="008E1C13" w:rsidP="00076A06">
            <w:pPr>
              <w:rPr>
                <w:del w:id="237" w:author="Dupont Dimitri" w:date="2024-12-02T11:31:00Z"/>
                <w:rFonts w:cstheme="minorHAnsi"/>
                <w:sz w:val="22"/>
                <w:szCs w:val="22"/>
              </w:rPr>
            </w:pPr>
            <w:del w:id="238" w:author="Dupont Dimitri" w:date="2024-12-02T11:31:00Z">
              <w:r w:rsidDel="00820B05">
                <w:rPr>
                  <w:rFonts w:cstheme="minorHAnsi"/>
                  <w:sz w:val="22"/>
                  <w:szCs w:val="22"/>
                </w:rPr>
                <w:delText>2</w:delText>
              </w:r>
            </w:del>
          </w:p>
        </w:tc>
        <w:tc>
          <w:tcPr>
            <w:tcW w:w="4705" w:type="dxa"/>
          </w:tcPr>
          <w:p w14:paraId="18A8743E" w14:textId="787AEEC8" w:rsidR="000C59D1" w:rsidRPr="00AE3D46" w:rsidDel="00820B05" w:rsidRDefault="00AE3D46" w:rsidP="00C267EC">
            <w:pPr>
              <w:jc w:val="both"/>
              <w:rPr>
                <w:del w:id="239" w:author="Dupont Dimitri" w:date="2024-12-02T11:31:00Z"/>
                <w:rFonts w:cstheme="minorHAnsi"/>
                <w:sz w:val="22"/>
                <w:szCs w:val="22"/>
              </w:rPr>
            </w:pPr>
            <w:del w:id="240" w:author="Dupont Dimitri" w:date="2024-12-02T11:31:00Z">
              <w:r w:rsidDel="00820B05">
                <w:rPr>
                  <w:rFonts w:cstheme="minorHAnsi"/>
                  <w:sz w:val="22"/>
                  <w:szCs w:val="22"/>
                </w:rPr>
                <w:delText xml:space="preserve">De-assign task cards, </w:delText>
              </w:r>
              <w:r w:rsidR="001A3379" w:rsidDel="00820B05">
                <w:rPr>
                  <w:rFonts w:cstheme="minorHAnsi"/>
                  <w:sz w:val="22"/>
                  <w:szCs w:val="22"/>
                </w:rPr>
                <w:delText>MP and delete future pending events</w:delText>
              </w:r>
            </w:del>
          </w:p>
        </w:tc>
        <w:tc>
          <w:tcPr>
            <w:tcW w:w="2297" w:type="dxa"/>
          </w:tcPr>
          <w:p w14:paraId="118028D2" w14:textId="1F275E01" w:rsidR="000C59D1" w:rsidRPr="00664B7F" w:rsidDel="00820B05" w:rsidRDefault="000C59D1" w:rsidP="004D4B2D">
            <w:pPr>
              <w:jc w:val="left"/>
              <w:rPr>
                <w:del w:id="241" w:author="Dupont Dimitri" w:date="2024-12-02T11:31:00Z"/>
                <w:rFonts w:cstheme="minorHAnsi"/>
                <w:sz w:val="22"/>
                <w:szCs w:val="22"/>
              </w:rPr>
            </w:pPr>
          </w:p>
        </w:tc>
        <w:tc>
          <w:tcPr>
            <w:tcW w:w="1274" w:type="dxa"/>
          </w:tcPr>
          <w:p w14:paraId="7CAABFE6" w14:textId="7EE9B1F2" w:rsidR="000C59D1" w:rsidRPr="00971E4C" w:rsidDel="00820B05" w:rsidRDefault="00C06CE1" w:rsidP="00C267EC">
            <w:pPr>
              <w:jc w:val="both"/>
              <w:rPr>
                <w:del w:id="242" w:author="Dupont Dimitri" w:date="2024-12-02T11:31:00Z"/>
                <w:rFonts w:cstheme="minorHAnsi"/>
                <w:sz w:val="22"/>
                <w:szCs w:val="22"/>
              </w:rPr>
            </w:pPr>
            <w:del w:id="243" w:author="Dupont Dimitri" w:date="2024-12-02T11:31:00Z">
              <w:r w:rsidDel="00820B05">
                <w:rPr>
                  <w:rFonts w:cstheme="minorHAnsi"/>
                  <w:sz w:val="22"/>
                  <w:szCs w:val="22"/>
                </w:rPr>
                <w:delText>Engineering</w:delText>
              </w:r>
            </w:del>
          </w:p>
        </w:tc>
      </w:tr>
      <w:tr w:rsidR="000C59D1" w:rsidRPr="004F04E5" w:rsidDel="00820B05" w14:paraId="77E9548A" w14:textId="793E3244" w:rsidTr="001D212A">
        <w:trPr>
          <w:cnfStyle w:val="000000100000" w:firstRow="0" w:lastRow="0" w:firstColumn="0" w:lastColumn="0" w:oddVBand="0" w:evenVBand="0" w:oddHBand="1" w:evenHBand="0" w:firstRowFirstColumn="0" w:firstRowLastColumn="0" w:lastRowFirstColumn="0" w:lastRowLastColumn="0"/>
          <w:del w:id="244" w:author="Dupont Dimitri" w:date="2024-12-02T11:31:00Z"/>
        </w:trPr>
        <w:tc>
          <w:tcPr>
            <w:tcW w:w="1075" w:type="dxa"/>
          </w:tcPr>
          <w:p w14:paraId="47C83322" w14:textId="4B32E756" w:rsidR="000C59D1" w:rsidRPr="001A3379" w:rsidDel="00820B05" w:rsidRDefault="001A3379" w:rsidP="000C59D1">
            <w:pPr>
              <w:rPr>
                <w:del w:id="245" w:author="Dupont Dimitri" w:date="2024-12-02T11:31:00Z"/>
                <w:rFonts w:cstheme="minorHAnsi"/>
                <w:sz w:val="22"/>
                <w:szCs w:val="22"/>
              </w:rPr>
            </w:pPr>
            <w:del w:id="246" w:author="Dupont Dimitri" w:date="2024-12-02T11:31:00Z">
              <w:r w:rsidDel="00820B05">
                <w:rPr>
                  <w:rFonts w:cstheme="minorHAnsi"/>
                  <w:sz w:val="22"/>
                  <w:szCs w:val="22"/>
                </w:rPr>
                <w:delText>3</w:delText>
              </w:r>
            </w:del>
          </w:p>
        </w:tc>
        <w:tc>
          <w:tcPr>
            <w:tcW w:w="4705" w:type="dxa"/>
          </w:tcPr>
          <w:p w14:paraId="665E688E" w14:textId="3E10FE44" w:rsidR="000C59D1" w:rsidRPr="001A3379" w:rsidDel="00820B05" w:rsidRDefault="001A3379" w:rsidP="000C59D1">
            <w:pPr>
              <w:jc w:val="both"/>
              <w:rPr>
                <w:del w:id="247" w:author="Dupont Dimitri" w:date="2024-12-02T11:31:00Z"/>
                <w:rFonts w:cstheme="minorHAnsi"/>
                <w:sz w:val="22"/>
                <w:szCs w:val="22"/>
              </w:rPr>
            </w:pPr>
            <w:del w:id="248" w:author="Dupont Dimitri" w:date="2024-12-02T11:31:00Z">
              <w:r w:rsidDel="00820B05">
                <w:rPr>
                  <w:rFonts w:cstheme="minorHAnsi"/>
                  <w:sz w:val="22"/>
                  <w:szCs w:val="22"/>
                </w:rPr>
                <w:delText>Change aircraft owner/operator</w:delText>
              </w:r>
            </w:del>
          </w:p>
        </w:tc>
        <w:tc>
          <w:tcPr>
            <w:tcW w:w="2297" w:type="dxa"/>
          </w:tcPr>
          <w:p w14:paraId="4EDDFB2F" w14:textId="279D2D60" w:rsidR="000C59D1" w:rsidRPr="00B04559" w:rsidDel="00820B05" w:rsidRDefault="00B04559" w:rsidP="000C59D1">
            <w:pPr>
              <w:jc w:val="both"/>
              <w:rPr>
                <w:del w:id="249" w:author="Dupont Dimitri" w:date="2024-12-02T11:31:00Z"/>
                <w:rFonts w:cstheme="minorHAnsi"/>
                <w:sz w:val="22"/>
                <w:szCs w:val="22"/>
              </w:rPr>
            </w:pPr>
            <w:del w:id="250" w:author="Dupont Dimitri" w:date="2024-12-02T11:31:00Z">
              <w:r w:rsidDel="00820B05">
                <w:rPr>
                  <w:rFonts w:cstheme="minorHAnsi"/>
                  <w:sz w:val="22"/>
                  <w:szCs w:val="22"/>
                </w:rPr>
                <w:delText>Addresses of new owner/operator</w:delText>
              </w:r>
            </w:del>
          </w:p>
        </w:tc>
        <w:tc>
          <w:tcPr>
            <w:tcW w:w="1274" w:type="dxa"/>
          </w:tcPr>
          <w:p w14:paraId="34FA0D9F" w14:textId="34C4B41B" w:rsidR="000C59D1" w:rsidRPr="001A3379" w:rsidDel="00820B05" w:rsidRDefault="001A3379" w:rsidP="000C59D1">
            <w:pPr>
              <w:jc w:val="both"/>
              <w:rPr>
                <w:del w:id="251" w:author="Dupont Dimitri" w:date="2024-12-02T11:31:00Z"/>
                <w:rFonts w:cstheme="minorHAnsi"/>
                <w:sz w:val="22"/>
                <w:szCs w:val="22"/>
              </w:rPr>
            </w:pPr>
            <w:del w:id="252" w:author="Dupont Dimitri" w:date="2024-12-02T11:31:00Z">
              <w:r w:rsidDel="00820B05">
                <w:rPr>
                  <w:rFonts w:cstheme="minorHAnsi"/>
                  <w:sz w:val="22"/>
                  <w:szCs w:val="22"/>
                </w:rPr>
                <w:delText>Engineering</w:delText>
              </w:r>
            </w:del>
          </w:p>
        </w:tc>
      </w:tr>
      <w:tr w:rsidR="001A3379" w:rsidRPr="004F04E5" w:rsidDel="00820B05" w14:paraId="62013DE8" w14:textId="1C230040" w:rsidTr="001D212A">
        <w:trPr>
          <w:cnfStyle w:val="000000010000" w:firstRow="0" w:lastRow="0" w:firstColumn="0" w:lastColumn="0" w:oddVBand="0" w:evenVBand="0" w:oddHBand="0" w:evenHBand="1" w:firstRowFirstColumn="0" w:firstRowLastColumn="0" w:lastRowFirstColumn="0" w:lastRowLastColumn="0"/>
          <w:del w:id="253" w:author="Dupont Dimitri" w:date="2024-12-02T11:31:00Z"/>
        </w:trPr>
        <w:tc>
          <w:tcPr>
            <w:tcW w:w="1075" w:type="dxa"/>
          </w:tcPr>
          <w:p w14:paraId="7F38E164" w14:textId="4F24E079" w:rsidR="001A3379" w:rsidRPr="006A4C19" w:rsidDel="00820B05" w:rsidRDefault="006A4C19" w:rsidP="000C59D1">
            <w:pPr>
              <w:rPr>
                <w:del w:id="254" w:author="Dupont Dimitri" w:date="2024-12-02T11:31:00Z"/>
                <w:rFonts w:cstheme="minorHAnsi"/>
                <w:sz w:val="22"/>
                <w:szCs w:val="22"/>
              </w:rPr>
            </w:pPr>
            <w:del w:id="255" w:author="Dupont Dimitri" w:date="2024-12-02T11:31:00Z">
              <w:r w:rsidDel="00820B05">
                <w:rPr>
                  <w:rFonts w:cstheme="minorHAnsi"/>
                  <w:sz w:val="22"/>
                  <w:szCs w:val="22"/>
                </w:rPr>
                <w:delText>4</w:delText>
              </w:r>
            </w:del>
          </w:p>
        </w:tc>
        <w:tc>
          <w:tcPr>
            <w:tcW w:w="4705" w:type="dxa"/>
          </w:tcPr>
          <w:p w14:paraId="442BA3FD" w14:textId="58E72147" w:rsidR="001A3379" w:rsidRPr="006A4C19" w:rsidDel="00820B05" w:rsidRDefault="006A4C19" w:rsidP="000C59D1">
            <w:pPr>
              <w:jc w:val="both"/>
              <w:rPr>
                <w:del w:id="256" w:author="Dupont Dimitri" w:date="2024-12-02T11:31:00Z"/>
                <w:rFonts w:cstheme="minorHAnsi"/>
                <w:sz w:val="22"/>
                <w:szCs w:val="22"/>
              </w:rPr>
            </w:pPr>
            <w:del w:id="257" w:author="Dupont Dimitri" w:date="2024-12-02T11:31:00Z">
              <w:r w:rsidDel="00820B05">
                <w:rPr>
                  <w:rFonts w:cstheme="minorHAnsi"/>
                  <w:sz w:val="22"/>
                  <w:szCs w:val="22"/>
                </w:rPr>
                <w:delText>Assign the new adequate Maintenance Program to the aircraft</w:delText>
              </w:r>
            </w:del>
          </w:p>
        </w:tc>
        <w:tc>
          <w:tcPr>
            <w:tcW w:w="2297" w:type="dxa"/>
          </w:tcPr>
          <w:p w14:paraId="593EFD4C" w14:textId="35F49801" w:rsidR="001A3379" w:rsidDel="00820B05" w:rsidRDefault="001A3379" w:rsidP="000C59D1">
            <w:pPr>
              <w:jc w:val="both"/>
              <w:rPr>
                <w:del w:id="258" w:author="Dupont Dimitri" w:date="2024-12-02T11:31:00Z"/>
                <w:rFonts w:cstheme="minorHAnsi"/>
                <w:sz w:val="22"/>
                <w:szCs w:val="22"/>
              </w:rPr>
            </w:pPr>
          </w:p>
        </w:tc>
        <w:tc>
          <w:tcPr>
            <w:tcW w:w="1274" w:type="dxa"/>
          </w:tcPr>
          <w:p w14:paraId="60882506" w14:textId="36029536" w:rsidR="001A3379" w:rsidDel="00820B05" w:rsidRDefault="006A4C19" w:rsidP="000C59D1">
            <w:pPr>
              <w:jc w:val="both"/>
              <w:rPr>
                <w:del w:id="259" w:author="Dupont Dimitri" w:date="2024-12-02T11:31:00Z"/>
                <w:rFonts w:cstheme="minorHAnsi"/>
                <w:sz w:val="22"/>
                <w:szCs w:val="22"/>
              </w:rPr>
            </w:pPr>
            <w:del w:id="260" w:author="Dupont Dimitri" w:date="2024-12-02T11:31:00Z">
              <w:r w:rsidDel="00820B05">
                <w:rPr>
                  <w:rFonts w:cstheme="minorHAnsi"/>
                  <w:sz w:val="22"/>
                  <w:szCs w:val="22"/>
                </w:rPr>
                <w:delText>Engineering</w:delText>
              </w:r>
            </w:del>
          </w:p>
        </w:tc>
      </w:tr>
      <w:tr w:rsidR="001A3379" w:rsidRPr="004F04E5" w:rsidDel="00820B05" w14:paraId="2279C6CD" w14:textId="67A4087B" w:rsidTr="001D212A">
        <w:trPr>
          <w:cnfStyle w:val="000000100000" w:firstRow="0" w:lastRow="0" w:firstColumn="0" w:lastColumn="0" w:oddVBand="0" w:evenVBand="0" w:oddHBand="1" w:evenHBand="0" w:firstRowFirstColumn="0" w:firstRowLastColumn="0" w:lastRowFirstColumn="0" w:lastRowLastColumn="0"/>
          <w:del w:id="261" w:author="Dupont Dimitri" w:date="2024-12-02T11:31:00Z"/>
        </w:trPr>
        <w:tc>
          <w:tcPr>
            <w:tcW w:w="1075" w:type="dxa"/>
          </w:tcPr>
          <w:p w14:paraId="05B95FF3" w14:textId="3372E84F" w:rsidR="001A3379" w:rsidRPr="006A4C19" w:rsidDel="00820B05" w:rsidRDefault="006A4C19" w:rsidP="000C59D1">
            <w:pPr>
              <w:rPr>
                <w:del w:id="262" w:author="Dupont Dimitri" w:date="2024-12-02T11:31:00Z"/>
                <w:rFonts w:cstheme="minorHAnsi"/>
                <w:sz w:val="22"/>
                <w:szCs w:val="22"/>
              </w:rPr>
            </w:pPr>
            <w:del w:id="263" w:author="Dupont Dimitri" w:date="2024-12-02T11:31:00Z">
              <w:r w:rsidDel="00820B05">
                <w:rPr>
                  <w:rFonts w:cstheme="minorHAnsi"/>
                  <w:sz w:val="22"/>
                  <w:szCs w:val="22"/>
                </w:rPr>
                <w:delText>5</w:delText>
              </w:r>
            </w:del>
          </w:p>
        </w:tc>
        <w:tc>
          <w:tcPr>
            <w:tcW w:w="4705" w:type="dxa"/>
          </w:tcPr>
          <w:p w14:paraId="33A29B83" w14:textId="6BD7048D" w:rsidR="001A3379" w:rsidRPr="00290FED" w:rsidDel="00820B05" w:rsidRDefault="00290FED" w:rsidP="000C59D1">
            <w:pPr>
              <w:jc w:val="both"/>
              <w:rPr>
                <w:del w:id="264" w:author="Dupont Dimitri" w:date="2024-12-02T11:31:00Z"/>
                <w:rFonts w:cstheme="minorHAnsi"/>
                <w:sz w:val="22"/>
                <w:szCs w:val="22"/>
              </w:rPr>
            </w:pPr>
            <w:del w:id="265" w:author="Dupont Dimitri" w:date="2024-12-02T11:31:00Z">
              <w:r w:rsidDel="00820B05">
                <w:rPr>
                  <w:rFonts w:cstheme="minorHAnsi"/>
                  <w:sz w:val="22"/>
                  <w:szCs w:val="22"/>
                </w:rPr>
                <w:delText>Load the XMSTASKPRESET file</w:delText>
              </w:r>
            </w:del>
          </w:p>
        </w:tc>
        <w:tc>
          <w:tcPr>
            <w:tcW w:w="2297" w:type="dxa"/>
          </w:tcPr>
          <w:p w14:paraId="0034B257" w14:textId="68558036" w:rsidR="001A3379" w:rsidRPr="00B04559" w:rsidDel="00820B05" w:rsidRDefault="00B04559" w:rsidP="000C59D1">
            <w:pPr>
              <w:jc w:val="both"/>
              <w:rPr>
                <w:del w:id="266" w:author="Dupont Dimitri" w:date="2024-12-02T11:31:00Z"/>
                <w:rFonts w:cstheme="minorHAnsi"/>
                <w:sz w:val="22"/>
                <w:szCs w:val="22"/>
              </w:rPr>
            </w:pPr>
            <w:del w:id="267" w:author="Dupont Dimitri" w:date="2024-12-02T11:31:00Z">
              <w:r w:rsidDel="00820B05">
                <w:rPr>
                  <w:rFonts w:cstheme="minorHAnsi"/>
                  <w:sz w:val="22"/>
                  <w:szCs w:val="22"/>
                </w:rPr>
                <w:delText>Next due date txt file</w:delText>
              </w:r>
            </w:del>
          </w:p>
        </w:tc>
        <w:tc>
          <w:tcPr>
            <w:tcW w:w="1274" w:type="dxa"/>
          </w:tcPr>
          <w:p w14:paraId="00AA5B36" w14:textId="1B716107" w:rsidR="001A3379" w:rsidDel="00820B05" w:rsidRDefault="00290FED" w:rsidP="000C59D1">
            <w:pPr>
              <w:jc w:val="both"/>
              <w:rPr>
                <w:del w:id="268" w:author="Dupont Dimitri" w:date="2024-12-02T11:31:00Z"/>
                <w:rFonts w:cstheme="minorHAnsi"/>
                <w:sz w:val="22"/>
                <w:szCs w:val="22"/>
              </w:rPr>
            </w:pPr>
            <w:del w:id="269" w:author="Dupont Dimitri" w:date="2024-12-02T11:31:00Z">
              <w:r w:rsidDel="00820B05">
                <w:rPr>
                  <w:rFonts w:cstheme="minorHAnsi"/>
                  <w:sz w:val="22"/>
                  <w:szCs w:val="22"/>
                </w:rPr>
                <w:delText>ACC</w:delText>
              </w:r>
            </w:del>
          </w:p>
        </w:tc>
      </w:tr>
      <w:tr w:rsidR="001A3379" w:rsidRPr="004F04E5" w:rsidDel="00820B05" w14:paraId="39126F4C" w14:textId="520B4D9D" w:rsidTr="001D212A">
        <w:trPr>
          <w:cnfStyle w:val="000000010000" w:firstRow="0" w:lastRow="0" w:firstColumn="0" w:lastColumn="0" w:oddVBand="0" w:evenVBand="0" w:oddHBand="0" w:evenHBand="1" w:firstRowFirstColumn="0" w:firstRowLastColumn="0" w:lastRowFirstColumn="0" w:lastRowLastColumn="0"/>
          <w:del w:id="270" w:author="Dupont Dimitri" w:date="2024-12-02T11:31:00Z"/>
        </w:trPr>
        <w:tc>
          <w:tcPr>
            <w:tcW w:w="1075" w:type="dxa"/>
          </w:tcPr>
          <w:p w14:paraId="4B4AF9CB" w14:textId="0F333013" w:rsidR="001A3379" w:rsidRPr="009E419E" w:rsidDel="00820B05" w:rsidRDefault="009E419E" w:rsidP="000C59D1">
            <w:pPr>
              <w:rPr>
                <w:del w:id="271" w:author="Dupont Dimitri" w:date="2024-12-02T11:31:00Z"/>
                <w:rFonts w:cstheme="minorHAnsi"/>
                <w:sz w:val="22"/>
                <w:szCs w:val="22"/>
              </w:rPr>
            </w:pPr>
            <w:bookmarkStart w:id="272" w:name="_Toc166423160"/>
            <w:del w:id="273" w:author="Dupont Dimitri" w:date="2024-12-02T11:31:00Z">
              <w:r w:rsidDel="00820B05">
                <w:rPr>
                  <w:rFonts w:cstheme="minorHAnsi"/>
                  <w:sz w:val="22"/>
                  <w:szCs w:val="22"/>
                </w:rPr>
                <w:delText>6</w:delText>
              </w:r>
            </w:del>
          </w:p>
        </w:tc>
        <w:tc>
          <w:tcPr>
            <w:tcW w:w="4705" w:type="dxa"/>
          </w:tcPr>
          <w:p w14:paraId="165DB438" w14:textId="4180DB52" w:rsidR="001A3379" w:rsidRPr="00290FED" w:rsidDel="00820B05" w:rsidRDefault="00290FED" w:rsidP="000C59D1">
            <w:pPr>
              <w:jc w:val="both"/>
              <w:rPr>
                <w:del w:id="274" w:author="Dupont Dimitri" w:date="2024-12-02T11:31:00Z"/>
                <w:rFonts w:cstheme="minorHAnsi"/>
                <w:sz w:val="22"/>
                <w:szCs w:val="22"/>
              </w:rPr>
            </w:pPr>
            <w:del w:id="275" w:author="Dupont Dimitri" w:date="2024-12-02T11:31:00Z">
              <w:r w:rsidDel="00820B05">
                <w:rPr>
                  <w:rFonts w:cstheme="minorHAnsi"/>
                  <w:sz w:val="22"/>
                  <w:szCs w:val="22"/>
                </w:rPr>
                <w:delText>Initialize the</w:delText>
              </w:r>
              <w:r w:rsidR="009E419E" w:rsidDel="00820B05">
                <w:rPr>
                  <w:rFonts w:cstheme="minorHAnsi"/>
                  <w:sz w:val="22"/>
                  <w:szCs w:val="22"/>
                </w:rPr>
                <w:delText xml:space="preserve"> tasks card from the Maintenance Program</w:delText>
              </w:r>
            </w:del>
          </w:p>
        </w:tc>
        <w:tc>
          <w:tcPr>
            <w:tcW w:w="2297" w:type="dxa"/>
          </w:tcPr>
          <w:p w14:paraId="23D78929" w14:textId="1AEB73A4" w:rsidR="001A3379" w:rsidRPr="00B04559" w:rsidDel="00820B05" w:rsidRDefault="00B04559" w:rsidP="000C59D1">
            <w:pPr>
              <w:jc w:val="both"/>
              <w:rPr>
                <w:del w:id="276" w:author="Dupont Dimitri" w:date="2024-12-02T11:31:00Z"/>
                <w:rFonts w:cstheme="minorHAnsi"/>
                <w:sz w:val="22"/>
                <w:szCs w:val="22"/>
              </w:rPr>
            </w:pPr>
            <w:del w:id="277" w:author="Dupont Dimitri" w:date="2024-12-02T11:31:00Z">
              <w:r w:rsidDel="00820B05">
                <w:rPr>
                  <w:rFonts w:cstheme="minorHAnsi"/>
                  <w:sz w:val="22"/>
                  <w:szCs w:val="22"/>
                </w:rPr>
                <w:delText xml:space="preserve">Applicable Maintenance </w:delText>
              </w:r>
              <w:r w:rsidR="00450DC4" w:rsidDel="00820B05">
                <w:rPr>
                  <w:rFonts w:cstheme="minorHAnsi"/>
                  <w:sz w:val="22"/>
                  <w:szCs w:val="22"/>
                </w:rPr>
                <w:delText>Program ready</w:delText>
              </w:r>
            </w:del>
          </w:p>
        </w:tc>
        <w:tc>
          <w:tcPr>
            <w:tcW w:w="1274" w:type="dxa"/>
          </w:tcPr>
          <w:p w14:paraId="1EB5A1F1" w14:textId="43BA02D4" w:rsidR="001A3379" w:rsidDel="00820B05" w:rsidRDefault="006A4C19" w:rsidP="000C59D1">
            <w:pPr>
              <w:jc w:val="both"/>
              <w:rPr>
                <w:del w:id="278" w:author="Dupont Dimitri" w:date="2024-12-02T11:31:00Z"/>
                <w:rFonts w:cstheme="minorHAnsi"/>
                <w:sz w:val="22"/>
                <w:szCs w:val="22"/>
              </w:rPr>
            </w:pPr>
            <w:del w:id="279" w:author="Dupont Dimitri" w:date="2024-12-02T11:31:00Z">
              <w:r w:rsidDel="00820B05">
                <w:rPr>
                  <w:rFonts w:cstheme="minorHAnsi"/>
                  <w:sz w:val="22"/>
                  <w:szCs w:val="22"/>
                </w:rPr>
                <w:delText>Engineering</w:delText>
              </w:r>
            </w:del>
          </w:p>
        </w:tc>
      </w:tr>
      <w:tr w:rsidR="006A4C19" w:rsidRPr="004F04E5" w:rsidDel="00820B05" w14:paraId="2F2C1562" w14:textId="7C214A84" w:rsidTr="001D212A">
        <w:trPr>
          <w:cnfStyle w:val="000000100000" w:firstRow="0" w:lastRow="0" w:firstColumn="0" w:lastColumn="0" w:oddVBand="0" w:evenVBand="0" w:oddHBand="1" w:evenHBand="0" w:firstRowFirstColumn="0" w:firstRowLastColumn="0" w:lastRowFirstColumn="0" w:lastRowLastColumn="0"/>
          <w:del w:id="280" w:author="Dupont Dimitri" w:date="2024-12-02T11:31:00Z"/>
        </w:trPr>
        <w:tc>
          <w:tcPr>
            <w:tcW w:w="1075" w:type="dxa"/>
          </w:tcPr>
          <w:p w14:paraId="70622033" w14:textId="1679F43A" w:rsidR="006A4C19" w:rsidRPr="009E419E" w:rsidDel="00820B05" w:rsidRDefault="009E419E" w:rsidP="000C59D1">
            <w:pPr>
              <w:rPr>
                <w:del w:id="281" w:author="Dupont Dimitri" w:date="2024-12-02T11:31:00Z"/>
                <w:rFonts w:cstheme="minorHAnsi"/>
                <w:sz w:val="22"/>
                <w:szCs w:val="22"/>
              </w:rPr>
            </w:pPr>
            <w:del w:id="282" w:author="Dupont Dimitri" w:date="2024-12-02T11:31:00Z">
              <w:r w:rsidDel="00820B05">
                <w:rPr>
                  <w:rFonts w:cstheme="minorHAnsi"/>
                  <w:sz w:val="22"/>
                  <w:szCs w:val="22"/>
                </w:rPr>
                <w:delText>7</w:delText>
              </w:r>
            </w:del>
          </w:p>
        </w:tc>
        <w:tc>
          <w:tcPr>
            <w:tcW w:w="4705" w:type="dxa"/>
          </w:tcPr>
          <w:p w14:paraId="7F7A390A" w14:textId="3B0CD7C9" w:rsidR="006A4C19" w:rsidRPr="009E419E" w:rsidDel="00820B05" w:rsidRDefault="009E419E" w:rsidP="000C59D1">
            <w:pPr>
              <w:jc w:val="both"/>
              <w:rPr>
                <w:del w:id="283" w:author="Dupont Dimitri" w:date="2024-12-02T11:31:00Z"/>
                <w:rFonts w:cstheme="minorHAnsi"/>
                <w:sz w:val="22"/>
                <w:szCs w:val="22"/>
              </w:rPr>
            </w:pPr>
            <w:del w:id="284" w:author="Dupont Dimitri" w:date="2024-12-02T11:31:00Z">
              <w:r w:rsidDel="00820B05">
                <w:rPr>
                  <w:rFonts w:cstheme="minorHAnsi"/>
                  <w:sz w:val="22"/>
                  <w:szCs w:val="22"/>
                </w:rPr>
                <w:delText>Perform the registration change as required</w:delText>
              </w:r>
            </w:del>
          </w:p>
        </w:tc>
        <w:tc>
          <w:tcPr>
            <w:tcW w:w="2297" w:type="dxa"/>
          </w:tcPr>
          <w:p w14:paraId="0EEB1FDC" w14:textId="1A9AB9E8" w:rsidR="006A4C19" w:rsidRPr="00450DC4" w:rsidDel="00820B05" w:rsidRDefault="00450DC4" w:rsidP="000C59D1">
            <w:pPr>
              <w:jc w:val="both"/>
              <w:rPr>
                <w:del w:id="285" w:author="Dupont Dimitri" w:date="2024-12-02T11:31:00Z"/>
                <w:rFonts w:cstheme="minorHAnsi"/>
                <w:sz w:val="22"/>
                <w:szCs w:val="22"/>
              </w:rPr>
            </w:pPr>
            <w:del w:id="286" w:author="Dupont Dimitri" w:date="2024-12-02T11:31:00Z">
              <w:r w:rsidDel="00820B05">
                <w:rPr>
                  <w:rFonts w:cstheme="minorHAnsi"/>
                  <w:sz w:val="22"/>
                  <w:szCs w:val="22"/>
                </w:rPr>
                <w:delText>New registration available</w:delText>
              </w:r>
            </w:del>
          </w:p>
        </w:tc>
        <w:tc>
          <w:tcPr>
            <w:tcW w:w="1274" w:type="dxa"/>
          </w:tcPr>
          <w:p w14:paraId="6D31EBB3" w14:textId="304FB00A" w:rsidR="006A4C19" w:rsidDel="00820B05" w:rsidRDefault="009E419E" w:rsidP="000C59D1">
            <w:pPr>
              <w:jc w:val="both"/>
              <w:rPr>
                <w:del w:id="287" w:author="Dupont Dimitri" w:date="2024-12-02T11:31:00Z"/>
                <w:rFonts w:cstheme="minorHAnsi"/>
                <w:sz w:val="22"/>
                <w:szCs w:val="22"/>
              </w:rPr>
            </w:pPr>
            <w:del w:id="288" w:author="Dupont Dimitri" w:date="2024-12-02T11:31:00Z">
              <w:r w:rsidDel="00820B05">
                <w:rPr>
                  <w:rFonts w:cstheme="minorHAnsi"/>
                  <w:sz w:val="22"/>
                  <w:szCs w:val="22"/>
                </w:rPr>
                <w:delText>ACC</w:delText>
              </w:r>
            </w:del>
          </w:p>
        </w:tc>
      </w:tr>
      <w:tr w:rsidR="006A4C19" w:rsidRPr="004F04E5" w:rsidDel="00820B05" w14:paraId="6398024C" w14:textId="37F73B6A" w:rsidTr="001D212A">
        <w:trPr>
          <w:cnfStyle w:val="000000010000" w:firstRow="0" w:lastRow="0" w:firstColumn="0" w:lastColumn="0" w:oddVBand="0" w:evenVBand="0" w:oddHBand="0" w:evenHBand="1" w:firstRowFirstColumn="0" w:firstRowLastColumn="0" w:lastRowFirstColumn="0" w:lastRowLastColumn="0"/>
          <w:del w:id="289" w:author="Dupont Dimitri" w:date="2024-12-02T11:31:00Z"/>
        </w:trPr>
        <w:tc>
          <w:tcPr>
            <w:tcW w:w="1075" w:type="dxa"/>
          </w:tcPr>
          <w:p w14:paraId="2B05606D" w14:textId="15565C5A" w:rsidR="006A4C19" w:rsidRPr="009E419E" w:rsidDel="00820B05" w:rsidRDefault="009E419E" w:rsidP="000C59D1">
            <w:pPr>
              <w:rPr>
                <w:del w:id="290" w:author="Dupont Dimitri" w:date="2024-12-02T11:31:00Z"/>
                <w:rFonts w:cstheme="minorHAnsi"/>
                <w:sz w:val="22"/>
                <w:szCs w:val="22"/>
              </w:rPr>
            </w:pPr>
            <w:del w:id="291" w:author="Dupont Dimitri" w:date="2024-12-02T11:31:00Z">
              <w:r w:rsidDel="00820B05">
                <w:rPr>
                  <w:rFonts w:cstheme="minorHAnsi"/>
                  <w:sz w:val="22"/>
                  <w:szCs w:val="22"/>
                </w:rPr>
                <w:delText>8</w:delText>
              </w:r>
            </w:del>
          </w:p>
        </w:tc>
        <w:tc>
          <w:tcPr>
            <w:tcW w:w="4705" w:type="dxa"/>
          </w:tcPr>
          <w:p w14:paraId="08510D0B" w14:textId="7C7CC0A5" w:rsidR="006A4C19" w:rsidRPr="00CD117B" w:rsidDel="00820B05" w:rsidRDefault="00CD117B" w:rsidP="000C59D1">
            <w:pPr>
              <w:jc w:val="both"/>
              <w:rPr>
                <w:del w:id="292" w:author="Dupont Dimitri" w:date="2024-12-02T11:31:00Z"/>
                <w:rFonts w:cstheme="minorHAnsi"/>
                <w:sz w:val="22"/>
                <w:szCs w:val="22"/>
              </w:rPr>
            </w:pPr>
            <w:del w:id="293" w:author="Dupont Dimitri" w:date="2024-12-02T11:31:00Z">
              <w:r w:rsidDel="00820B05">
                <w:rPr>
                  <w:rFonts w:cstheme="minorHAnsi"/>
                  <w:sz w:val="22"/>
                  <w:szCs w:val="22"/>
                </w:rPr>
                <w:delText>Perform the change of ownership for parts installed on the aircraft.</w:delText>
              </w:r>
            </w:del>
          </w:p>
        </w:tc>
        <w:tc>
          <w:tcPr>
            <w:tcW w:w="2297" w:type="dxa"/>
          </w:tcPr>
          <w:p w14:paraId="286E1180" w14:textId="29C5073A" w:rsidR="006A4C19" w:rsidDel="00820B05" w:rsidRDefault="00450DC4" w:rsidP="000C59D1">
            <w:pPr>
              <w:jc w:val="both"/>
              <w:rPr>
                <w:del w:id="294" w:author="Dupont Dimitri" w:date="2024-12-02T11:31:00Z"/>
                <w:rFonts w:cstheme="minorHAnsi"/>
                <w:sz w:val="22"/>
                <w:szCs w:val="22"/>
              </w:rPr>
            </w:pPr>
            <w:del w:id="295" w:author="Dupont Dimitri" w:date="2024-12-02T11:31:00Z">
              <w:r w:rsidDel="00820B05">
                <w:rPr>
                  <w:rFonts w:cstheme="minorHAnsi"/>
                  <w:sz w:val="22"/>
                  <w:szCs w:val="22"/>
                </w:rPr>
                <w:delText>Addresses of new owner</w:delText>
              </w:r>
            </w:del>
          </w:p>
        </w:tc>
        <w:tc>
          <w:tcPr>
            <w:tcW w:w="1274" w:type="dxa"/>
          </w:tcPr>
          <w:p w14:paraId="21A21F50" w14:textId="1C1DA2B2" w:rsidR="006A4C19" w:rsidDel="00820B05" w:rsidRDefault="00CD117B" w:rsidP="000C59D1">
            <w:pPr>
              <w:jc w:val="both"/>
              <w:rPr>
                <w:del w:id="296" w:author="Dupont Dimitri" w:date="2024-12-02T11:31:00Z"/>
                <w:rFonts w:cstheme="minorHAnsi"/>
                <w:sz w:val="22"/>
                <w:szCs w:val="22"/>
              </w:rPr>
            </w:pPr>
            <w:del w:id="297" w:author="Dupont Dimitri" w:date="2024-12-02T11:31:00Z">
              <w:r w:rsidDel="00820B05">
                <w:rPr>
                  <w:rFonts w:cstheme="minorHAnsi"/>
                  <w:sz w:val="22"/>
                  <w:szCs w:val="22"/>
                </w:rPr>
                <w:delText>Accounting</w:delText>
              </w:r>
            </w:del>
          </w:p>
        </w:tc>
      </w:tr>
      <w:tr w:rsidR="009E419E" w:rsidRPr="004F04E5" w:rsidDel="00820B05" w14:paraId="2D2B238C" w14:textId="0E3669ED" w:rsidTr="001D212A">
        <w:trPr>
          <w:cnfStyle w:val="000000100000" w:firstRow="0" w:lastRow="0" w:firstColumn="0" w:lastColumn="0" w:oddVBand="0" w:evenVBand="0" w:oddHBand="1" w:evenHBand="0" w:firstRowFirstColumn="0" w:firstRowLastColumn="0" w:lastRowFirstColumn="0" w:lastRowLastColumn="0"/>
          <w:del w:id="298" w:author="Dupont Dimitri" w:date="2024-12-02T11:31:00Z"/>
        </w:trPr>
        <w:tc>
          <w:tcPr>
            <w:tcW w:w="1075" w:type="dxa"/>
          </w:tcPr>
          <w:p w14:paraId="194E02BB" w14:textId="3466CF48" w:rsidR="009E419E" w:rsidRPr="00450DC4" w:rsidDel="00820B05" w:rsidRDefault="00450DC4" w:rsidP="000C59D1">
            <w:pPr>
              <w:rPr>
                <w:del w:id="299" w:author="Dupont Dimitri" w:date="2024-12-02T11:31:00Z"/>
                <w:rFonts w:cstheme="minorHAnsi"/>
                <w:sz w:val="22"/>
                <w:szCs w:val="22"/>
              </w:rPr>
            </w:pPr>
            <w:del w:id="300" w:author="Dupont Dimitri" w:date="2024-12-02T11:31:00Z">
              <w:r w:rsidDel="00820B05">
                <w:rPr>
                  <w:rFonts w:cstheme="minorHAnsi"/>
                  <w:sz w:val="22"/>
                  <w:szCs w:val="22"/>
                </w:rPr>
                <w:delText>-/-</w:delText>
              </w:r>
            </w:del>
          </w:p>
        </w:tc>
        <w:tc>
          <w:tcPr>
            <w:tcW w:w="4705" w:type="dxa"/>
          </w:tcPr>
          <w:p w14:paraId="60CB7ECC" w14:textId="70BD8F5C" w:rsidR="009E419E" w:rsidRPr="00450DC4" w:rsidDel="00820B05" w:rsidRDefault="00450DC4" w:rsidP="000C59D1">
            <w:pPr>
              <w:jc w:val="both"/>
              <w:rPr>
                <w:del w:id="301" w:author="Dupont Dimitri" w:date="2024-12-02T11:31:00Z"/>
                <w:rFonts w:cstheme="minorHAnsi"/>
                <w:sz w:val="22"/>
                <w:szCs w:val="22"/>
              </w:rPr>
            </w:pPr>
            <w:del w:id="302" w:author="Dupont Dimitri" w:date="2024-12-02T11:31:00Z">
              <w:r w:rsidDel="00820B05">
                <w:rPr>
                  <w:rFonts w:cstheme="minorHAnsi"/>
                  <w:sz w:val="22"/>
                  <w:szCs w:val="22"/>
                </w:rPr>
                <w:delText>-/-</w:delText>
              </w:r>
            </w:del>
          </w:p>
        </w:tc>
        <w:tc>
          <w:tcPr>
            <w:tcW w:w="2297" w:type="dxa"/>
          </w:tcPr>
          <w:p w14:paraId="79CC4128" w14:textId="3331A9BE" w:rsidR="009E419E" w:rsidDel="00820B05" w:rsidRDefault="009E419E" w:rsidP="000C59D1">
            <w:pPr>
              <w:jc w:val="both"/>
              <w:rPr>
                <w:del w:id="303" w:author="Dupont Dimitri" w:date="2024-12-02T11:31:00Z"/>
                <w:rFonts w:cstheme="minorHAnsi"/>
                <w:sz w:val="22"/>
                <w:szCs w:val="22"/>
              </w:rPr>
            </w:pPr>
          </w:p>
        </w:tc>
        <w:tc>
          <w:tcPr>
            <w:tcW w:w="1274" w:type="dxa"/>
          </w:tcPr>
          <w:p w14:paraId="2BEC8EB3" w14:textId="1349B877" w:rsidR="009E419E" w:rsidDel="00820B05" w:rsidRDefault="009E419E" w:rsidP="000C59D1">
            <w:pPr>
              <w:jc w:val="both"/>
              <w:rPr>
                <w:del w:id="304" w:author="Dupont Dimitri" w:date="2024-12-02T11:31:00Z"/>
                <w:rFonts w:cstheme="minorHAnsi"/>
                <w:sz w:val="22"/>
                <w:szCs w:val="22"/>
              </w:rPr>
            </w:pP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r>
        <w:rPr>
          <w:rFonts w:asciiTheme="minorHAnsi" w:hAnsiTheme="minorHAnsi" w:cstheme="minorHAnsi"/>
          <w:sz w:val="22"/>
          <w:szCs w:val="22"/>
        </w:rPr>
        <w:t>Annex – Additional Info</w:t>
      </w:r>
      <w:bookmarkEnd w:id="125"/>
      <w:bookmarkEnd w:id="272"/>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0F4D1" w14:textId="77777777" w:rsidR="00FE5B39" w:rsidRDefault="00FE5B39" w:rsidP="00EC2942">
      <w:pPr>
        <w:spacing w:after="0" w:line="240" w:lineRule="auto"/>
      </w:pPr>
      <w:r>
        <w:separator/>
      </w:r>
    </w:p>
  </w:endnote>
  <w:endnote w:type="continuationSeparator" w:id="0">
    <w:p w14:paraId="3A1241BC" w14:textId="77777777" w:rsidR="00FE5B39" w:rsidRDefault="00FE5B39" w:rsidP="00EC2942">
      <w:pPr>
        <w:spacing w:after="0" w:line="240" w:lineRule="auto"/>
      </w:pPr>
      <w:r>
        <w:continuationSeparator/>
      </w:r>
    </w:p>
  </w:endnote>
  <w:endnote w:type="continuationNotice" w:id="1">
    <w:p w14:paraId="1F0D1FF6" w14:textId="77777777" w:rsidR="00FE5B39" w:rsidRDefault="00FE5B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8FDCF" w14:textId="77777777" w:rsidR="00FE5B39" w:rsidRDefault="00FE5B39" w:rsidP="00EC2942">
      <w:pPr>
        <w:spacing w:after="0" w:line="240" w:lineRule="auto"/>
      </w:pPr>
      <w:r>
        <w:separator/>
      </w:r>
    </w:p>
  </w:footnote>
  <w:footnote w:type="continuationSeparator" w:id="0">
    <w:p w14:paraId="749BEF03" w14:textId="77777777" w:rsidR="00FE5B39" w:rsidRDefault="00FE5B39" w:rsidP="00EC2942">
      <w:pPr>
        <w:spacing w:after="0" w:line="240" w:lineRule="auto"/>
      </w:pPr>
      <w:r>
        <w:continuationSeparator/>
      </w:r>
    </w:p>
  </w:footnote>
  <w:footnote w:type="continuationNotice" w:id="1">
    <w:p w14:paraId="6C226619" w14:textId="77777777" w:rsidR="00FE5B39" w:rsidRDefault="00FE5B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76933FAF" w:rsidR="0019283C" w:rsidRPr="0019283C" w:rsidRDefault="006E30B5" w:rsidP="0019283C">
        <w:pPr>
          <w:pStyle w:val="Header"/>
          <w:jc w:val="center"/>
          <w:rPr>
            <w:sz w:val="24"/>
            <w:szCs w:val="24"/>
          </w:rPr>
        </w:pPr>
        <w:r>
          <w:rPr>
            <w:sz w:val="24"/>
            <w:szCs w:val="24"/>
          </w:rPr>
          <w:t>02.03 Multi-Operator A/C Transfer</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DE95EA1"/>
    <w:multiLevelType w:val="hybridMultilevel"/>
    <w:tmpl w:val="774861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0"/>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9"/>
  </w:num>
  <w:num w:numId="11" w16cid:durableId="17015838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upont Dimitri">
    <w15:presenceInfo w15:providerId="AD" w15:userId="S::DIDU@swiss-as.com::278962d4-4c5d-4eed-9da0-e96105d68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EC2"/>
    <w:rsid w:val="00015583"/>
    <w:rsid w:val="00015710"/>
    <w:rsid w:val="0001632D"/>
    <w:rsid w:val="000212C6"/>
    <w:rsid w:val="00024B60"/>
    <w:rsid w:val="00026B72"/>
    <w:rsid w:val="00030D3F"/>
    <w:rsid w:val="0003266C"/>
    <w:rsid w:val="00034813"/>
    <w:rsid w:val="0004352E"/>
    <w:rsid w:val="00045C9B"/>
    <w:rsid w:val="00047080"/>
    <w:rsid w:val="00051398"/>
    <w:rsid w:val="00051E37"/>
    <w:rsid w:val="000524E4"/>
    <w:rsid w:val="00055209"/>
    <w:rsid w:val="00055367"/>
    <w:rsid w:val="000612A2"/>
    <w:rsid w:val="00061906"/>
    <w:rsid w:val="00067BA3"/>
    <w:rsid w:val="0007023D"/>
    <w:rsid w:val="000853D2"/>
    <w:rsid w:val="000858F2"/>
    <w:rsid w:val="00086360"/>
    <w:rsid w:val="000A0785"/>
    <w:rsid w:val="000A0C95"/>
    <w:rsid w:val="000A1C2F"/>
    <w:rsid w:val="000A3CC7"/>
    <w:rsid w:val="000A3EC2"/>
    <w:rsid w:val="000B1BDA"/>
    <w:rsid w:val="000B2B01"/>
    <w:rsid w:val="000B46E9"/>
    <w:rsid w:val="000B55ED"/>
    <w:rsid w:val="000C05DF"/>
    <w:rsid w:val="000C59D1"/>
    <w:rsid w:val="000C6DD1"/>
    <w:rsid w:val="000C7B72"/>
    <w:rsid w:val="000D3FC4"/>
    <w:rsid w:val="000D6090"/>
    <w:rsid w:val="000D6AA8"/>
    <w:rsid w:val="000D6EA0"/>
    <w:rsid w:val="000D74C0"/>
    <w:rsid w:val="000E6D5C"/>
    <w:rsid w:val="000F14EE"/>
    <w:rsid w:val="000F277C"/>
    <w:rsid w:val="000F3EF0"/>
    <w:rsid w:val="00106583"/>
    <w:rsid w:val="00111AEF"/>
    <w:rsid w:val="00111CA9"/>
    <w:rsid w:val="00111CFC"/>
    <w:rsid w:val="0011663A"/>
    <w:rsid w:val="001205A3"/>
    <w:rsid w:val="00120AF5"/>
    <w:rsid w:val="00123113"/>
    <w:rsid w:val="001240F5"/>
    <w:rsid w:val="00124247"/>
    <w:rsid w:val="00130177"/>
    <w:rsid w:val="00142E6B"/>
    <w:rsid w:val="001520A5"/>
    <w:rsid w:val="001526DA"/>
    <w:rsid w:val="00153CE3"/>
    <w:rsid w:val="001600BA"/>
    <w:rsid w:val="0016044F"/>
    <w:rsid w:val="001660F0"/>
    <w:rsid w:val="00167022"/>
    <w:rsid w:val="00175F56"/>
    <w:rsid w:val="00180A2F"/>
    <w:rsid w:val="0018160C"/>
    <w:rsid w:val="001820DB"/>
    <w:rsid w:val="00183FCD"/>
    <w:rsid w:val="00185155"/>
    <w:rsid w:val="001859F9"/>
    <w:rsid w:val="00185FE9"/>
    <w:rsid w:val="0019283C"/>
    <w:rsid w:val="001940D0"/>
    <w:rsid w:val="00196730"/>
    <w:rsid w:val="001977DB"/>
    <w:rsid w:val="001A28C2"/>
    <w:rsid w:val="001A3379"/>
    <w:rsid w:val="001A5AAD"/>
    <w:rsid w:val="001A79BE"/>
    <w:rsid w:val="001B0DF5"/>
    <w:rsid w:val="001B5F93"/>
    <w:rsid w:val="001C00F0"/>
    <w:rsid w:val="001C38F8"/>
    <w:rsid w:val="001C6777"/>
    <w:rsid w:val="001D0ECD"/>
    <w:rsid w:val="001D212A"/>
    <w:rsid w:val="001E2C95"/>
    <w:rsid w:val="001E5360"/>
    <w:rsid w:val="001F2CB2"/>
    <w:rsid w:val="00200D2F"/>
    <w:rsid w:val="0020147B"/>
    <w:rsid w:val="00203E18"/>
    <w:rsid w:val="00204244"/>
    <w:rsid w:val="00207159"/>
    <w:rsid w:val="00207F34"/>
    <w:rsid w:val="00210336"/>
    <w:rsid w:val="00213827"/>
    <w:rsid w:val="002160D5"/>
    <w:rsid w:val="002227FD"/>
    <w:rsid w:val="00225049"/>
    <w:rsid w:val="00226D2A"/>
    <w:rsid w:val="00227959"/>
    <w:rsid w:val="002347C8"/>
    <w:rsid w:val="00234DED"/>
    <w:rsid w:val="00247BFC"/>
    <w:rsid w:val="00251E4B"/>
    <w:rsid w:val="00255D9D"/>
    <w:rsid w:val="002604C9"/>
    <w:rsid w:val="002642FD"/>
    <w:rsid w:val="002653F5"/>
    <w:rsid w:val="002669D8"/>
    <w:rsid w:val="00267792"/>
    <w:rsid w:val="00267918"/>
    <w:rsid w:val="00276FBF"/>
    <w:rsid w:val="002832B1"/>
    <w:rsid w:val="00283444"/>
    <w:rsid w:val="00283774"/>
    <w:rsid w:val="00290FED"/>
    <w:rsid w:val="00297923"/>
    <w:rsid w:val="002A0198"/>
    <w:rsid w:val="002A2B42"/>
    <w:rsid w:val="002A35C4"/>
    <w:rsid w:val="002A40B8"/>
    <w:rsid w:val="002B0F98"/>
    <w:rsid w:val="002B27B3"/>
    <w:rsid w:val="002B7AE5"/>
    <w:rsid w:val="002C0370"/>
    <w:rsid w:val="002C3D3C"/>
    <w:rsid w:val="002C409A"/>
    <w:rsid w:val="002C4E3B"/>
    <w:rsid w:val="002C5E8C"/>
    <w:rsid w:val="002D3385"/>
    <w:rsid w:val="002D3761"/>
    <w:rsid w:val="002D4785"/>
    <w:rsid w:val="002D78DD"/>
    <w:rsid w:val="002F0784"/>
    <w:rsid w:val="002F0B50"/>
    <w:rsid w:val="002F4136"/>
    <w:rsid w:val="00300366"/>
    <w:rsid w:val="00321605"/>
    <w:rsid w:val="00327A9E"/>
    <w:rsid w:val="00327B94"/>
    <w:rsid w:val="00334F32"/>
    <w:rsid w:val="00335A15"/>
    <w:rsid w:val="00335F89"/>
    <w:rsid w:val="00337ACD"/>
    <w:rsid w:val="00341B91"/>
    <w:rsid w:val="00345AD1"/>
    <w:rsid w:val="003468F3"/>
    <w:rsid w:val="003564B9"/>
    <w:rsid w:val="003701DD"/>
    <w:rsid w:val="00372445"/>
    <w:rsid w:val="00375C6F"/>
    <w:rsid w:val="003802C8"/>
    <w:rsid w:val="00380DA1"/>
    <w:rsid w:val="00381AA6"/>
    <w:rsid w:val="0038201B"/>
    <w:rsid w:val="003856A6"/>
    <w:rsid w:val="00385A0F"/>
    <w:rsid w:val="00387498"/>
    <w:rsid w:val="003947A0"/>
    <w:rsid w:val="00395B69"/>
    <w:rsid w:val="003A2BDB"/>
    <w:rsid w:val="003B34EA"/>
    <w:rsid w:val="003B68B5"/>
    <w:rsid w:val="003C334F"/>
    <w:rsid w:val="003C4580"/>
    <w:rsid w:val="003C47BA"/>
    <w:rsid w:val="003C4A9C"/>
    <w:rsid w:val="003C65CF"/>
    <w:rsid w:val="003C7BED"/>
    <w:rsid w:val="003D2910"/>
    <w:rsid w:val="003D474A"/>
    <w:rsid w:val="003D59A3"/>
    <w:rsid w:val="003D644D"/>
    <w:rsid w:val="003D68D5"/>
    <w:rsid w:val="003E3992"/>
    <w:rsid w:val="003E4386"/>
    <w:rsid w:val="003E4A79"/>
    <w:rsid w:val="003E5917"/>
    <w:rsid w:val="003F490D"/>
    <w:rsid w:val="0040423D"/>
    <w:rsid w:val="00404996"/>
    <w:rsid w:val="00406A11"/>
    <w:rsid w:val="00407BC5"/>
    <w:rsid w:val="00412634"/>
    <w:rsid w:val="00413067"/>
    <w:rsid w:val="00414CFF"/>
    <w:rsid w:val="00417C75"/>
    <w:rsid w:val="00422E30"/>
    <w:rsid w:val="00427E2F"/>
    <w:rsid w:val="00430EA0"/>
    <w:rsid w:val="00442DDC"/>
    <w:rsid w:val="00444487"/>
    <w:rsid w:val="00444F0B"/>
    <w:rsid w:val="00450DC4"/>
    <w:rsid w:val="0045180C"/>
    <w:rsid w:val="00452745"/>
    <w:rsid w:val="00453F78"/>
    <w:rsid w:val="004576C3"/>
    <w:rsid w:val="00465D27"/>
    <w:rsid w:val="0047555F"/>
    <w:rsid w:val="004812D0"/>
    <w:rsid w:val="00482B3C"/>
    <w:rsid w:val="00483C4E"/>
    <w:rsid w:val="00484402"/>
    <w:rsid w:val="0048515F"/>
    <w:rsid w:val="004902E3"/>
    <w:rsid w:val="00493E9D"/>
    <w:rsid w:val="004A15B4"/>
    <w:rsid w:val="004A1655"/>
    <w:rsid w:val="004A1684"/>
    <w:rsid w:val="004A1CA0"/>
    <w:rsid w:val="004A66A9"/>
    <w:rsid w:val="004B0068"/>
    <w:rsid w:val="004B4027"/>
    <w:rsid w:val="004B41C7"/>
    <w:rsid w:val="004C1A6C"/>
    <w:rsid w:val="004C560F"/>
    <w:rsid w:val="004D4B2D"/>
    <w:rsid w:val="004E0479"/>
    <w:rsid w:val="004F0469"/>
    <w:rsid w:val="004F04E5"/>
    <w:rsid w:val="004F351F"/>
    <w:rsid w:val="004F37B8"/>
    <w:rsid w:val="004F5E08"/>
    <w:rsid w:val="00501753"/>
    <w:rsid w:val="00503708"/>
    <w:rsid w:val="00513BFC"/>
    <w:rsid w:val="0052032F"/>
    <w:rsid w:val="00521509"/>
    <w:rsid w:val="00532649"/>
    <w:rsid w:val="0053417A"/>
    <w:rsid w:val="00542B4D"/>
    <w:rsid w:val="00544121"/>
    <w:rsid w:val="00557EAA"/>
    <w:rsid w:val="00571972"/>
    <w:rsid w:val="00571D14"/>
    <w:rsid w:val="00572A74"/>
    <w:rsid w:val="005840E1"/>
    <w:rsid w:val="0059526A"/>
    <w:rsid w:val="005A2852"/>
    <w:rsid w:val="005A76F5"/>
    <w:rsid w:val="005B0FC5"/>
    <w:rsid w:val="005B42F3"/>
    <w:rsid w:val="005B7A1C"/>
    <w:rsid w:val="005C014D"/>
    <w:rsid w:val="005E1536"/>
    <w:rsid w:val="005E301B"/>
    <w:rsid w:val="005E4A8F"/>
    <w:rsid w:val="005E6361"/>
    <w:rsid w:val="005E787F"/>
    <w:rsid w:val="005F77B6"/>
    <w:rsid w:val="0060387B"/>
    <w:rsid w:val="00604387"/>
    <w:rsid w:val="00605F3F"/>
    <w:rsid w:val="00610A28"/>
    <w:rsid w:val="00611845"/>
    <w:rsid w:val="00612AC3"/>
    <w:rsid w:val="00616F50"/>
    <w:rsid w:val="0062062C"/>
    <w:rsid w:val="00625D37"/>
    <w:rsid w:val="006270C9"/>
    <w:rsid w:val="00630498"/>
    <w:rsid w:val="00634FFA"/>
    <w:rsid w:val="00640D01"/>
    <w:rsid w:val="006432F6"/>
    <w:rsid w:val="00651D02"/>
    <w:rsid w:val="00651DB0"/>
    <w:rsid w:val="00656C71"/>
    <w:rsid w:val="00664B7F"/>
    <w:rsid w:val="006778A5"/>
    <w:rsid w:val="0068616E"/>
    <w:rsid w:val="00687BE7"/>
    <w:rsid w:val="0069011D"/>
    <w:rsid w:val="0069029B"/>
    <w:rsid w:val="00691CD9"/>
    <w:rsid w:val="00693C21"/>
    <w:rsid w:val="006A3AA3"/>
    <w:rsid w:val="006A4C19"/>
    <w:rsid w:val="006B3F5D"/>
    <w:rsid w:val="006B479F"/>
    <w:rsid w:val="006C293A"/>
    <w:rsid w:val="006C71B3"/>
    <w:rsid w:val="006C783E"/>
    <w:rsid w:val="006D31A5"/>
    <w:rsid w:val="006D6E03"/>
    <w:rsid w:val="006D7376"/>
    <w:rsid w:val="006E0410"/>
    <w:rsid w:val="006E07BB"/>
    <w:rsid w:val="006E253E"/>
    <w:rsid w:val="006E30B5"/>
    <w:rsid w:val="006E66E7"/>
    <w:rsid w:val="006E672D"/>
    <w:rsid w:val="006F4C03"/>
    <w:rsid w:val="006F5157"/>
    <w:rsid w:val="006F7783"/>
    <w:rsid w:val="006F7E7F"/>
    <w:rsid w:val="00700014"/>
    <w:rsid w:val="00700C9E"/>
    <w:rsid w:val="0070132B"/>
    <w:rsid w:val="00706F37"/>
    <w:rsid w:val="007106BE"/>
    <w:rsid w:val="0071371F"/>
    <w:rsid w:val="007212B3"/>
    <w:rsid w:val="00736E72"/>
    <w:rsid w:val="00737D56"/>
    <w:rsid w:val="00737E29"/>
    <w:rsid w:val="007479B9"/>
    <w:rsid w:val="00761847"/>
    <w:rsid w:val="007622C6"/>
    <w:rsid w:val="00763094"/>
    <w:rsid w:val="00765933"/>
    <w:rsid w:val="007672F9"/>
    <w:rsid w:val="0077320B"/>
    <w:rsid w:val="00773B50"/>
    <w:rsid w:val="00774FC6"/>
    <w:rsid w:val="007768CF"/>
    <w:rsid w:val="00781E0E"/>
    <w:rsid w:val="00783B3D"/>
    <w:rsid w:val="00784C3A"/>
    <w:rsid w:val="00786E30"/>
    <w:rsid w:val="007873E9"/>
    <w:rsid w:val="00794DCB"/>
    <w:rsid w:val="00796BA7"/>
    <w:rsid w:val="007A7A4A"/>
    <w:rsid w:val="007A7ADB"/>
    <w:rsid w:val="007B2FC9"/>
    <w:rsid w:val="007B4147"/>
    <w:rsid w:val="007B4AEF"/>
    <w:rsid w:val="007B5E0E"/>
    <w:rsid w:val="007B65F0"/>
    <w:rsid w:val="007C2A51"/>
    <w:rsid w:val="007C4DCC"/>
    <w:rsid w:val="007D2714"/>
    <w:rsid w:val="007D2C0C"/>
    <w:rsid w:val="007E0067"/>
    <w:rsid w:val="007E0261"/>
    <w:rsid w:val="007E1FE8"/>
    <w:rsid w:val="007E579E"/>
    <w:rsid w:val="007E7CBA"/>
    <w:rsid w:val="007F29C2"/>
    <w:rsid w:val="007F4E6B"/>
    <w:rsid w:val="007F6DB2"/>
    <w:rsid w:val="007F7287"/>
    <w:rsid w:val="00800BFD"/>
    <w:rsid w:val="008019A8"/>
    <w:rsid w:val="00810B4F"/>
    <w:rsid w:val="00814DC5"/>
    <w:rsid w:val="00817A74"/>
    <w:rsid w:val="00820B05"/>
    <w:rsid w:val="00821CDD"/>
    <w:rsid w:val="00821F07"/>
    <w:rsid w:val="00822D54"/>
    <w:rsid w:val="00830AA1"/>
    <w:rsid w:val="00836BB0"/>
    <w:rsid w:val="008438CA"/>
    <w:rsid w:val="00852B7B"/>
    <w:rsid w:val="00853C7A"/>
    <w:rsid w:val="00854C6B"/>
    <w:rsid w:val="00854F1F"/>
    <w:rsid w:val="00862EC3"/>
    <w:rsid w:val="00865036"/>
    <w:rsid w:val="00866506"/>
    <w:rsid w:val="00870822"/>
    <w:rsid w:val="00873464"/>
    <w:rsid w:val="00873E3C"/>
    <w:rsid w:val="00875F5F"/>
    <w:rsid w:val="0087626E"/>
    <w:rsid w:val="00881569"/>
    <w:rsid w:val="00882821"/>
    <w:rsid w:val="008872F3"/>
    <w:rsid w:val="00887BA5"/>
    <w:rsid w:val="00895399"/>
    <w:rsid w:val="008A26D4"/>
    <w:rsid w:val="008B25AD"/>
    <w:rsid w:val="008C121B"/>
    <w:rsid w:val="008C41D0"/>
    <w:rsid w:val="008D00AA"/>
    <w:rsid w:val="008D2946"/>
    <w:rsid w:val="008D2A0F"/>
    <w:rsid w:val="008D508F"/>
    <w:rsid w:val="008D50C2"/>
    <w:rsid w:val="008D5F54"/>
    <w:rsid w:val="008D7205"/>
    <w:rsid w:val="008E0C5B"/>
    <w:rsid w:val="008E1C13"/>
    <w:rsid w:val="008E481B"/>
    <w:rsid w:val="008F4ADE"/>
    <w:rsid w:val="0090203A"/>
    <w:rsid w:val="0090234E"/>
    <w:rsid w:val="00911BAA"/>
    <w:rsid w:val="009144B3"/>
    <w:rsid w:val="009228D4"/>
    <w:rsid w:val="00922A49"/>
    <w:rsid w:val="00922C9B"/>
    <w:rsid w:val="009333CB"/>
    <w:rsid w:val="00941FF9"/>
    <w:rsid w:val="00943F84"/>
    <w:rsid w:val="009523E5"/>
    <w:rsid w:val="009565EE"/>
    <w:rsid w:val="00956ABF"/>
    <w:rsid w:val="0096686C"/>
    <w:rsid w:val="0097015C"/>
    <w:rsid w:val="00970950"/>
    <w:rsid w:val="00971E4C"/>
    <w:rsid w:val="00971EDF"/>
    <w:rsid w:val="00977390"/>
    <w:rsid w:val="00981686"/>
    <w:rsid w:val="009819B5"/>
    <w:rsid w:val="00982C5C"/>
    <w:rsid w:val="00983647"/>
    <w:rsid w:val="0099024A"/>
    <w:rsid w:val="00990B94"/>
    <w:rsid w:val="00990F06"/>
    <w:rsid w:val="00996701"/>
    <w:rsid w:val="00996D23"/>
    <w:rsid w:val="009A2880"/>
    <w:rsid w:val="009B5312"/>
    <w:rsid w:val="009B53C1"/>
    <w:rsid w:val="009B7066"/>
    <w:rsid w:val="009C13E2"/>
    <w:rsid w:val="009C3C28"/>
    <w:rsid w:val="009C6D43"/>
    <w:rsid w:val="009E117C"/>
    <w:rsid w:val="009E36DB"/>
    <w:rsid w:val="009E419E"/>
    <w:rsid w:val="009E5AD0"/>
    <w:rsid w:val="009E6B71"/>
    <w:rsid w:val="009E6C79"/>
    <w:rsid w:val="009E7072"/>
    <w:rsid w:val="009F1CE0"/>
    <w:rsid w:val="009F394F"/>
    <w:rsid w:val="009F76AE"/>
    <w:rsid w:val="00A01DA8"/>
    <w:rsid w:val="00A0760C"/>
    <w:rsid w:val="00A110D9"/>
    <w:rsid w:val="00A20314"/>
    <w:rsid w:val="00A3239D"/>
    <w:rsid w:val="00A41564"/>
    <w:rsid w:val="00A44A05"/>
    <w:rsid w:val="00A44F10"/>
    <w:rsid w:val="00A45A13"/>
    <w:rsid w:val="00A46C5B"/>
    <w:rsid w:val="00A53E26"/>
    <w:rsid w:val="00A60034"/>
    <w:rsid w:val="00A60501"/>
    <w:rsid w:val="00A606B5"/>
    <w:rsid w:val="00A65DD3"/>
    <w:rsid w:val="00A66D62"/>
    <w:rsid w:val="00A71CCA"/>
    <w:rsid w:val="00A75E7E"/>
    <w:rsid w:val="00A77685"/>
    <w:rsid w:val="00A83A42"/>
    <w:rsid w:val="00A8440B"/>
    <w:rsid w:val="00A85E17"/>
    <w:rsid w:val="00A942B8"/>
    <w:rsid w:val="00AB24BC"/>
    <w:rsid w:val="00AB2CAD"/>
    <w:rsid w:val="00AB6253"/>
    <w:rsid w:val="00AC03FF"/>
    <w:rsid w:val="00AC2663"/>
    <w:rsid w:val="00AD109D"/>
    <w:rsid w:val="00AD46FE"/>
    <w:rsid w:val="00AD54BD"/>
    <w:rsid w:val="00AD5D16"/>
    <w:rsid w:val="00AE3D46"/>
    <w:rsid w:val="00AF0B56"/>
    <w:rsid w:val="00AF7D73"/>
    <w:rsid w:val="00B024F5"/>
    <w:rsid w:val="00B02E31"/>
    <w:rsid w:val="00B04559"/>
    <w:rsid w:val="00B07D98"/>
    <w:rsid w:val="00B206F7"/>
    <w:rsid w:val="00B2653B"/>
    <w:rsid w:val="00B37787"/>
    <w:rsid w:val="00B40609"/>
    <w:rsid w:val="00B42AE2"/>
    <w:rsid w:val="00B55263"/>
    <w:rsid w:val="00B64610"/>
    <w:rsid w:val="00B6499F"/>
    <w:rsid w:val="00B6726F"/>
    <w:rsid w:val="00B709BA"/>
    <w:rsid w:val="00B74401"/>
    <w:rsid w:val="00B7481C"/>
    <w:rsid w:val="00B861CC"/>
    <w:rsid w:val="00B87C15"/>
    <w:rsid w:val="00B97B0A"/>
    <w:rsid w:val="00BA5DEB"/>
    <w:rsid w:val="00BA7497"/>
    <w:rsid w:val="00BA7C6D"/>
    <w:rsid w:val="00BB023B"/>
    <w:rsid w:val="00BB1BBE"/>
    <w:rsid w:val="00BB50C7"/>
    <w:rsid w:val="00BC2915"/>
    <w:rsid w:val="00BC3192"/>
    <w:rsid w:val="00BD4CF1"/>
    <w:rsid w:val="00BD55B1"/>
    <w:rsid w:val="00BD6C84"/>
    <w:rsid w:val="00BD77BB"/>
    <w:rsid w:val="00BE12B4"/>
    <w:rsid w:val="00BE47FB"/>
    <w:rsid w:val="00BE6B62"/>
    <w:rsid w:val="00BF2A75"/>
    <w:rsid w:val="00BF6240"/>
    <w:rsid w:val="00C00E12"/>
    <w:rsid w:val="00C019CA"/>
    <w:rsid w:val="00C06CE1"/>
    <w:rsid w:val="00C115A0"/>
    <w:rsid w:val="00C16AAA"/>
    <w:rsid w:val="00C21C1B"/>
    <w:rsid w:val="00C239E3"/>
    <w:rsid w:val="00C249AC"/>
    <w:rsid w:val="00C267EC"/>
    <w:rsid w:val="00C3003A"/>
    <w:rsid w:val="00C30BB1"/>
    <w:rsid w:val="00C327E8"/>
    <w:rsid w:val="00C37B10"/>
    <w:rsid w:val="00C47537"/>
    <w:rsid w:val="00C51DB0"/>
    <w:rsid w:val="00C54513"/>
    <w:rsid w:val="00C56048"/>
    <w:rsid w:val="00C62096"/>
    <w:rsid w:val="00C64650"/>
    <w:rsid w:val="00C64A9D"/>
    <w:rsid w:val="00C64F68"/>
    <w:rsid w:val="00C65C93"/>
    <w:rsid w:val="00C67A60"/>
    <w:rsid w:val="00C80CAF"/>
    <w:rsid w:val="00C81FEE"/>
    <w:rsid w:val="00C836A9"/>
    <w:rsid w:val="00C84084"/>
    <w:rsid w:val="00C953B6"/>
    <w:rsid w:val="00CA1324"/>
    <w:rsid w:val="00CA1BC2"/>
    <w:rsid w:val="00CA4164"/>
    <w:rsid w:val="00CC3123"/>
    <w:rsid w:val="00CC3A45"/>
    <w:rsid w:val="00CD0EEE"/>
    <w:rsid w:val="00CD117B"/>
    <w:rsid w:val="00CD134D"/>
    <w:rsid w:val="00CD41FF"/>
    <w:rsid w:val="00CE1CF8"/>
    <w:rsid w:val="00CE7128"/>
    <w:rsid w:val="00CE7D1A"/>
    <w:rsid w:val="00CF2BDB"/>
    <w:rsid w:val="00D00160"/>
    <w:rsid w:val="00D06B96"/>
    <w:rsid w:val="00D117D5"/>
    <w:rsid w:val="00D244E1"/>
    <w:rsid w:val="00D27C26"/>
    <w:rsid w:val="00D407C8"/>
    <w:rsid w:val="00D40DED"/>
    <w:rsid w:val="00D4417E"/>
    <w:rsid w:val="00D55A8A"/>
    <w:rsid w:val="00D5663D"/>
    <w:rsid w:val="00D63C36"/>
    <w:rsid w:val="00D74294"/>
    <w:rsid w:val="00D75972"/>
    <w:rsid w:val="00D836D6"/>
    <w:rsid w:val="00D969A9"/>
    <w:rsid w:val="00DA152C"/>
    <w:rsid w:val="00DA23DF"/>
    <w:rsid w:val="00DA75B8"/>
    <w:rsid w:val="00DB374F"/>
    <w:rsid w:val="00DB6D79"/>
    <w:rsid w:val="00DB7D08"/>
    <w:rsid w:val="00DC3E22"/>
    <w:rsid w:val="00DD0F03"/>
    <w:rsid w:val="00DD2F73"/>
    <w:rsid w:val="00DD4CDE"/>
    <w:rsid w:val="00DE4EFE"/>
    <w:rsid w:val="00DF0532"/>
    <w:rsid w:val="00DF6B28"/>
    <w:rsid w:val="00DF6D58"/>
    <w:rsid w:val="00DF6D84"/>
    <w:rsid w:val="00E01287"/>
    <w:rsid w:val="00E050EF"/>
    <w:rsid w:val="00E076A2"/>
    <w:rsid w:val="00E15374"/>
    <w:rsid w:val="00E163FF"/>
    <w:rsid w:val="00E27C93"/>
    <w:rsid w:val="00E27EBE"/>
    <w:rsid w:val="00E31CB9"/>
    <w:rsid w:val="00E344DD"/>
    <w:rsid w:val="00E4207A"/>
    <w:rsid w:val="00E4420D"/>
    <w:rsid w:val="00E55564"/>
    <w:rsid w:val="00E5615D"/>
    <w:rsid w:val="00E5689E"/>
    <w:rsid w:val="00E56D6B"/>
    <w:rsid w:val="00E64323"/>
    <w:rsid w:val="00E665F8"/>
    <w:rsid w:val="00E7584F"/>
    <w:rsid w:val="00E929DD"/>
    <w:rsid w:val="00EA6796"/>
    <w:rsid w:val="00EB0447"/>
    <w:rsid w:val="00EB0C22"/>
    <w:rsid w:val="00EB2523"/>
    <w:rsid w:val="00EB50BD"/>
    <w:rsid w:val="00EC2942"/>
    <w:rsid w:val="00EC2B20"/>
    <w:rsid w:val="00EC38CE"/>
    <w:rsid w:val="00ED27E9"/>
    <w:rsid w:val="00ED4C13"/>
    <w:rsid w:val="00ED7C0C"/>
    <w:rsid w:val="00EE0040"/>
    <w:rsid w:val="00EE2988"/>
    <w:rsid w:val="00EF0AF3"/>
    <w:rsid w:val="00EF0C1B"/>
    <w:rsid w:val="00F00955"/>
    <w:rsid w:val="00F00EBE"/>
    <w:rsid w:val="00F02DB9"/>
    <w:rsid w:val="00F069BC"/>
    <w:rsid w:val="00F077D2"/>
    <w:rsid w:val="00F128B1"/>
    <w:rsid w:val="00F151E6"/>
    <w:rsid w:val="00F206B4"/>
    <w:rsid w:val="00F22709"/>
    <w:rsid w:val="00F252A5"/>
    <w:rsid w:val="00F25ABD"/>
    <w:rsid w:val="00F30245"/>
    <w:rsid w:val="00F333A6"/>
    <w:rsid w:val="00F40621"/>
    <w:rsid w:val="00F4166D"/>
    <w:rsid w:val="00F435D5"/>
    <w:rsid w:val="00F45E9B"/>
    <w:rsid w:val="00F55945"/>
    <w:rsid w:val="00F673EB"/>
    <w:rsid w:val="00F735CA"/>
    <w:rsid w:val="00F742A4"/>
    <w:rsid w:val="00F74520"/>
    <w:rsid w:val="00F81DE1"/>
    <w:rsid w:val="00F849C0"/>
    <w:rsid w:val="00FA08CA"/>
    <w:rsid w:val="00FA7926"/>
    <w:rsid w:val="00FB6B70"/>
    <w:rsid w:val="00FC36BB"/>
    <w:rsid w:val="00FC3C4C"/>
    <w:rsid w:val="00FC5D63"/>
    <w:rsid w:val="00FC7EB6"/>
    <w:rsid w:val="00FD2E63"/>
    <w:rsid w:val="00FD354F"/>
    <w:rsid w:val="00FD527B"/>
    <w:rsid w:val="00FD5931"/>
    <w:rsid w:val="00FD5C66"/>
    <w:rsid w:val="00FE0319"/>
    <w:rsid w:val="00FE051F"/>
    <w:rsid w:val="00FE2679"/>
    <w:rsid w:val="00FE2A2E"/>
    <w:rsid w:val="00FE5A87"/>
    <w:rsid w:val="00FE5B39"/>
    <w:rsid w:val="00FF22CC"/>
    <w:rsid w:val="00FF2D15"/>
    <w:rsid w:val="00FF481D"/>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3564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02787">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6670716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765490069">
      <w:bodyDiv w:val="1"/>
      <w:marLeft w:val="0"/>
      <w:marRight w:val="0"/>
      <w:marTop w:val="0"/>
      <w:marBottom w:val="0"/>
      <w:divBdr>
        <w:top w:val="none" w:sz="0" w:space="0" w:color="auto"/>
        <w:left w:val="none" w:sz="0" w:space="0" w:color="auto"/>
        <w:bottom w:val="none" w:sz="0" w:space="0" w:color="auto"/>
        <w:right w:val="none" w:sz="0" w:space="0" w:color="auto"/>
      </w:divBdr>
    </w:div>
    <w:div w:id="1802073403">
      <w:bodyDiv w:val="1"/>
      <w:marLeft w:val="0"/>
      <w:marRight w:val="0"/>
      <w:marTop w:val="0"/>
      <w:marBottom w:val="0"/>
      <w:divBdr>
        <w:top w:val="none" w:sz="0" w:space="0" w:color="auto"/>
        <w:left w:val="none" w:sz="0" w:space="0" w:color="auto"/>
        <w:bottom w:val="none" w:sz="0" w:space="0" w:color="auto"/>
        <w:right w:val="none" w:sz="0" w:space="0" w:color="auto"/>
      </w:divBdr>
    </w:div>
    <w:div w:id="183325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70D6A"/>
    <w:rsid w:val="000B38D4"/>
    <w:rsid w:val="00154E7C"/>
    <w:rsid w:val="00213998"/>
    <w:rsid w:val="002D3DF6"/>
    <w:rsid w:val="002F0B50"/>
    <w:rsid w:val="00313382"/>
    <w:rsid w:val="003723E4"/>
    <w:rsid w:val="004C5AC3"/>
    <w:rsid w:val="006C0123"/>
    <w:rsid w:val="007169FF"/>
    <w:rsid w:val="00733FF7"/>
    <w:rsid w:val="007668B4"/>
    <w:rsid w:val="00870997"/>
    <w:rsid w:val="008A2C3D"/>
    <w:rsid w:val="009E4ACD"/>
    <w:rsid w:val="00A2174D"/>
    <w:rsid w:val="00AB66CF"/>
    <w:rsid w:val="00B35945"/>
    <w:rsid w:val="00BC1221"/>
    <w:rsid w:val="00C72EA7"/>
    <w:rsid w:val="00CB3BC0"/>
    <w:rsid w:val="00D8731E"/>
    <w:rsid w:val="00D9744C"/>
    <w:rsid w:val="00DD2F73"/>
    <w:rsid w:val="00DE2AF3"/>
    <w:rsid w:val="00EA1497"/>
    <w:rsid w:val="00F069BC"/>
    <w:rsid w:val="00FF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BDB11D7C-EDC3-46EB-8DE4-D836676DD360}"/>
</file>

<file path=customXml/itemProps5.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11</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8935</CharactersWithSpaces>
  <SharedDoc>false</SharedDoc>
  <HLinks>
    <vt:vector size="108" baseType="variant">
      <vt:variant>
        <vt:i4>1048628</vt:i4>
      </vt:variant>
      <vt:variant>
        <vt:i4>104</vt:i4>
      </vt:variant>
      <vt:variant>
        <vt:i4>0</vt:i4>
      </vt:variant>
      <vt:variant>
        <vt:i4>5</vt:i4>
      </vt:variant>
      <vt:variant>
        <vt:lpwstr/>
      </vt:variant>
      <vt:variant>
        <vt:lpwstr>_Toc166423160</vt:lpwstr>
      </vt:variant>
      <vt:variant>
        <vt:i4>1245236</vt:i4>
      </vt:variant>
      <vt:variant>
        <vt:i4>98</vt:i4>
      </vt:variant>
      <vt:variant>
        <vt:i4>0</vt:i4>
      </vt:variant>
      <vt:variant>
        <vt:i4>5</vt:i4>
      </vt:variant>
      <vt:variant>
        <vt:lpwstr/>
      </vt:variant>
      <vt:variant>
        <vt:lpwstr>_Toc166423159</vt:lpwstr>
      </vt:variant>
      <vt:variant>
        <vt:i4>1245236</vt:i4>
      </vt:variant>
      <vt:variant>
        <vt:i4>92</vt:i4>
      </vt:variant>
      <vt:variant>
        <vt:i4>0</vt:i4>
      </vt:variant>
      <vt:variant>
        <vt:i4>5</vt:i4>
      </vt:variant>
      <vt:variant>
        <vt:lpwstr/>
      </vt:variant>
      <vt:variant>
        <vt:lpwstr>_Toc166423158</vt:lpwstr>
      </vt:variant>
      <vt:variant>
        <vt:i4>1245236</vt:i4>
      </vt:variant>
      <vt:variant>
        <vt:i4>86</vt:i4>
      </vt:variant>
      <vt:variant>
        <vt:i4>0</vt:i4>
      </vt:variant>
      <vt:variant>
        <vt:i4>5</vt:i4>
      </vt:variant>
      <vt:variant>
        <vt:lpwstr/>
      </vt:variant>
      <vt:variant>
        <vt:lpwstr>_Toc166423157</vt:lpwstr>
      </vt:variant>
      <vt:variant>
        <vt:i4>1245236</vt:i4>
      </vt:variant>
      <vt:variant>
        <vt:i4>80</vt:i4>
      </vt:variant>
      <vt:variant>
        <vt:i4>0</vt:i4>
      </vt:variant>
      <vt:variant>
        <vt:i4>5</vt:i4>
      </vt:variant>
      <vt:variant>
        <vt:lpwstr/>
      </vt:variant>
      <vt:variant>
        <vt:lpwstr>_Toc166423156</vt:lpwstr>
      </vt:variant>
      <vt:variant>
        <vt:i4>1245236</vt:i4>
      </vt:variant>
      <vt:variant>
        <vt:i4>74</vt:i4>
      </vt:variant>
      <vt:variant>
        <vt:i4>0</vt:i4>
      </vt:variant>
      <vt:variant>
        <vt:i4>5</vt:i4>
      </vt:variant>
      <vt:variant>
        <vt:lpwstr/>
      </vt:variant>
      <vt:variant>
        <vt:lpwstr>_Toc166423155</vt:lpwstr>
      </vt:variant>
      <vt:variant>
        <vt:i4>1245236</vt:i4>
      </vt:variant>
      <vt:variant>
        <vt:i4>68</vt:i4>
      </vt:variant>
      <vt:variant>
        <vt:i4>0</vt:i4>
      </vt:variant>
      <vt:variant>
        <vt:i4>5</vt:i4>
      </vt:variant>
      <vt:variant>
        <vt:lpwstr/>
      </vt:variant>
      <vt:variant>
        <vt:lpwstr>_Toc166423154</vt:lpwstr>
      </vt:variant>
      <vt:variant>
        <vt:i4>1245236</vt:i4>
      </vt:variant>
      <vt:variant>
        <vt:i4>62</vt:i4>
      </vt:variant>
      <vt:variant>
        <vt:i4>0</vt:i4>
      </vt:variant>
      <vt:variant>
        <vt:i4>5</vt:i4>
      </vt:variant>
      <vt:variant>
        <vt:lpwstr/>
      </vt:variant>
      <vt:variant>
        <vt:lpwstr>_Toc166423153</vt:lpwstr>
      </vt:variant>
      <vt:variant>
        <vt:i4>1245236</vt:i4>
      </vt:variant>
      <vt:variant>
        <vt:i4>56</vt:i4>
      </vt:variant>
      <vt:variant>
        <vt:i4>0</vt:i4>
      </vt:variant>
      <vt:variant>
        <vt:i4>5</vt:i4>
      </vt:variant>
      <vt:variant>
        <vt:lpwstr/>
      </vt:variant>
      <vt:variant>
        <vt:lpwstr>_Toc166423152</vt:lpwstr>
      </vt:variant>
      <vt:variant>
        <vt:i4>1245236</vt:i4>
      </vt:variant>
      <vt:variant>
        <vt:i4>50</vt:i4>
      </vt:variant>
      <vt:variant>
        <vt:i4>0</vt:i4>
      </vt:variant>
      <vt:variant>
        <vt:i4>5</vt:i4>
      </vt:variant>
      <vt:variant>
        <vt:lpwstr/>
      </vt:variant>
      <vt:variant>
        <vt:lpwstr>_Toc166423151</vt:lpwstr>
      </vt:variant>
      <vt:variant>
        <vt:i4>1245236</vt:i4>
      </vt:variant>
      <vt:variant>
        <vt:i4>44</vt:i4>
      </vt:variant>
      <vt:variant>
        <vt:i4>0</vt:i4>
      </vt:variant>
      <vt:variant>
        <vt:i4>5</vt:i4>
      </vt:variant>
      <vt:variant>
        <vt:lpwstr/>
      </vt:variant>
      <vt:variant>
        <vt:lpwstr>_Toc166423150</vt:lpwstr>
      </vt:variant>
      <vt:variant>
        <vt:i4>1179700</vt:i4>
      </vt:variant>
      <vt:variant>
        <vt:i4>38</vt:i4>
      </vt:variant>
      <vt:variant>
        <vt:i4>0</vt:i4>
      </vt:variant>
      <vt:variant>
        <vt:i4>5</vt:i4>
      </vt:variant>
      <vt:variant>
        <vt:lpwstr/>
      </vt:variant>
      <vt:variant>
        <vt:lpwstr>_Toc166423149</vt:lpwstr>
      </vt:variant>
      <vt:variant>
        <vt:i4>1179700</vt:i4>
      </vt:variant>
      <vt:variant>
        <vt:i4>32</vt:i4>
      </vt:variant>
      <vt:variant>
        <vt:i4>0</vt:i4>
      </vt:variant>
      <vt:variant>
        <vt:i4>5</vt:i4>
      </vt:variant>
      <vt:variant>
        <vt:lpwstr/>
      </vt:variant>
      <vt:variant>
        <vt:lpwstr>_Toc166423148</vt:lpwstr>
      </vt:variant>
      <vt:variant>
        <vt:i4>1179700</vt:i4>
      </vt:variant>
      <vt:variant>
        <vt:i4>26</vt:i4>
      </vt:variant>
      <vt:variant>
        <vt:i4>0</vt:i4>
      </vt:variant>
      <vt:variant>
        <vt:i4>5</vt:i4>
      </vt:variant>
      <vt:variant>
        <vt:lpwstr/>
      </vt:variant>
      <vt:variant>
        <vt:lpwstr>_Toc166423147</vt:lpwstr>
      </vt:variant>
      <vt:variant>
        <vt:i4>1179700</vt:i4>
      </vt:variant>
      <vt:variant>
        <vt:i4>20</vt:i4>
      </vt:variant>
      <vt:variant>
        <vt:i4>0</vt:i4>
      </vt:variant>
      <vt:variant>
        <vt:i4>5</vt:i4>
      </vt:variant>
      <vt:variant>
        <vt:lpwstr/>
      </vt:variant>
      <vt:variant>
        <vt:lpwstr>_Toc166423146</vt:lpwstr>
      </vt:variant>
      <vt:variant>
        <vt:i4>1179700</vt:i4>
      </vt:variant>
      <vt:variant>
        <vt:i4>14</vt:i4>
      </vt:variant>
      <vt:variant>
        <vt:i4>0</vt:i4>
      </vt:variant>
      <vt:variant>
        <vt:i4>5</vt:i4>
      </vt:variant>
      <vt:variant>
        <vt:lpwstr/>
      </vt:variant>
      <vt:variant>
        <vt:lpwstr>_Toc166423145</vt:lpwstr>
      </vt:variant>
      <vt:variant>
        <vt:i4>1179700</vt:i4>
      </vt:variant>
      <vt:variant>
        <vt:i4>8</vt:i4>
      </vt:variant>
      <vt:variant>
        <vt:i4>0</vt:i4>
      </vt:variant>
      <vt:variant>
        <vt:i4>5</vt:i4>
      </vt:variant>
      <vt:variant>
        <vt:lpwstr/>
      </vt:variant>
      <vt:variant>
        <vt:lpwstr>_Toc166423144</vt:lpwstr>
      </vt:variant>
      <vt:variant>
        <vt:i4>1179700</vt:i4>
      </vt:variant>
      <vt:variant>
        <vt:i4>2</vt:i4>
      </vt:variant>
      <vt:variant>
        <vt:i4>0</vt:i4>
      </vt:variant>
      <vt:variant>
        <vt:i4>5</vt:i4>
      </vt:variant>
      <vt:variant>
        <vt:lpwstr/>
      </vt:variant>
      <vt:variant>
        <vt:lpwstr>_Toc166423143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02.03 
Multi-Operator A/C Transfer</dc:title>
  <dc:subject>Process Design &amp; AMOS Configuration Document</dc:subject>
  <dc:creator>Julien Methot</dc:creator>
  <cp:keywords/>
  <dc:description/>
  <cp:lastModifiedBy>Dupont Dimitri</cp:lastModifiedBy>
  <cp:revision>20</cp:revision>
  <dcterms:created xsi:type="dcterms:W3CDTF">2024-12-02T10:32:00Z</dcterms:created>
  <dcterms:modified xsi:type="dcterms:W3CDTF">2024-12-20T08:01:00Z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