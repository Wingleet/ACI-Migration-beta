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6B7C4AE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lang/>
                                      </w:rPr>
                                      <w:t>0</w:t>
                                    </w:r>
                                    <w:r w:rsidR="00196742">
                                      <w:rPr>
                                        <w:caps/>
                                        <w:color w:val="C00000" w:themeColor="accent1"/>
                                        <w:sz w:val="64"/>
                                        <w:szCs w:val="64"/>
                                        <w:lang/>
                                      </w:rPr>
                                      <w:t>4</w:t>
                                    </w:r>
                                    <w:r w:rsidR="00A41564">
                                      <w:rPr>
                                        <w:caps/>
                                        <w:color w:val="C00000" w:themeColor="accent1"/>
                                        <w:sz w:val="64"/>
                                        <w:szCs w:val="64"/>
                                        <w:lang/>
                                      </w:rPr>
                                      <w:t>.0</w:t>
                                    </w:r>
                                    <w:r w:rsidR="00196742">
                                      <w:rPr>
                                        <w:caps/>
                                        <w:color w:val="C00000" w:themeColor="accent1"/>
                                        <w:sz w:val="64"/>
                                        <w:szCs w:val="64"/>
                                        <w:lang/>
                                      </w:rPr>
                                      <w:t>1</w:t>
                                    </w:r>
                                    <w:r w:rsidR="00BF6240">
                                      <w:rPr>
                                        <w:caps/>
                                        <w:color w:val="C00000" w:themeColor="accent1"/>
                                        <w:sz w:val="64"/>
                                        <w:szCs w:val="64"/>
                                      </w:rPr>
                                      <w:t xml:space="preserve"> </w:t>
                                    </w:r>
                                    <w:r w:rsidR="00BF6240">
                                      <w:rPr>
                                        <w:caps/>
                                        <w:color w:val="C00000" w:themeColor="accent1"/>
                                        <w:sz w:val="64"/>
                                        <w:szCs w:val="64"/>
                                      </w:rPr>
                                      <w:br/>
                                    </w:r>
                                    <w:r w:rsidR="00196742">
                                      <w:rPr>
                                        <w:caps/>
                                        <w:color w:val="C00000" w:themeColor="accent1"/>
                                        <w:sz w:val="64"/>
                                        <w:szCs w:val="64"/>
                                        <w:lang/>
                                      </w:rPr>
                                      <w:t>Company organisation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6B7C4AE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lang w:val="en-CH"/>
                                </w:rPr>
                                <w:t>0</w:t>
                              </w:r>
                              <w:r w:rsidR="00196742">
                                <w:rPr>
                                  <w:caps/>
                                  <w:color w:val="C00000" w:themeColor="accent1"/>
                                  <w:sz w:val="64"/>
                                  <w:szCs w:val="64"/>
                                  <w:lang w:val="en-CH"/>
                                </w:rPr>
                                <w:t>4</w:t>
                              </w:r>
                              <w:r w:rsidR="00A41564">
                                <w:rPr>
                                  <w:caps/>
                                  <w:color w:val="C00000" w:themeColor="accent1"/>
                                  <w:sz w:val="64"/>
                                  <w:szCs w:val="64"/>
                                  <w:lang w:val="en-CH"/>
                                </w:rPr>
                                <w:t>.0</w:t>
                              </w:r>
                              <w:r w:rsidR="00196742">
                                <w:rPr>
                                  <w:caps/>
                                  <w:color w:val="C00000" w:themeColor="accent1"/>
                                  <w:sz w:val="64"/>
                                  <w:szCs w:val="64"/>
                                  <w:lang w:val="en-CH"/>
                                </w:rPr>
                                <w:t>1</w:t>
                              </w:r>
                              <w:r w:rsidR="00BF6240">
                                <w:rPr>
                                  <w:caps/>
                                  <w:color w:val="C00000" w:themeColor="accent1"/>
                                  <w:sz w:val="64"/>
                                  <w:szCs w:val="64"/>
                                </w:rPr>
                                <w:t xml:space="preserve"> </w:t>
                              </w:r>
                              <w:r w:rsidR="00BF6240">
                                <w:rPr>
                                  <w:caps/>
                                  <w:color w:val="C00000" w:themeColor="accent1"/>
                                  <w:sz w:val="64"/>
                                  <w:szCs w:val="64"/>
                                </w:rPr>
                                <w:br/>
                              </w:r>
                              <w:r w:rsidR="00196742">
                                <w:rPr>
                                  <w:caps/>
                                  <w:color w:val="C00000" w:themeColor="accent1"/>
                                  <w:sz w:val="64"/>
                                  <w:szCs w:val="64"/>
                                  <w:lang w:val="en-CH"/>
                                </w:rPr>
                                <w:t>Company organisation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D72249"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246401" w:rsidRPr="0019283C" w14:paraId="220DF70C" w14:textId="77777777" w:rsidTr="0019283C">
                                  <w:tc>
                                    <w:tcPr>
                                      <w:tcW w:w="2472" w:type="dxa"/>
                                    </w:tcPr>
                                    <w:p w14:paraId="3FE3A3A9" w14:textId="41FD42B3" w:rsidR="00246401" w:rsidRDefault="00246401">
                                      <w:pPr>
                                        <w:rPr>
                                          <w:color w:val="595959" w:themeColor="text1" w:themeTint="A6"/>
                                        </w:rPr>
                                      </w:pPr>
                                      <w:r>
                                        <w:rPr>
                                          <w:color w:val="595959" w:themeColor="text1" w:themeTint="A6"/>
                                        </w:rPr>
                                        <w:t>Dimitri Dupont</w:t>
                                      </w:r>
                                    </w:p>
                                  </w:tc>
                                  <w:tc>
                                    <w:tcPr>
                                      <w:tcW w:w="2472" w:type="dxa"/>
                                    </w:tcPr>
                                    <w:p w14:paraId="1B0A6223" w14:textId="4227BCAB" w:rsidR="00246401" w:rsidRDefault="00F660DA">
                                      <w:pPr>
                                        <w:rPr>
                                          <w:color w:val="595959" w:themeColor="text1" w:themeTint="A6"/>
                                        </w:rPr>
                                      </w:pPr>
                                      <w:r>
                                        <w:rPr>
                                          <w:color w:val="595959" w:themeColor="text1" w:themeTint="A6"/>
                                        </w:rPr>
                                        <w:t>03.12.2024</w:t>
                                      </w:r>
                                    </w:p>
                                  </w:tc>
                                  <w:tc>
                                    <w:tcPr>
                                      <w:tcW w:w="2473" w:type="dxa"/>
                                    </w:tcPr>
                                    <w:p w14:paraId="7863A716" w14:textId="3AE0ABDD" w:rsidR="00246401" w:rsidRDefault="00F660DA">
                                      <w:pPr>
                                        <w:rPr>
                                          <w:color w:val="595959" w:themeColor="text1" w:themeTint="A6"/>
                                        </w:rPr>
                                      </w:pPr>
                                      <w:r>
                                        <w:rPr>
                                          <w:color w:val="595959" w:themeColor="text1" w:themeTint="A6"/>
                                        </w:rPr>
                                        <w:t>01</w:t>
                                      </w:r>
                                    </w:p>
                                  </w:tc>
                                </w:tr>
                                <w:tr w:rsidR="006372D9" w:rsidRPr="0019283C" w14:paraId="4E2F990A" w14:textId="77777777" w:rsidTr="0019283C">
                                  <w:trPr>
                                    <w:ins w:id="0" w:author="Sadowski Jakub" w:date="2025-05-28T17:24:00Z" w16du:dateUtc="2025-05-28T15:24:00Z"/>
                                  </w:trPr>
                                  <w:tc>
                                    <w:tcPr>
                                      <w:tcW w:w="2472" w:type="dxa"/>
                                    </w:tcPr>
                                    <w:p w14:paraId="79BCD10F" w14:textId="727F3113" w:rsidR="006372D9" w:rsidRDefault="006372D9">
                                      <w:pPr>
                                        <w:rPr>
                                          <w:ins w:id="1" w:author="Sadowski Jakub" w:date="2025-05-28T17:24:00Z" w16du:dateUtc="2025-05-28T15:24:00Z"/>
                                          <w:color w:val="595959" w:themeColor="text1" w:themeTint="A6"/>
                                        </w:rPr>
                                      </w:pPr>
                                      <w:ins w:id="2" w:author="Sadowski Jakub" w:date="2025-05-28T17:24:00Z" w16du:dateUtc="2025-05-28T15:24:00Z">
                                        <w:r>
                                          <w:rPr>
                                            <w:color w:val="595959" w:themeColor="text1" w:themeTint="A6"/>
                                          </w:rPr>
                                          <w:t>Jakub Sadowski</w:t>
                                        </w:r>
                                      </w:ins>
                                    </w:p>
                                  </w:tc>
                                  <w:tc>
                                    <w:tcPr>
                                      <w:tcW w:w="2472" w:type="dxa"/>
                                    </w:tcPr>
                                    <w:p w14:paraId="5BAD29E1" w14:textId="07A6FB47" w:rsidR="006372D9" w:rsidRDefault="006372D9">
                                      <w:pPr>
                                        <w:rPr>
                                          <w:ins w:id="3" w:author="Sadowski Jakub" w:date="2025-05-28T17:24:00Z" w16du:dateUtc="2025-05-28T15:24:00Z"/>
                                          <w:color w:val="595959" w:themeColor="text1" w:themeTint="A6"/>
                                        </w:rPr>
                                      </w:pPr>
                                      <w:ins w:id="4" w:author="Sadowski Jakub" w:date="2025-05-28T17:24:00Z" w16du:dateUtc="2025-05-28T15:24:00Z">
                                        <w:r>
                                          <w:rPr>
                                            <w:color w:val="595959" w:themeColor="text1" w:themeTint="A6"/>
                                          </w:rPr>
                                          <w:t>01.06.2025</w:t>
                                        </w:r>
                                      </w:ins>
                                    </w:p>
                                  </w:tc>
                                  <w:tc>
                                    <w:tcPr>
                                      <w:tcW w:w="2473" w:type="dxa"/>
                                    </w:tcPr>
                                    <w:p w14:paraId="1D2C7921" w14:textId="54572CE6" w:rsidR="006372D9" w:rsidRDefault="006372D9">
                                      <w:pPr>
                                        <w:rPr>
                                          <w:ins w:id="5" w:author="Sadowski Jakub" w:date="2025-05-28T17:24:00Z" w16du:dateUtc="2025-05-28T15:24:00Z"/>
                                          <w:color w:val="595959" w:themeColor="text1" w:themeTint="A6"/>
                                        </w:rPr>
                                      </w:pPr>
                                      <w:ins w:id="6" w:author="Sadowski Jakub" w:date="2025-05-28T17:24:00Z" w16du:dateUtc="2025-05-28T15:24:00Z">
                                        <w:r>
                                          <w:rPr>
                                            <w:color w:val="595959" w:themeColor="text1" w:themeTint="A6"/>
                                          </w:rPr>
                                          <w:t xml:space="preserve">02 (Visio </w:t>
                                        </w:r>
                                      </w:ins>
                                      <w:ins w:id="7" w:author="Sadowski Jakub" w:date="2025-05-28T17:25:00Z" w16du:dateUtc="2025-05-28T15:25:00Z">
                                        <w:r>
                                          <w:rPr>
                                            <w:color w:val="595959" w:themeColor="text1" w:themeTint="A6"/>
                                          </w:rPr>
                                          <w:t>flowchart update)</w:t>
                                        </w:r>
                                      </w:ins>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&#13;&#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246401" w:rsidRPr="0019283C" w14:paraId="220DF70C" w14:textId="77777777" w:rsidTr="0019283C">
                            <w:tc>
                              <w:tcPr>
                                <w:tcW w:w="2472" w:type="dxa"/>
                              </w:tcPr>
                              <w:p w14:paraId="3FE3A3A9" w14:textId="41FD42B3" w:rsidR="00246401" w:rsidRDefault="00246401">
                                <w:pPr>
                                  <w:rPr>
                                    <w:color w:val="595959" w:themeColor="text1" w:themeTint="A6"/>
                                  </w:rPr>
                                </w:pPr>
                                <w:r>
                                  <w:rPr>
                                    <w:color w:val="595959" w:themeColor="text1" w:themeTint="A6"/>
                                  </w:rPr>
                                  <w:t>Dimitri Dupont</w:t>
                                </w:r>
                              </w:p>
                            </w:tc>
                            <w:tc>
                              <w:tcPr>
                                <w:tcW w:w="2472" w:type="dxa"/>
                              </w:tcPr>
                              <w:p w14:paraId="1B0A6223" w14:textId="4227BCAB" w:rsidR="00246401" w:rsidRDefault="00F660DA">
                                <w:pPr>
                                  <w:rPr>
                                    <w:color w:val="595959" w:themeColor="text1" w:themeTint="A6"/>
                                  </w:rPr>
                                </w:pPr>
                                <w:r>
                                  <w:rPr>
                                    <w:color w:val="595959" w:themeColor="text1" w:themeTint="A6"/>
                                  </w:rPr>
                                  <w:t>03.12.2024</w:t>
                                </w:r>
                              </w:p>
                            </w:tc>
                            <w:tc>
                              <w:tcPr>
                                <w:tcW w:w="2473" w:type="dxa"/>
                              </w:tcPr>
                              <w:p w14:paraId="7863A716" w14:textId="3AE0ABDD" w:rsidR="00246401" w:rsidRDefault="00F660DA">
                                <w:pPr>
                                  <w:rPr>
                                    <w:color w:val="595959" w:themeColor="text1" w:themeTint="A6"/>
                                  </w:rPr>
                                </w:pPr>
                                <w:r>
                                  <w:rPr>
                                    <w:color w:val="595959" w:themeColor="text1" w:themeTint="A6"/>
                                  </w:rPr>
                                  <w:t>01</w:t>
                                </w:r>
                              </w:p>
                            </w:tc>
                          </w:tr>
                          <w:tr w:rsidR="006372D9" w:rsidRPr="0019283C" w14:paraId="4E2F990A" w14:textId="77777777" w:rsidTr="0019283C">
                            <w:trPr>
                              <w:ins w:id="8" w:author="Sadowski Jakub" w:date="2025-05-28T17:24:00Z" w16du:dateUtc="2025-05-28T15:24:00Z"/>
                            </w:trPr>
                            <w:tc>
                              <w:tcPr>
                                <w:tcW w:w="2472" w:type="dxa"/>
                              </w:tcPr>
                              <w:p w14:paraId="79BCD10F" w14:textId="727F3113" w:rsidR="006372D9" w:rsidRDefault="006372D9">
                                <w:pPr>
                                  <w:rPr>
                                    <w:ins w:id="9" w:author="Sadowski Jakub" w:date="2025-05-28T17:24:00Z" w16du:dateUtc="2025-05-28T15:24:00Z"/>
                                    <w:color w:val="595959" w:themeColor="text1" w:themeTint="A6"/>
                                  </w:rPr>
                                </w:pPr>
                                <w:ins w:id="10" w:author="Sadowski Jakub" w:date="2025-05-28T17:24:00Z" w16du:dateUtc="2025-05-28T15:24:00Z">
                                  <w:r>
                                    <w:rPr>
                                      <w:color w:val="595959" w:themeColor="text1" w:themeTint="A6"/>
                                    </w:rPr>
                                    <w:t>Jakub Sadowski</w:t>
                                  </w:r>
                                </w:ins>
                              </w:p>
                            </w:tc>
                            <w:tc>
                              <w:tcPr>
                                <w:tcW w:w="2472" w:type="dxa"/>
                              </w:tcPr>
                              <w:p w14:paraId="5BAD29E1" w14:textId="07A6FB47" w:rsidR="006372D9" w:rsidRDefault="006372D9">
                                <w:pPr>
                                  <w:rPr>
                                    <w:ins w:id="11" w:author="Sadowski Jakub" w:date="2025-05-28T17:24:00Z" w16du:dateUtc="2025-05-28T15:24:00Z"/>
                                    <w:color w:val="595959" w:themeColor="text1" w:themeTint="A6"/>
                                  </w:rPr>
                                </w:pPr>
                                <w:ins w:id="12" w:author="Sadowski Jakub" w:date="2025-05-28T17:24:00Z" w16du:dateUtc="2025-05-28T15:24:00Z">
                                  <w:r>
                                    <w:rPr>
                                      <w:color w:val="595959" w:themeColor="text1" w:themeTint="A6"/>
                                    </w:rPr>
                                    <w:t>01.06.2025</w:t>
                                  </w:r>
                                </w:ins>
                              </w:p>
                            </w:tc>
                            <w:tc>
                              <w:tcPr>
                                <w:tcW w:w="2473" w:type="dxa"/>
                              </w:tcPr>
                              <w:p w14:paraId="1D2C7921" w14:textId="54572CE6" w:rsidR="006372D9" w:rsidRDefault="006372D9">
                                <w:pPr>
                                  <w:rPr>
                                    <w:ins w:id="13" w:author="Sadowski Jakub" w:date="2025-05-28T17:24:00Z" w16du:dateUtc="2025-05-28T15:24:00Z"/>
                                    <w:color w:val="595959" w:themeColor="text1" w:themeTint="A6"/>
                                  </w:rPr>
                                </w:pPr>
                                <w:ins w:id="14" w:author="Sadowski Jakub" w:date="2025-05-28T17:24:00Z" w16du:dateUtc="2025-05-28T15:24:00Z">
                                  <w:r>
                                    <w:rPr>
                                      <w:color w:val="595959" w:themeColor="text1" w:themeTint="A6"/>
                                    </w:rPr>
                                    <w:t xml:space="preserve">02 (Visio </w:t>
                                  </w:r>
                                </w:ins>
                                <w:ins w:id="15" w:author="Sadowski Jakub" w:date="2025-05-28T17:25:00Z" w16du:dateUtc="2025-05-28T15:25:00Z">
                                  <w:r>
                                    <w:rPr>
                                      <w:color w:val="595959" w:themeColor="text1" w:themeTint="A6"/>
                                    </w:rPr>
                                    <w:t>flowchart update)</w:t>
                                  </w:r>
                                </w:ins>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ECCA6C4" w14:textId="388A86A9" w:rsidR="006D7376"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6423143" w:history="1">
            <w:r w:rsidR="006D7376" w:rsidRPr="00473C77">
              <w:rPr>
                <w:rStyle w:val="Hyperlink"/>
                <w:rFonts w:cstheme="minorHAnsi"/>
                <w:noProof/>
              </w:rPr>
              <w:t>1.</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Overview &amp; Objectives</w:t>
            </w:r>
            <w:r w:rsidR="006D7376">
              <w:rPr>
                <w:noProof/>
                <w:webHidden/>
              </w:rPr>
              <w:tab/>
            </w:r>
            <w:r w:rsidR="006D7376">
              <w:rPr>
                <w:noProof/>
                <w:webHidden/>
              </w:rPr>
              <w:fldChar w:fldCharType="begin"/>
            </w:r>
            <w:r w:rsidR="006D7376">
              <w:rPr>
                <w:noProof/>
                <w:webHidden/>
              </w:rPr>
              <w:instrText xml:space="preserve"> PAGEREF _Toc166423143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4C26773B" w14:textId="0942DF0D" w:rsidR="006D7376" w:rsidRDefault="006D7376">
          <w:pPr>
            <w:pStyle w:val="TOC1"/>
            <w:rPr>
              <w:rFonts w:eastAsiaTheme="minorEastAsia" w:cstheme="minorBidi"/>
              <w:noProof/>
              <w:kern w:val="2"/>
              <w:szCs w:val="22"/>
              <w14:ligatures w14:val="standardContextual"/>
            </w:rPr>
          </w:pPr>
          <w:hyperlink w:anchor="_Toc166423144" w:history="1">
            <w:r w:rsidRPr="00473C77">
              <w:rPr>
                <w:rStyle w:val="Hyperlink"/>
                <w:rFonts w:cstheme="minorHAnsi"/>
                <w:noProof/>
              </w:rPr>
              <w:t>2.</w:t>
            </w:r>
            <w:r>
              <w:rPr>
                <w:rFonts w:eastAsiaTheme="minorEastAsia" w:cstheme="minorBidi"/>
                <w:noProof/>
                <w:kern w:val="2"/>
                <w:szCs w:val="22"/>
                <w14:ligatures w14:val="standardContextual"/>
              </w:rPr>
              <w:tab/>
            </w:r>
            <w:r w:rsidRPr="00473C77">
              <w:rPr>
                <w:rStyle w:val="Hyperlink"/>
                <w:rFonts w:cstheme="minorHAnsi"/>
                <w:noProof/>
              </w:rPr>
              <w:t>Regulatory References</w:t>
            </w:r>
            <w:r>
              <w:rPr>
                <w:noProof/>
                <w:webHidden/>
              </w:rPr>
              <w:tab/>
            </w:r>
            <w:r>
              <w:rPr>
                <w:noProof/>
                <w:webHidden/>
              </w:rPr>
              <w:fldChar w:fldCharType="begin"/>
            </w:r>
            <w:r>
              <w:rPr>
                <w:noProof/>
                <w:webHidden/>
              </w:rPr>
              <w:instrText xml:space="preserve"> PAGEREF _Toc166423144 \h </w:instrText>
            </w:r>
            <w:r>
              <w:rPr>
                <w:noProof/>
                <w:webHidden/>
              </w:rPr>
            </w:r>
            <w:r>
              <w:rPr>
                <w:noProof/>
                <w:webHidden/>
              </w:rPr>
              <w:fldChar w:fldCharType="separate"/>
            </w:r>
            <w:r>
              <w:rPr>
                <w:noProof/>
                <w:webHidden/>
              </w:rPr>
              <w:t>3</w:t>
            </w:r>
            <w:r>
              <w:rPr>
                <w:noProof/>
                <w:webHidden/>
              </w:rPr>
              <w:fldChar w:fldCharType="end"/>
            </w:r>
          </w:hyperlink>
        </w:p>
        <w:p w14:paraId="7AB8FDF4" w14:textId="627C642E" w:rsidR="006D7376" w:rsidRDefault="006D7376">
          <w:pPr>
            <w:pStyle w:val="TOC1"/>
            <w:rPr>
              <w:rFonts w:eastAsiaTheme="minorEastAsia" w:cstheme="minorBidi"/>
              <w:noProof/>
              <w:kern w:val="2"/>
              <w:szCs w:val="22"/>
              <w14:ligatures w14:val="standardContextual"/>
            </w:rPr>
          </w:pPr>
          <w:hyperlink w:anchor="_Toc166423145" w:history="1">
            <w:r w:rsidRPr="00473C77">
              <w:rPr>
                <w:rStyle w:val="Hyperlink"/>
                <w:rFonts w:cstheme="minorHAnsi"/>
                <w:noProof/>
              </w:rPr>
              <w:t>3.</w:t>
            </w:r>
            <w:r>
              <w:rPr>
                <w:rFonts w:eastAsiaTheme="minorEastAsia" w:cstheme="minorBidi"/>
                <w:noProof/>
                <w:kern w:val="2"/>
                <w:szCs w:val="22"/>
                <w14:ligatures w14:val="standardContextual"/>
              </w:rPr>
              <w:tab/>
            </w:r>
            <w:r w:rsidRPr="00473C77">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_Toc166423145 \h </w:instrText>
            </w:r>
            <w:r>
              <w:rPr>
                <w:noProof/>
                <w:webHidden/>
              </w:rPr>
            </w:r>
            <w:r>
              <w:rPr>
                <w:noProof/>
                <w:webHidden/>
              </w:rPr>
              <w:fldChar w:fldCharType="separate"/>
            </w:r>
            <w:r>
              <w:rPr>
                <w:noProof/>
                <w:webHidden/>
              </w:rPr>
              <w:t>3</w:t>
            </w:r>
            <w:r>
              <w:rPr>
                <w:noProof/>
                <w:webHidden/>
              </w:rPr>
              <w:fldChar w:fldCharType="end"/>
            </w:r>
          </w:hyperlink>
        </w:p>
        <w:p w14:paraId="25F36C95" w14:textId="3F5795E2" w:rsidR="006D7376" w:rsidRDefault="006D7376">
          <w:pPr>
            <w:pStyle w:val="TOC1"/>
            <w:rPr>
              <w:rFonts w:eastAsiaTheme="minorEastAsia" w:cstheme="minorBidi"/>
              <w:noProof/>
              <w:kern w:val="2"/>
              <w:szCs w:val="22"/>
              <w14:ligatures w14:val="standardContextual"/>
            </w:rPr>
          </w:pPr>
          <w:hyperlink w:anchor="_Toc166423146" w:history="1">
            <w:r w:rsidRPr="00473C77">
              <w:rPr>
                <w:rStyle w:val="Hyperlink"/>
                <w:rFonts w:cstheme="minorHAnsi"/>
                <w:noProof/>
              </w:rPr>
              <w:t>4.</w:t>
            </w:r>
            <w:r>
              <w:rPr>
                <w:rFonts w:eastAsiaTheme="minorEastAsia" w:cstheme="minorBidi"/>
                <w:noProof/>
                <w:kern w:val="2"/>
                <w:szCs w:val="22"/>
                <w14:ligatures w14:val="standardContextual"/>
              </w:rPr>
              <w:tab/>
            </w:r>
            <w:r w:rsidRPr="00473C77">
              <w:rPr>
                <w:rStyle w:val="Hyperlink"/>
                <w:rFonts w:cstheme="minorHAnsi"/>
                <w:noProof/>
              </w:rPr>
              <w:t>Process Tasks</w:t>
            </w:r>
            <w:r>
              <w:rPr>
                <w:noProof/>
                <w:webHidden/>
              </w:rPr>
              <w:tab/>
            </w:r>
            <w:r>
              <w:rPr>
                <w:noProof/>
                <w:webHidden/>
              </w:rPr>
              <w:fldChar w:fldCharType="begin"/>
            </w:r>
            <w:r>
              <w:rPr>
                <w:noProof/>
                <w:webHidden/>
              </w:rPr>
              <w:instrText xml:space="preserve"> PAGEREF _Toc166423146 \h </w:instrText>
            </w:r>
            <w:r>
              <w:rPr>
                <w:noProof/>
                <w:webHidden/>
              </w:rPr>
            </w:r>
            <w:r>
              <w:rPr>
                <w:noProof/>
                <w:webHidden/>
              </w:rPr>
              <w:fldChar w:fldCharType="separate"/>
            </w:r>
            <w:r>
              <w:rPr>
                <w:noProof/>
                <w:webHidden/>
              </w:rPr>
              <w:t>3</w:t>
            </w:r>
            <w:r>
              <w:rPr>
                <w:noProof/>
                <w:webHidden/>
              </w:rPr>
              <w:fldChar w:fldCharType="end"/>
            </w:r>
          </w:hyperlink>
        </w:p>
        <w:p w14:paraId="06995C2F" w14:textId="3358A672" w:rsidR="006D7376" w:rsidRDefault="006D7376">
          <w:pPr>
            <w:pStyle w:val="TOC1"/>
            <w:rPr>
              <w:rFonts w:eastAsiaTheme="minorEastAsia" w:cstheme="minorBidi"/>
              <w:noProof/>
              <w:kern w:val="2"/>
              <w:szCs w:val="22"/>
              <w14:ligatures w14:val="standardContextual"/>
            </w:rPr>
          </w:pPr>
          <w:hyperlink w:anchor="_Toc166423147" w:history="1">
            <w:r w:rsidRPr="00473C77">
              <w:rPr>
                <w:rStyle w:val="Hyperlink"/>
                <w:rFonts w:cstheme="minorHAnsi"/>
                <w:noProof/>
              </w:rPr>
              <w:t>5.</w:t>
            </w:r>
            <w:r>
              <w:rPr>
                <w:rFonts w:eastAsiaTheme="minorEastAsia" w:cstheme="minorBidi"/>
                <w:noProof/>
                <w:kern w:val="2"/>
                <w:szCs w:val="22"/>
                <w14:ligatures w14:val="standardContextual"/>
              </w:rPr>
              <w:tab/>
            </w:r>
            <w:r w:rsidRPr="00473C77">
              <w:rPr>
                <w:rStyle w:val="Hyperlink"/>
                <w:rFonts w:cstheme="minorHAnsi"/>
                <w:noProof/>
              </w:rPr>
              <w:t>Process Dependencies</w:t>
            </w:r>
            <w:r>
              <w:rPr>
                <w:noProof/>
                <w:webHidden/>
              </w:rPr>
              <w:tab/>
            </w:r>
            <w:r>
              <w:rPr>
                <w:noProof/>
                <w:webHidden/>
              </w:rPr>
              <w:fldChar w:fldCharType="begin"/>
            </w:r>
            <w:r>
              <w:rPr>
                <w:noProof/>
                <w:webHidden/>
              </w:rPr>
              <w:instrText xml:space="preserve"> PAGEREF _Toc166423147 \h </w:instrText>
            </w:r>
            <w:r>
              <w:rPr>
                <w:noProof/>
                <w:webHidden/>
              </w:rPr>
            </w:r>
            <w:r>
              <w:rPr>
                <w:noProof/>
                <w:webHidden/>
              </w:rPr>
              <w:fldChar w:fldCharType="separate"/>
            </w:r>
            <w:r>
              <w:rPr>
                <w:noProof/>
                <w:webHidden/>
              </w:rPr>
              <w:t>4</w:t>
            </w:r>
            <w:r>
              <w:rPr>
                <w:noProof/>
                <w:webHidden/>
              </w:rPr>
              <w:fldChar w:fldCharType="end"/>
            </w:r>
          </w:hyperlink>
        </w:p>
        <w:p w14:paraId="44723890" w14:textId="0D4711CF" w:rsidR="006D7376" w:rsidRDefault="006D7376">
          <w:pPr>
            <w:pStyle w:val="TOC1"/>
            <w:rPr>
              <w:rFonts w:eastAsiaTheme="minorEastAsia" w:cstheme="minorBidi"/>
              <w:noProof/>
              <w:kern w:val="2"/>
              <w:szCs w:val="22"/>
              <w14:ligatures w14:val="standardContextual"/>
            </w:rPr>
          </w:pPr>
          <w:hyperlink w:anchor="_Toc166423148" w:history="1">
            <w:r w:rsidRPr="00473C77">
              <w:rPr>
                <w:rStyle w:val="Hyperlink"/>
                <w:rFonts w:cstheme="minorHAnsi"/>
                <w:noProof/>
              </w:rPr>
              <w:t>6.</w:t>
            </w:r>
            <w:r>
              <w:rPr>
                <w:rFonts w:eastAsiaTheme="minorEastAsia" w:cstheme="minorBidi"/>
                <w:noProof/>
                <w:kern w:val="2"/>
                <w:szCs w:val="22"/>
                <w14:ligatures w14:val="standardContextual"/>
              </w:rPr>
              <w:tab/>
            </w:r>
            <w:r w:rsidRPr="00473C77">
              <w:rPr>
                <w:rStyle w:val="Hyperlink"/>
                <w:rFonts w:cstheme="minorHAnsi"/>
                <w:noProof/>
              </w:rPr>
              <w:t>Process Flow</w:t>
            </w:r>
            <w:r>
              <w:rPr>
                <w:noProof/>
                <w:webHidden/>
              </w:rPr>
              <w:tab/>
            </w:r>
            <w:r>
              <w:rPr>
                <w:noProof/>
                <w:webHidden/>
              </w:rPr>
              <w:fldChar w:fldCharType="begin"/>
            </w:r>
            <w:r>
              <w:rPr>
                <w:noProof/>
                <w:webHidden/>
              </w:rPr>
              <w:instrText xml:space="preserve"> PAGEREF _Toc166423148 \h </w:instrText>
            </w:r>
            <w:r>
              <w:rPr>
                <w:noProof/>
                <w:webHidden/>
              </w:rPr>
            </w:r>
            <w:r>
              <w:rPr>
                <w:noProof/>
                <w:webHidden/>
              </w:rPr>
              <w:fldChar w:fldCharType="separate"/>
            </w:r>
            <w:r>
              <w:rPr>
                <w:noProof/>
                <w:webHidden/>
              </w:rPr>
              <w:t>5</w:t>
            </w:r>
            <w:r>
              <w:rPr>
                <w:noProof/>
                <w:webHidden/>
              </w:rPr>
              <w:fldChar w:fldCharType="end"/>
            </w:r>
          </w:hyperlink>
        </w:p>
        <w:p w14:paraId="6CF0BCB5" w14:textId="2C01807F" w:rsidR="006D7376" w:rsidRDefault="006D7376">
          <w:pPr>
            <w:pStyle w:val="TOC1"/>
            <w:rPr>
              <w:rFonts w:eastAsiaTheme="minorEastAsia" w:cstheme="minorBidi"/>
              <w:noProof/>
              <w:kern w:val="2"/>
              <w:szCs w:val="22"/>
              <w14:ligatures w14:val="standardContextual"/>
            </w:rPr>
          </w:pPr>
          <w:hyperlink w:anchor="_Toc166423149" w:history="1">
            <w:r w:rsidRPr="00473C77">
              <w:rPr>
                <w:rStyle w:val="Hyperlink"/>
                <w:rFonts w:cstheme="minorHAnsi"/>
                <w:noProof/>
              </w:rPr>
              <w:t>7.</w:t>
            </w:r>
            <w:r>
              <w:rPr>
                <w:rFonts w:eastAsiaTheme="minorEastAsia" w:cstheme="minorBidi"/>
                <w:noProof/>
                <w:kern w:val="2"/>
                <w:szCs w:val="22"/>
                <w14:ligatures w14:val="standardContextual"/>
              </w:rPr>
              <w:tab/>
            </w:r>
            <w:r w:rsidRPr="00473C77">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_Toc166423149 \h </w:instrText>
            </w:r>
            <w:r>
              <w:rPr>
                <w:noProof/>
                <w:webHidden/>
              </w:rPr>
            </w:r>
            <w:r>
              <w:rPr>
                <w:noProof/>
                <w:webHidden/>
              </w:rPr>
              <w:fldChar w:fldCharType="separate"/>
            </w:r>
            <w:r>
              <w:rPr>
                <w:noProof/>
                <w:webHidden/>
              </w:rPr>
              <w:t>7</w:t>
            </w:r>
            <w:r>
              <w:rPr>
                <w:noProof/>
                <w:webHidden/>
              </w:rPr>
              <w:fldChar w:fldCharType="end"/>
            </w:r>
          </w:hyperlink>
        </w:p>
        <w:p w14:paraId="6A846822" w14:textId="0A818D6B" w:rsidR="006D7376" w:rsidRDefault="006D7376">
          <w:pPr>
            <w:pStyle w:val="TOC1"/>
            <w:rPr>
              <w:rFonts w:eastAsiaTheme="minorEastAsia" w:cstheme="minorBidi"/>
              <w:noProof/>
              <w:kern w:val="2"/>
              <w:szCs w:val="22"/>
              <w14:ligatures w14:val="standardContextual"/>
            </w:rPr>
          </w:pPr>
          <w:hyperlink w:anchor="_Toc166423150" w:history="1">
            <w:r w:rsidRPr="00473C77">
              <w:rPr>
                <w:rStyle w:val="Hyperlink"/>
                <w:rFonts w:cstheme="minorHAnsi"/>
                <w:noProof/>
              </w:rPr>
              <w:t>8.</w:t>
            </w:r>
            <w:r>
              <w:rPr>
                <w:rFonts w:eastAsiaTheme="minorEastAsia" w:cstheme="minorBidi"/>
                <w:noProof/>
                <w:kern w:val="2"/>
                <w:szCs w:val="22"/>
                <w14:ligatures w14:val="standardContextual"/>
              </w:rPr>
              <w:tab/>
            </w:r>
            <w:r w:rsidRPr="00473C77">
              <w:rPr>
                <w:rStyle w:val="Hyperlink"/>
                <w:rFonts w:cstheme="minorHAnsi"/>
                <w:noProof/>
              </w:rPr>
              <w:t>Data Source Mapping</w:t>
            </w:r>
            <w:r>
              <w:rPr>
                <w:noProof/>
                <w:webHidden/>
              </w:rPr>
              <w:tab/>
            </w:r>
            <w:r>
              <w:rPr>
                <w:noProof/>
                <w:webHidden/>
              </w:rPr>
              <w:fldChar w:fldCharType="begin"/>
            </w:r>
            <w:r>
              <w:rPr>
                <w:noProof/>
                <w:webHidden/>
              </w:rPr>
              <w:instrText xml:space="preserve"> PAGEREF _Toc166423150 \h </w:instrText>
            </w:r>
            <w:r>
              <w:rPr>
                <w:noProof/>
                <w:webHidden/>
              </w:rPr>
            </w:r>
            <w:r>
              <w:rPr>
                <w:noProof/>
                <w:webHidden/>
              </w:rPr>
              <w:fldChar w:fldCharType="separate"/>
            </w:r>
            <w:r>
              <w:rPr>
                <w:noProof/>
                <w:webHidden/>
              </w:rPr>
              <w:t>11</w:t>
            </w:r>
            <w:r>
              <w:rPr>
                <w:noProof/>
                <w:webHidden/>
              </w:rPr>
              <w:fldChar w:fldCharType="end"/>
            </w:r>
          </w:hyperlink>
        </w:p>
        <w:p w14:paraId="749BCE45" w14:textId="727D6E09" w:rsidR="006D7376" w:rsidRDefault="006D7376">
          <w:pPr>
            <w:pStyle w:val="TOC1"/>
            <w:rPr>
              <w:rFonts w:eastAsiaTheme="minorEastAsia" w:cstheme="minorBidi"/>
              <w:noProof/>
              <w:kern w:val="2"/>
              <w:szCs w:val="22"/>
              <w14:ligatures w14:val="standardContextual"/>
            </w:rPr>
          </w:pPr>
          <w:hyperlink w:anchor="_Toc166423151" w:history="1">
            <w:r w:rsidRPr="00473C77">
              <w:rPr>
                <w:rStyle w:val="Hyperlink"/>
                <w:rFonts w:cstheme="minorHAnsi"/>
                <w:noProof/>
              </w:rPr>
              <w:t>9.</w:t>
            </w:r>
            <w:r>
              <w:rPr>
                <w:rFonts w:eastAsiaTheme="minorEastAsia" w:cstheme="minorBidi"/>
                <w:noProof/>
                <w:kern w:val="2"/>
                <w:szCs w:val="22"/>
                <w14:ligatures w14:val="standardContextual"/>
              </w:rPr>
              <w:tab/>
            </w:r>
            <w:r w:rsidRPr="00473C77">
              <w:rPr>
                <w:rStyle w:val="Hyperlink"/>
                <w:rFonts w:cstheme="minorHAnsi"/>
                <w:noProof/>
              </w:rPr>
              <w:t>Other Software Used</w:t>
            </w:r>
            <w:r>
              <w:rPr>
                <w:noProof/>
                <w:webHidden/>
              </w:rPr>
              <w:tab/>
            </w:r>
            <w:r>
              <w:rPr>
                <w:noProof/>
                <w:webHidden/>
              </w:rPr>
              <w:fldChar w:fldCharType="begin"/>
            </w:r>
            <w:r>
              <w:rPr>
                <w:noProof/>
                <w:webHidden/>
              </w:rPr>
              <w:instrText xml:space="preserve"> PAGEREF _Toc166423151 \h </w:instrText>
            </w:r>
            <w:r>
              <w:rPr>
                <w:noProof/>
                <w:webHidden/>
              </w:rPr>
            </w:r>
            <w:r>
              <w:rPr>
                <w:noProof/>
                <w:webHidden/>
              </w:rPr>
              <w:fldChar w:fldCharType="separate"/>
            </w:r>
            <w:r>
              <w:rPr>
                <w:noProof/>
                <w:webHidden/>
              </w:rPr>
              <w:t>11</w:t>
            </w:r>
            <w:r>
              <w:rPr>
                <w:noProof/>
                <w:webHidden/>
              </w:rPr>
              <w:fldChar w:fldCharType="end"/>
            </w:r>
          </w:hyperlink>
        </w:p>
        <w:p w14:paraId="184518D1" w14:textId="7027D0F8" w:rsidR="006D7376" w:rsidRDefault="006D7376">
          <w:pPr>
            <w:pStyle w:val="TOC1"/>
            <w:rPr>
              <w:rFonts w:eastAsiaTheme="minorEastAsia" w:cstheme="minorBidi"/>
              <w:noProof/>
              <w:kern w:val="2"/>
              <w:szCs w:val="22"/>
              <w14:ligatures w14:val="standardContextual"/>
            </w:rPr>
          </w:pPr>
          <w:hyperlink w:anchor="_Toc166423152" w:history="1">
            <w:r w:rsidRPr="00473C77">
              <w:rPr>
                <w:rStyle w:val="Hyperlink"/>
                <w:rFonts w:cstheme="minorHAnsi"/>
                <w:noProof/>
              </w:rPr>
              <w:t>10.</w:t>
            </w:r>
            <w:r>
              <w:rPr>
                <w:rFonts w:eastAsiaTheme="minorEastAsia" w:cstheme="minorBidi"/>
                <w:noProof/>
                <w:kern w:val="2"/>
                <w:szCs w:val="22"/>
                <w14:ligatures w14:val="standardContextual"/>
              </w:rPr>
              <w:tab/>
            </w:r>
            <w:r w:rsidRPr="00473C77">
              <w:rPr>
                <w:rStyle w:val="Hyperlink"/>
                <w:rFonts w:cstheme="minorHAnsi"/>
                <w:noProof/>
              </w:rPr>
              <w:t>AMOS Configuration</w:t>
            </w:r>
            <w:r>
              <w:rPr>
                <w:noProof/>
                <w:webHidden/>
              </w:rPr>
              <w:tab/>
            </w:r>
            <w:r>
              <w:rPr>
                <w:noProof/>
                <w:webHidden/>
              </w:rPr>
              <w:fldChar w:fldCharType="begin"/>
            </w:r>
            <w:r>
              <w:rPr>
                <w:noProof/>
                <w:webHidden/>
              </w:rPr>
              <w:instrText xml:space="preserve"> PAGEREF _Toc166423152 \h </w:instrText>
            </w:r>
            <w:r>
              <w:rPr>
                <w:noProof/>
                <w:webHidden/>
              </w:rPr>
            </w:r>
            <w:r>
              <w:rPr>
                <w:noProof/>
                <w:webHidden/>
              </w:rPr>
              <w:fldChar w:fldCharType="separate"/>
            </w:r>
            <w:r>
              <w:rPr>
                <w:noProof/>
                <w:webHidden/>
              </w:rPr>
              <w:t>12</w:t>
            </w:r>
            <w:r>
              <w:rPr>
                <w:noProof/>
                <w:webHidden/>
              </w:rPr>
              <w:fldChar w:fldCharType="end"/>
            </w:r>
          </w:hyperlink>
        </w:p>
        <w:p w14:paraId="2DD5C532" w14:textId="38C7B032" w:rsidR="006D7376" w:rsidRDefault="006D7376">
          <w:pPr>
            <w:pStyle w:val="TOC1"/>
            <w:rPr>
              <w:rFonts w:eastAsiaTheme="minorEastAsia" w:cstheme="minorBidi"/>
              <w:noProof/>
              <w:kern w:val="2"/>
              <w:szCs w:val="22"/>
              <w14:ligatures w14:val="standardContextual"/>
            </w:rPr>
          </w:pPr>
          <w:hyperlink w:anchor="_Toc166423153" w:history="1">
            <w:r w:rsidRPr="00473C77">
              <w:rPr>
                <w:rStyle w:val="Hyperlink"/>
                <w:rFonts w:cstheme="minorHAnsi"/>
                <w:noProof/>
              </w:rPr>
              <w:t>a.</w:t>
            </w:r>
            <w:r>
              <w:rPr>
                <w:rFonts w:eastAsiaTheme="minorEastAsia" w:cstheme="minorBidi"/>
                <w:noProof/>
                <w:kern w:val="2"/>
                <w:szCs w:val="22"/>
                <w14:ligatures w14:val="standardContextual"/>
              </w:rPr>
              <w:tab/>
            </w:r>
            <w:r w:rsidRPr="00473C77">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_Toc166423153 \h </w:instrText>
            </w:r>
            <w:r>
              <w:rPr>
                <w:noProof/>
                <w:webHidden/>
              </w:rPr>
            </w:r>
            <w:r>
              <w:rPr>
                <w:noProof/>
                <w:webHidden/>
              </w:rPr>
              <w:fldChar w:fldCharType="separate"/>
            </w:r>
            <w:r>
              <w:rPr>
                <w:noProof/>
                <w:webHidden/>
              </w:rPr>
              <w:t>12</w:t>
            </w:r>
            <w:r>
              <w:rPr>
                <w:noProof/>
                <w:webHidden/>
              </w:rPr>
              <w:fldChar w:fldCharType="end"/>
            </w:r>
          </w:hyperlink>
        </w:p>
        <w:p w14:paraId="7CFADCA3" w14:textId="2EB42686" w:rsidR="006D7376" w:rsidRDefault="006D7376">
          <w:pPr>
            <w:pStyle w:val="TOC1"/>
            <w:rPr>
              <w:rFonts w:eastAsiaTheme="minorEastAsia" w:cstheme="minorBidi"/>
              <w:noProof/>
              <w:kern w:val="2"/>
              <w:szCs w:val="22"/>
              <w14:ligatures w14:val="standardContextual"/>
            </w:rPr>
          </w:pPr>
          <w:hyperlink w:anchor="_Toc166423154" w:history="1">
            <w:r w:rsidRPr="00473C77">
              <w:rPr>
                <w:rStyle w:val="Hyperlink"/>
                <w:rFonts w:cstheme="minorHAnsi"/>
                <w:noProof/>
              </w:rPr>
              <w:t>b.</w:t>
            </w:r>
            <w:r>
              <w:rPr>
                <w:rFonts w:eastAsiaTheme="minorEastAsia" w:cstheme="minorBidi"/>
                <w:noProof/>
                <w:kern w:val="2"/>
                <w:szCs w:val="22"/>
                <w14:ligatures w14:val="standardContextual"/>
              </w:rPr>
              <w:tab/>
            </w:r>
            <w:r w:rsidRPr="00473C77">
              <w:rPr>
                <w:rStyle w:val="Hyperlink"/>
                <w:rFonts w:cstheme="minorHAnsi"/>
                <w:noProof/>
              </w:rPr>
              <w:t>Basic Data</w:t>
            </w:r>
            <w:r>
              <w:rPr>
                <w:noProof/>
                <w:webHidden/>
              </w:rPr>
              <w:tab/>
            </w:r>
            <w:r>
              <w:rPr>
                <w:noProof/>
                <w:webHidden/>
              </w:rPr>
              <w:fldChar w:fldCharType="begin"/>
            </w:r>
            <w:r>
              <w:rPr>
                <w:noProof/>
                <w:webHidden/>
              </w:rPr>
              <w:instrText xml:space="preserve"> PAGEREF _Toc166423154 \h </w:instrText>
            </w:r>
            <w:r>
              <w:rPr>
                <w:noProof/>
                <w:webHidden/>
              </w:rPr>
            </w:r>
            <w:r>
              <w:rPr>
                <w:noProof/>
                <w:webHidden/>
              </w:rPr>
              <w:fldChar w:fldCharType="separate"/>
            </w:r>
            <w:r>
              <w:rPr>
                <w:noProof/>
                <w:webHidden/>
              </w:rPr>
              <w:t>12</w:t>
            </w:r>
            <w:r>
              <w:rPr>
                <w:noProof/>
                <w:webHidden/>
              </w:rPr>
              <w:fldChar w:fldCharType="end"/>
            </w:r>
          </w:hyperlink>
        </w:p>
        <w:p w14:paraId="3EEF5260" w14:textId="68FAA09E" w:rsidR="006D7376" w:rsidRDefault="006D7376">
          <w:pPr>
            <w:pStyle w:val="TOC1"/>
            <w:rPr>
              <w:rFonts w:eastAsiaTheme="minorEastAsia" w:cstheme="minorBidi"/>
              <w:noProof/>
              <w:kern w:val="2"/>
              <w:szCs w:val="22"/>
              <w14:ligatures w14:val="standardContextual"/>
            </w:rPr>
          </w:pPr>
          <w:hyperlink w:anchor="_Toc166423155" w:history="1">
            <w:r w:rsidRPr="00473C77">
              <w:rPr>
                <w:rStyle w:val="Hyperlink"/>
                <w:rFonts w:cstheme="minorHAnsi"/>
                <w:noProof/>
              </w:rPr>
              <w:t>c.</w:t>
            </w:r>
            <w:r>
              <w:rPr>
                <w:rFonts w:eastAsiaTheme="minorEastAsia" w:cstheme="minorBidi"/>
                <w:noProof/>
                <w:kern w:val="2"/>
                <w:szCs w:val="22"/>
                <w14:ligatures w14:val="standardContextual"/>
              </w:rPr>
              <w:tab/>
            </w:r>
            <w:r w:rsidRPr="00473C77">
              <w:rPr>
                <w:rStyle w:val="Hyperlink"/>
                <w:rFonts w:cstheme="minorHAnsi"/>
                <w:noProof/>
              </w:rPr>
              <w:t>Parameters</w:t>
            </w:r>
            <w:r>
              <w:rPr>
                <w:noProof/>
                <w:webHidden/>
              </w:rPr>
              <w:tab/>
            </w:r>
            <w:r>
              <w:rPr>
                <w:noProof/>
                <w:webHidden/>
              </w:rPr>
              <w:fldChar w:fldCharType="begin"/>
            </w:r>
            <w:r>
              <w:rPr>
                <w:noProof/>
                <w:webHidden/>
              </w:rPr>
              <w:instrText xml:space="preserve"> PAGEREF _Toc166423155 \h </w:instrText>
            </w:r>
            <w:r>
              <w:rPr>
                <w:noProof/>
                <w:webHidden/>
              </w:rPr>
            </w:r>
            <w:r>
              <w:rPr>
                <w:noProof/>
                <w:webHidden/>
              </w:rPr>
              <w:fldChar w:fldCharType="separate"/>
            </w:r>
            <w:r>
              <w:rPr>
                <w:noProof/>
                <w:webHidden/>
              </w:rPr>
              <w:t>13</w:t>
            </w:r>
            <w:r>
              <w:rPr>
                <w:noProof/>
                <w:webHidden/>
              </w:rPr>
              <w:fldChar w:fldCharType="end"/>
            </w:r>
          </w:hyperlink>
        </w:p>
        <w:p w14:paraId="7E37FBC5" w14:textId="7A6A775D" w:rsidR="006D7376" w:rsidRDefault="006D7376">
          <w:pPr>
            <w:pStyle w:val="TOC1"/>
            <w:rPr>
              <w:rFonts w:eastAsiaTheme="minorEastAsia" w:cstheme="minorBidi"/>
              <w:noProof/>
              <w:kern w:val="2"/>
              <w:szCs w:val="22"/>
              <w14:ligatures w14:val="standardContextual"/>
            </w:rPr>
          </w:pPr>
          <w:hyperlink w:anchor="_Toc166423156" w:history="1">
            <w:r w:rsidRPr="00473C77">
              <w:rPr>
                <w:rStyle w:val="Hyperlink"/>
                <w:rFonts w:cstheme="minorHAnsi"/>
                <w:noProof/>
              </w:rPr>
              <w:t>d.</w:t>
            </w:r>
            <w:r>
              <w:rPr>
                <w:rFonts w:eastAsiaTheme="minorEastAsia" w:cstheme="minorBidi"/>
                <w:noProof/>
                <w:kern w:val="2"/>
                <w:szCs w:val="22"/>
                <w14:ligatures w14:val="standardContextual"/>
              </w:rPr>
              <w:tab/>
            </w:r>
            <w:r w:rsidRPr="00473C77">
              <w:rPr>
                <w:rStyle w:val="Hyperlink"/>
                <w:rFonts w:cstheme="minorHAnsi"/>
                <w:noProof/>
              </w:rPr>
              <w:t>Workflows</w:t>
            </w:r>
            <w:r>
              <w:rPr>
                <w:noProof/>
                <w:webHidden/>
              </w:rPr>
              <w:tab/>
            </w:r>
            <w:r>
              <w:rPr>
                <w:noProof/>
                <w:webHidden/>
              </w:rPr>
              <w:fldChar w:fldCharType="begin"/>
            </w:r>
            <w:r>
              <w:rPr>
                <w:noProof/>
                <w:webHidden/>
              </w:rPr>
              <w:instrText xml:space="preserve"> PAGEREF _Toc166423156 \h </w:instrText>
            </w:r>
            <w:r>
              <w:rPr>
                <w:noProof/>
                <w:webHidden/>
              </w:rPr>
            </w:r>
            <w:r>
              <w:rPr>
                <w:noProof/>
                <w:webHidden/>
              </w:rPr>
              <w:fldChar w:fldCharType="separate"/>
            </w:r>
            <w:r>
              <w:rPr>
                <w:noProof/>
                <w:webHidden/>
              </w:rPr>
              <w:t>15</w:t>
            </w:r>
            <w:r>
              <w:rPr>
                <w:noProof/>
                <w:webHidden/>
              </w:rPr>
              <w:fldChar w:fldCharType="end"/>
            </w:r>
          </w:hyperlink>
        </w:p>
        <w:p w14:paraId="44C2BF09" w14:textId="0ECDCE2D" w:rsidR="006D7376" w:rsidRDefault="006D7376">
          <w:pPr>
            <w:pStyle w:val="TOC1"/>
            <w:rPr>
              <w:rFonts w:eastAsiaTheme="minorEastAsia" w:cstheme="minorBidi"/>
              <w:noProof/>
              <w:kern w:val="2"/>
              <w:szCs w:val="22"/>
              <w14:ligatures w14:val="standardContextual"/>
            </w:rPr>
          </w:pPr>
          <w:hyperlink w:anchor="_Toc166423157" w:history="1">
            <w:r w:rsidRPr="00473C77">
              <w:rPr>
                <w:rStyle w:val="Hyperlink"/>
                <w:rFonts w:cstheme="minorHAnsi"/>
                <w:noProof/>
              </w:rPr>
              <w:t>e.</w:t>
            </w:r>
            <w:r>
              <w:rPr>
                <w:rFonts w:eastAsiaTheme="minorEastAsia" w:cstheme="minorBidi"/>
                <w:noProof/>
                <w:kern w:val="2"/>
                <w:szCs w:val="22"/>
                <w14:ligatures w14:val="standardContextual"/>
              </w:rPr>
              <w:tab/>
            </w:r>
            <w:r w:rsidRPr="00473C77">
              <w:rPr>
                <w:rStyle w:val="Hyperlink"/>
                <w:rFonts w:cstheme="minorHAnsi"/>
                <w:noProof/>
              </w:rPr>
              <w:t>Scheduled Tasks</w:t>
            </w:r>
            <w:r>
              <w:rPr>
                <w:noProof/>
                <w:webHidden/>
              </w:rPr>
              <w:tab/>
            </w:r>
            <w:r>
              <w:rPr>
                <w:noProof/>
                <w:webHidden/>
              </w:rPr>
              <w:fldChar w:fldCharType="begin"/>
            </w:r>
            <w:r>
              <w:rPr>
                <w:noProof/>
                <w:webHidden/>
              </w:rPr>
              <w:instrText xml:space="preserve"> PAGEREF _Toc166423157 \h </w:instrText>
            </w:r>
            <w:r>
              <w:rPr>
                <w:noProof/>
                <w:webHidden/>
              </w:rPr>
            </w:r>
            <w:r>
              <w:rPr>
                <w:noProof/>
                <w:webHidden/>
              </w:rPr>
              <w:fldChar w:fldCharType="separate"/>
            </w:r>
            <w:r>
              <w:rPr>
                <w:noProof/>
                <w:webHidden/>
              </w:rPr>
              <w:t>15</w:t>
            </w:r>
            <w:r>
              <w:rPr>
                <w:noProof/>
                <w:webHidden/>
              </w:rPr>
              <w:fldChar w:fldCharType="end"/>
            </w:r>
          </w:hyperlink>
        </w:p>
        <w:p w14:paraId="7E278984" w14:textId="43B81EEC" w:rsidR="006D7376" w:rsidRDefault="006D7376">
          <w:pPr>
            <w:pStyle w:val="TOC1"/>
            <w:rPr>
              <w:rFonts w:eastAsiaTheme="minorEastAsia" w:cstheme="minorBidi"/>
              <w:noProof/>
              <w:kern w:val="2"/>
              <w:szCs w:val="22"/>
              <w14:ligatures w14:val="standardContextual"/>
            </w:rPr>
          </w:pPr>
          <w:hyperlink w:anchor="_Toc166423158" w:history="1">
            <w:r w:rsidRPr="00473C77">
              <w:rPr>
                <w:rStyle w:val="Hyperlink"/>
                <w:rFonts w:cstheme="minorHAnsi"/>
                <w:noProof/>
              </w:rPr>
              <w:t>f.</w:t>
            </w:r>
            <w:r>
              <w:rPr>
                <w:rFonts w:eastAsiaTheme="minorEastAsia" w:cstheme="minorBidi"/>
                <w:noProof/>
                <w:kern w:val="2"/>
                <w:szCs w:val="22"/>
                <w14:ligatures w14:val="standardContextual"/>
              </w:rPr>
              <w:tab/>
            </w:r>
            <w:r w:rsidRPr="00473C77">
              <w:rPr>
                <w:rStyle w:val="Hyperlink"/>
                <w:rFonts w:cstheme="minorHAnsi"/>
                <w:noProof/>
              </w:rPr>
              <w:t>API’s &amp; Interfaces</w:t>
            </w:r>
            <w:r>
              <w:rPr>
                <w:noProof/>
                <w:webHidden/>
              </w:rPr>
              <w:tab/>
            </w:r>
            <w:r>
              <w:rPr>
                <w:noProof/>
                <w:webHidden/>
              </w:rPr>
              <w:fldChar w:fldCharType="begin"/>
            </w:r>
            <w:r>
              <w:rPr>
                <w:noProof/>
                <w:webHidden/>
              </w:rPr>
              <w:instrText xml:space="preserve"> PAGEREF _Toc166423158 \h </w:instrText>
            </w:r>
            <w:r>
              <w:rPr>
                <w:noProof/>
                <w:webHidden/>
              </w:rPr>
            </w:r>
            <w:r>
              <w:rPr>
                <w:noProof/>
                <w:webHidden/>
              </w:rPr>
              <w:fldChar w:fldCharType="separate"/>
            </w:r>
            <w:r>
              <w:rPr>
                <w:noProof/>
                <w:webHidden/>
              </w:rPr>
              <w:t>16</w:t>
            </w:r>
            <w:r>
              <w:rPr>
                <w:noProof/>
                <w:webHidden/>
              </w:rPr>
              <w:fldChar w:fldCharType="end"/>
            </w:r>
          </w:hyperlink>
        </w:p>
        <w:p w14:paraId="4DD39792" w14:textId="38FD671D" w:rsidR="006D7376" w:rsidRDefault="006D7376">
          <w:pPr>
            <w:pStyle w:val="TOC1"/>
            <w:rPr>
              <w:rFonts w:eastAsiaTheme="minorEastAsia" w:cstheme="minorBidi"/>
              <w:noProof/>
              <w:kern w:val="2"/>
              <w:szCs w:val="22"/>
              <w14:ligatures w14:val="standardContextual"/>
            </w:rPr>
          </w:pPr>
          <w:hyperlink w:anchor="_Toc166423159" w:history="1">
            <w:r w:rsidRPr="00473C77">
              <w:rPr>
                <w:rStyle w:val="Hyperlink"/>
                <w:rFonts w:cstheme="minorHAnsi"/>
                <w:noProof/>
              </w:rPr>
              <w:t>11.</w:t>
            </w:r>
            <w:r>
              <w:rPr>
                <w:rFonts w:eastAsiaTheme="minorEastAsia" w:cstheme="minorBidi"/>
                <w:noProof/>
                <w:kern w:val="2"/>
                <w:szCs w:val="22"/>
                <w14:ligatures w14:val="standardContextual"/>
              </w:rPr>
              <w:tab/>
            </w:r>
            <w:r w:rsidRPr="00473C77">
              <w:rPr>
                <w:rStyle w:val="Hyperlink"/>
                <w:rFonts w:cstheme="minorHAnsi"/>
                <w:noProof/>
              </w:rPr>
              <w:t>UAT Guidance</w:t>
            </w:r>
            <w:r>
              <w:rPr>
                <w:noProof/>
                <w:webHidden/>
              </w:rPr>
              <w:tab/>
            </w:r>
            <w:r>
              <w:rPr>
                <w:noProof/>
                <w:webHidden/>
              </w:rPr>
              <w:fldChar w:fldCharType="begin"/>
            </w:r>
            <w:r>
              <w:rPr>
                <w:noProof/>
                <w:webHidden/>
              </w:rPr>
              <w:instrText xml:space="preserve"> PAGEREF _Toc166423159 \h </w:instrText>
            </w:r>
            <w:r>
              <w:rPr>
                <w:noProof/>
                <w:webHidden/>
              </w:rPr>
            </w:r>
            <w:r>
              <w:rPr>
                <w:noProof/>
                <w:webHidden/>
              </w:rPr>
              <w:fldChar w:fldCharType="separate"/>
            </w:r>
            <w:r>
              <w:rPr>
                <w:noProof/>
                <w:webHidden/>
              </w:rPr>
              <w:t>17</w:t>
            </w:r>
            <w:r>
              <w:rPr>
                <w:noProof/>
                <w:webHidden/>
              </w:rPr>
              <w:fldChar w:fldCharType="end"/>
            </w:r>
          </w:hyperlink>
        </w:p>
        <w:p w14:paraId="496A9760" w14:textId="2366F656" w:rsidR="006D7376" w:rsidRDefault="006D7376">
          <w:pPr>
            <w:pStyle w:val="TOC1"/>
            <w:rPr>
              <w:rFonts w:eastAsiaTheme="minorEastAsia" w:cstheme="minorBidi"/>
              <w:noProof/>
              <w:kern w:val="2"/>
              <w:szCs w:val="22"/>
              <w14:ligatures w14:val="standardContextual"/>
            </w:rPr>
          </w:pPr>
          <w:hyperlink w:anchor="_Toc166423160" w:history="1">
            <w:r w:rsidRPr="00473C77">
              <w:rPr>
                <w:rStyle w:val="Hyperlink"/>
                <w:rFonts w:cstheme="minorHAnsi"/>
                <w:noProof/>
              </w:rPr>
              <w:t>12.</w:t>
            </w:r>
            <w:r>
              <w:rPr>
                <w:rFonts w:eastAsiaTheme="minorEastAsia" w:cstheme="minorBidi"/>
                <w:noProof/>
                <w:kern w:val="2"/>
                <w:szCs w:val="22"/>
                <w14:ligatures w14:val="standardContextual"/>
              </w:rPr>
              <w:tab/>
            </w:r>
            <w:r w:rsidRPr="00473C77">
              <w:rPr>
                <w:rStyle w:val="Hyperlink"/>
                <w:rFonts w:cstheme="minorHAnsi"/>
                <w:noProof/>
              </w:rPr>
              <w:t>Annex – Additional Info</w:t>
            </w:r>
            <w:r>
              <w:rPr>
                <w:noProof/>
                <w:webHidden/>
              </w:rPr>
              <w:tab/>
            </w:r>
            <w:r>
              <w:rPr>
                <w:noProof/>
                <w:webHidden/>
              </w:rPr>
              <w:fldChar w:fldCharType="begin"/>
            </w:r>
            <w:r>
              <w:rPr>
                <w:noProof/>
                <w:webHidden/>
              </w:rPr>
              <w:instrText xml:space="preserve"> PAGEREF _Toc166423160 \h </w:instrText>
            </w:r>
            <w:r>
              <w:rPr>
                <w:noProof/>
                <w:webHidden/>
              </w:rPr>
            </w:r>
            <w:r>
              <w:rPr>
                <w:noProof/>
                <w:webHidden/>
              </w:rPr>
              <w:fldChar w:fldCharType="separate"/>
            </w:r>
            <w:r>
              <w:rPr>
                <w:noProof/>
                <w:webHidden/>
              </w:rPr>
              <w:t>17</w:t>
            </w:r>
            <w:r>
              <w:rPr>
                <w:noProof/>
                <w:webHidden/>
              </w:rPr>
              <w:fldChar w:fldCharType="end"/>
            </w:r>
          </w:hyperlink>
        </w:p>
        <w:p w14:paraId="6B4948A2" w14:textId="193E27D4"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16" w:name="_Toc159516448"/>
      <w:bookmarkStart w:id="17" w:name="_Toc16642314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16"/>
      <w:bookmarkEnd w:id="17"/>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7AB249CD" w14:textId="15C9C723" w:rsidR="002A0198" w:rsidRPr="009657EE" w:rsidRDefault="009657EE" w:rsidP="00687BE7">
      <w:pPr>
        <w:spacing w:before="240" w:after="240" w:line="276" w:lineRule="auto"/>
        <w:jc w:val="both"/>
        <w:rPr>
          <w:rFonts w:cstheme="minorHAnsi"/>
          <w:sz w:val="22"/>
          <w:szCs w:val="22"/>
          <w:lang/>
        </w:rPr>
      </w:pPr>
      <w:r>
        <w:rPr>
          <w:rFonts w:cstheme="minorHAnsi"/>
          <w:sz w:val="22"/>
          <w:szCs w:val="22"/>
          <w:lang/>
        </w:rPr>
        <w:t xml:space="preserve">This process </w:t>
      </w:r>
      <w:r w:rsidR="00F01C5C">
        <w:rPr>
          <w:rFonts w:cstheme="minorHAnsi"/>
          <w:sz w:val="22"/>
          <w:szCs w:val="22"/>
          <w:lang/>
        </w:rPr>
        <w:t>describes the creation of physical and organizational structure in AMOS.</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25431BFC" w14:textId="54BF5A53" w:rsidR="0079498C" w:rsidRDefault="00F01C5C" w:rsidP="00687BE7">
      <w:pPr>
        <w:pStyle w:val="NormalWeb"/>
        <w:spacing w:line="276" w:lineRule="auto"/>
        <w:jc w:val="both"/>
        <w:rPr>
          <w:ins w:id="18" w:author="Dupont Dimitri" w:date="2024-12-03T10:17:00Z"/>
          <w:rFonts w:asciiTheme="minorHAnsi" w:hAnsiTheme="minorHAnsi" w:cstheme="minorHAnsi"/>
          <w:sz w:val="22"/>
          <w:szCs w:val="22"/>
          <w:lang/>
        </w:rPr>
      </w:pPr>
      <w:bookmarkStart w:id="19" w:name="_Toc159516449"/>
      <w:r>
        <w:rPr>
          <w:rFonts w:asciiTheme="minorHAnsi" w:hAnsiTheme="minorHAnsi" w:cstheme="minorHAnsi"/>
          <w:sz w:val="22"/>
          <w:szCs w:val="22"/>
          <w:lang/>
        </w:rPr>
        <w:t>This is a “one-time” process</w:t>
      </w:r>
      <w:r w:rsidR="00124A77">
        <w:rPr>
          <w:rFonts w:asciiTheme="minorHAnsi" w:hAnsiTheme="minorHAnsi" w:cstheme="minorHAnsi"/>
          <w:sz w:val="22"/>
          <w:szCs w:val="22"/>
          <w:lang/>
        </w:rPr>
        <w:t xml:space="preserve"> </w:t>
      </w:r>
      <w:r w:rsidR="00FC08E0">
        <w:rPr>
          <w:rFonts w:asciiTheme="minorHAnsi" w:hAnsiTheme="minorHAnsi" w:cstheme="minorHAnsi"/>
          <w:sz w:val="22"/>
          <w:szCs w:val="22"/>
          <w:lang/>
        </w:rPr>
        <w:t>i.e.,</w:t>
      </w:r>
      <w:r w:rsidR="00124A77">
        <w:rPr>
          <w:rFonts w:asciiTheme="minorHAnsi" w:hAnsiTheme="minorHAnsi" w:cstheme="minorHAnsi"/>
          <w:sz w:val="22"/>
          <w:szCs w:val="22"/>
          <w:lang/>
        </w:rPr>
        <w:t xml:space="preserve"> that once done, unless there changes in the company organisation will remain as is </w:t>
      </w:r>
      <w:r w:rsidR="0079498C">
        <w:rPr>
          <w:rFonts w:asciiTheme="minorHAnsi" w:hAnsiTheme="minorHAnsi" w:cstheme="minorHAnsi"/>
          <w:sz w:val="22"/>
          <w:szCs w:val="22"/>
          <w:lang/>
        </w:rPr>
        <w:t>throughout the usage of the system.</w:t>
      </w:r>
      <w:r w:rsidR="00D13B0B">
        <w:rPr>
          <w:rFonts w:asciiTheme="minorHAnsi" w:hAnsiTheme="minorHAnsi" w:cstheme="minorHAnsi"/>
          <w:sz w:val="22"/>
          <w:szCs w:val="22"/>
          <w:lang/>
        </w:rPr>
        <w:t xml:space="preserve"> To the different elements of the organisation are linked some properties. The </w:t>
      </w:r>
      <w:r w:rsidR="007758AE">
        <w:rPr>
          <w:rFonts w:asciiTheme="minorHAnsi" w:hAnsiTheme="minorHAnsi" w:cstheme="minorHAnsi"/>
          <w:sz w:val="22"/>
          <w:szCs w:val="22"/>
          <w:lang/>
        </w:rPr>
        <w:t>adequate assignment of this properties ha</w:t>
      </w:r>
      <w:r w:rsidR="00910677">
        <w:rPr>
          <w:rFonts w:asciiTheme="minorHAnsi" w:hAnsiTheme="minorHAnsi" w:cstheme="minorHAnsi"/>
          <w:sz w:val="22"/>
          <w:szCs w:val="22"/>
          <w:lang/>
        </w:rPr>
        <w:t>s</w:t>
      </w:r>
      <w:r w:rsidR="00FC08E0">
        <w:rPr>
          <w:rFonts w:asciiTheme="minorHAnsi" w:hAnsiTheme="minorHAnsi" w:cstheme="minorHAnsi"/>
          <w:sz w:val="22"/>
          <w:szCs w:val="22"/>
          <w:lang/>
        </w:rPr>
        <w:t xml:space="preserve"> a cascade</w:t>
      </w:r>
      <w:r w:rsidR="00701054">
        <w:rPr>
          <w:rFonts w:asciiTheme="minorHAnsi" w:hAnsiTheme="minorHAnsi" w:cstheme="minorHAnsi"/>
          <w:sz w:val="22"/>
          <w:szCs w:val="22"/>
          <w:lang/>
        </w:rPr>
        <w:t xml:space="preserve"> effect throughout AMOS various processes such</w:t>
      </w:r>
      <w:r w:rsidR="00BF11B3">
        <w:rPr>
          <w:rFonts w:asciiTheme="minorHAnsi" w:hAnsiTheme="minorHAnsi" w:cstheme="minorHAnsi"/>
          <w:sz w:val="22"/>
          <w:szCs w:val="22"/>
          <w:lang/>
        </w:rPr>
        <w:t xml:space="preserve"> for example</w:t>
      </w:r>
      <w:r w:rsidR="00701054">
        <w:rPr>
          <w:rFonts w:asciiTheme="minorHAnsi" w:hAnsiTheme="minorHAnsi" w:cstheme="minorHAnsi"/>
          <w:sz w:val="22"/>
          <w:szCs w:val="22"/>
          <w:lang/>
        </w:rPr>
        <w:t xml:space="preserve"> as financial aspects or </w:t>
      </w:r>
      <w:r w:rsidR="00BF11B3">
        <w:rPr>
          <w:rFonts w:asciiTheme="minorHAnsi" w:hAnsiTheme="minorHAnsi" w:cstheme="minorHAnsi"/>
          <w:sz w:val="22"/>
          <w:szCs w:val="22"/>
          <w:lang/>
        </w:rPr>
        <w:t>repair management modules.</w:t>
      </w:r>
      <w:del w:id="20" w:author="Dupont Dimitri" w:date="2024-12-03T10:17:00Z">
        <w:r w:rsidR="00BF11B3" w:rsidDel="00B878E0">
          <w:rPr>
            <w:rFonts w:asciiTheme="minorHAnsi" w:hAnsiTheme="minorHAnsi" w:cstheme="minorHAnsi"/>
            <w:sz w:val="22"/>
            <w:szCs w:val="22"/>
            <w:lang/>
          </w:rPr>
          <w:delText xml:space="preserve"> </w:delText>
        </w:r>
      </w:del>
    </w:p>
    <w:p w14:paraId="1F99E5D6" w14:textId="2B9EA6BE" w:rsidR="00B878E0" w:rsidRDefault="0092423E" w:rsidP="00687BE7">
      <w:pPr>
        <w:pStyle w:val="NormalWeb"/>
        <w:spacing w:line="276" w:lineRule="auto"/>
        <w:jc w:val="both"/>
        <w:rPr>
          <w:ins w:id="21" w:author="Dupont Dimitri" w:date="2024-12-03T11:07:00Z"/>
          <w:rFonts w:asciiTheme="minorHAnsi" w:hAnsiTheme="minorHAnsi" w:cstheme="minorHAnsi"/>
          <w:sz w:val="22"/>
          <w:szCs w:val="22"/>
          <w:lang/>
        </w:rPr>
      </w:pPr>
      <w:ins w:id="22" w:author="Dupont Dimitri" w:date="2024-12-03T10:18:00Z">
        <w:r>
          <w:rPr>
            <w:rFonts w:asciiTheme="minorHAnsi" w:hAnsiTheme="minorHAnsi" w:cstheme="minorHAnsi"/>
            <w:sz w:val="22"/>
            <w:szCs w:val="22"/>
            <w:lang/>
          </w:rPr>
          <w:t>It is recommended that the internal organisation of the company is reflected in AMOS Address Administration.</w:t>
        </w:r>
      </w:ins>
    </w:p>
    <w:p w14:paraId="3DB1BA87" w14:textId="7589F82B" w:rsidR="002B062F" w:rsidRDefault="002B062F" w:rsidP="00687BE7">
      <w:pPr>
        <w:pStyle w:val="NormalWeb"/>
        <w:spacing w:line="276" w:lineRule="auto"/>
        <w:jc w:val="both"/>
        <w:rPr>
          <w:ins w:id="23" w:author="Dupont Dimitri" w:date="2024-12-03T10:18:00Z"/>
          <w:rFonts w:asciiTheme="minorHAnsi" w:hAnsiTheme="minorHAnsi" w:cstheme="minorHAnsi"/>
          <w:sz w:val="22"/>
          <w:szCs w:val="22"/>
          <w:lang/>
        </w:rPr>
      </w:pPr>
      <w:ins w:id="24" w:author="Dupont Dimitri" w:date="2024-12-03T11:07:00Z">
        <w:r>
          <w:rPr>
            <w:rFonts w:asciiTheme="minorHAnsi" w:hAnsiTheme="minorHAnsi" w:cstheme="minorHAnsi"/>
            <w:sz w:val="22"/>
            <w:szCs w:val="22"/>
            <w:lang/>
          </w:rPr>
          <w:t>Hangars should be also added</w:t>
        </w:r>
      </w:ins>
      <w:ins w:id="25" w:author="Dupont Dimitri" w:date="2024-12-03T11:08:00Z">
        <w:r w:rsidR="003836C4">
          <w:rPr>
            <w:rFonts w:asciiTheme="minorHAnsi" w:hAnsiTheme="minorHAnsi" w:cstheme="minorHAnsi"/>
            <w:sz w:val="22"/>
            <w:szCs w:val="22"/>
            <w:lang/>
          </w:rPr>
          <w:t>, as required,</w:t>
        </w:r>
      </w:ins>
      <w:ins w:id="26" w:author="Dupont Dimitri" w:date="2024-12-03T11:07:00Z">
        <w:r>
          <w:rPr>
            <w:rFonts w:asciiTheme="minorHAnsi" w:hAnsiTheme="minorHAnsi" w:cstheme="minorHAnsi"/>
            <w:sz w:val="22"/>
            <w:szCs w:val="22"/>
            <w:lang/>
          </w:rPr>
          <w:t xml:space="preserve"> </w:t>
        </w:r>
      </w:ins>
      <w:ins w:id="27" w:author="Dupont Dimitri" w:date="2024-12-03T11:08:00Z">
        <w:r w:rsidR="003836C4">
          <w:rPr>
            <w:rFonts w:asciiTheme="minorHAnsi" w:hAnsiTheme="minorHAnsi" w:cstheme="minorHAnsi"/>
            <w:sz w:val="22"/>
            <w:szCs w:val="22"/>
            <w:lang/>
          </w:rPr>
          <w:t xml:space="preserve">in order to use </w:t>
        </w:r>
      </w:ins>
      <w:ins w:id="28" w:author="Dupont Dimitri" w:date="2024-12-03T11:12:00Z">
        <w:r w:rsidR="008108DD">
          <w:rPr>
            <w:rFonts w:asciiTheme="minorHAnsi" w:hAnsiTheme="minorHAnsi" w:cstheme="minorHAnsi"/>
            <w:sz w:val="22"/>
            <w:szCs w:val="22"/>
            <w:lang/>
          </w:rPr>
          <w:t>possibilities</w:t>
        </w:r>
        <w:r w:rsidR="000079E0">
          <w:rPr>
            <w:rFonts w:asciiTheme="minorHAnsi" w:hAnsiTheme="minorHAnsi" w:cstheme="minorHAnsi"/>
            <w:sz w:val="22"/>
            <w:szCs w:val="22"/>
            <w:lang/>
          </w:rPr>
          <w:t xml:space="preserve"> described in </w:t>
        </w:r>
      </w:ins>
      <w:ins w:id="29" w:author="Dupont Dimitri" w:date="2024-12-03T11:08:00Z">
        <w:r w:rsidR="003836C4">
          <w:rPr>
            <w:rFonts w:asciiTheme="minorHAnsi" w:hAnsiTheme="minorHAnsi" w:cstheme="minorHAnsi"/>
            <w:sz w:val="22"/>
            <w:szCs w:val="22"/>
            <w:lang/>
          </w:rPr>
          <w:t xml:space="preserve">the Process </w:t>
        </w:r>
      </w:ins>
      <w:ins w:id="30" w:author="Dupont Dimitri" w:date="2024-12-03T11:11:00Z">
        <w:r w:rsidR="00BE448F">
          <w:rPr>
            <w:rFonts w:asciiTheme="minorHAnsi" w:hAnsiTheme="minorHAnsi" w:cstheme="minorHAnsi"/>
            <w:sz w:val="22"/>
            <w:szCs w:val="22"/>
            <w:lang/>
          </w:rPr>
          <w:t>07.02</w:t>
        </w:r>
        <w:r w:rsidR="008108DD">
          <w:rPr>
            <w:rFonts w:asciiTheme="minorHAnsi" w:hAnsiTheme="minorHAnsi" w:cstheme="minorHAnsi"/>
            <w:sz w:val="22"/>
            <w:szCs w:val="22"/>
            <w:lang/>
          </w:rPr>
          <w:t xml:space="preserve"> -Hangar &amp; Resources.</w:t>
        </w:r>
      </w:ins>
    </w:p>
    <w:p w14:paraId="43247506" w14:textId="586D5325" w:rsidR="00875C3E" w:rsidDel="002B062F" w:rsidRDefault="00875C3E" w:rsidP="00687BE7">
      <w:pPr>
        <w:pStyle w:val="NormalWeb"/>
        <w:spacing w:line="276" w:lineRule="auto"/>
        <w:jc w:val="both"/>
        <w:rPr>
          <w:del w:id="31" w:author="Dupont Dimitri" w:date="2024-12-03T11:07:00Z"/>
          <w:rFonts w:asciiTheme="minorHAnsi" w:hAnsiTheme="minorHAnsi" w:cstheme="minorHAnsi"/>
          <w:sz w:val="22"/>
          <w:szCs w:val="22"/>
          <w:lang/>
        </w:rPr>
      </w:pPr>
    </w:p>
    <w:p w14:paraId="053BC9AB" w14:textId="2935EFC6" w:rsidR="00A10BF5" w:rsidRPr="00A10BF5" w:rsidRDefault="00A10BF5" w:rsidP="00E949B2">
      <w:pPr>
        <w:pStyle w:val="NormalWeb"/>
        <w:spacing w:line="276" w:lineRule="auto"/>
        <w:jc w:val="both"/>
        <w:rPr>
          <w:rFonts w:asciiTheme="minorHAnsi" w:hAnsiTheme="minorHAnsi" w:cstheme="minorHAnsi"/>
          <w:sz w:val="22"/>
          <w:szCs w:val="22"/>
          <w:lang/>
        </w:rPr>
      </w:pPr>
      <w:r>
        <w:rPr>
          <w:rFonts w:asciiTheme="minorHAnsi" w:hAnsiTheme="minorHAnsi" w:cstheme="minorHAnsi"/>
          <w:sz w:val="22"/>
          <w:szCs w:val="22"/>
          <w:lang/>
        </w:rPr>
        <w:t xml:space="preserve">For </w:t>
      </w:r>
      <w:r w:rsidR="00970EC1">
        <w:rPr>
          <w:rFonts w:asciiTheme="minorHAnsi" w:hAnsiTheme="minorHAnsi" w:cstheme="minorHAnsi"/>
          <w:sz w:val="22"/>
          <w:szCs w:val="22"/>
          <w:lang/>
        </w:rPr>
        <w:t xml:space="preserve">AMOS and the Finance ERP system </w:t>
      </w:r>
      <w:r>
        <w:rPr>
          <w:rFonts w:asciiTheme="minorHAnsi" w:hAnsiTheme="minorHAnsi" w:cstheme="minorHAnsi"/>
          <w:sz w:val="22"/>
          <w:szCs w:val="22"/>
          <w:lang/>
        </w:rPr>
        <w:t>interfacing, refer to BP 12.01</w:t>
      </w:r>
      <w:r w:rsidR="00270D54">
        <w:rPr>
          <w:rFonts w:asciiTheme="minorHAnsi" w:hAnsiTheme="minorHAnsi" w:cstheme="minorHAnsi"/>
          <w:sz w:val="22"/>
          <w:szCs w:val="22"/>
          <w:lang/>
        </w:rPr>
        <w:t>.</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2" w:name="_Toc166423144"/>
      <w:r w:rsidRPr="0019283C">
        <w:rPr>
          <w:rFonts w:asciiTheme="minorHAnsi" w:hAnsiTheme="minorHAnsi" w:cstheme="minorHAnsi"/>
          <w:sz w:val="22"/>
          <w:szCs w:val="22"/>
        </w:rPr>
        <w:t>Regulatory References</w:t>
      </w:r>
      <w:bookmarkEnd w:id="32"/>
    </w:p>
    <w:p w14:paraId="19580FFF" w14:textId="77777777" w:rsidR="00A83B52" w:rsidRPr="007B5677" w:rsidRDefault="00F00955" w:rsidP="007A7A4A">
      <w:pPr>
        <w:pStyle w:val="ListParagraph"/>
        <w:numPr>
          <w:ilvl w:val="0"/>
          <w:numId w:val="5"/>
        </w:numPr>
        <w:spacing w:before="240"/>
        <w:rPr>
          <w:rFonts w:cstheme="minorHAnsi"/>
          <w:iCs/>
          <w:sz w:val="22"/>
          <w:szCs w:val="22"/>
        </w:rPr>
      </w:pPr>
      <w:r>
        <w:rPr>
          <w:rFonts w:cstheme="minorHAnsi"/>
          <w:iCs/>
          <w:sz w:val="22"/>
          <w:szCs w:val="22"/>
          <w:lang/>
        </w:rPr>
        <w:t xml:space="preserve">EASA </w:t>
      </w:r>
      <w:r w:rsidR="00A83B52">
        <w:rPr>
          <w:rFonts w:cstheme="minorHAnsi"/>
          <w:iCs/>
          <w:sz w:val="22"/>
          <w:szCs w:val="22"/>
          <w:lang/>
        </w:rPr>
        <w:t>145.A.15 Application for an organisation certificate</w:t>
      </w:r>
    </w:p>
    <w:p w14:paraId="3BB2A1AC" w14:textId="124E1BE1" w:rsidR="007B5677" w:rsidRPr="006372D9" w:rsidRDefault="00C86DEE" w:rsidP="007A7A4A">
      <w:pPr>
        <w:pStyle w:val="ListParagraph"/>
        <w:numPr>
          <w:ilvl w:val="0"/>
          <w:numId w:val="5"/>
        </w:numPr>
        <w:spacing w:before="240"/>
        <w:rPr>
          <w:rFonts w:cstheme="minorHAnsi"/>
          <w:iCs/>
          <w:sz w:val="22"/>
          <w:szCs w:val="22"/>
          <w:lang w:val="fr-CH"/>
          <w:rPrChange w:id="33" w:author="Sadowski Jakub" w:date="2025-05-28T17:24:00Z" w16du:dateUtc="2025-05-28T15:24:00Z">
            <w:rPr>
              <w:rFonts w:cstheme="minorHAnsi"/>
              <w:iCs/>
              <w:sz w:val="22"/>
              <w:szCs w:val="22"/>
            </w:rPr>
          </w:rPrChange>
        </w:rPr>
      </w:pPr>
      <w:r>
        <w:rPr>
          <w:rFonts w:cstheme="minorHAnsi"/>
          <w:iCs/>
          <w:sz w:val="22"/>
          <w:szCs w:val="22"/>
          <w:lang/>
        </w:rPr>
        <w:t>EASA 145.A.70 Maintenance Organisation Exposition</w:t>
      </w:r>
      <w:r w:rsidR="00606F83">
        <w:rPr>
          <w:rFonts w:cstheme="minorHAnsi"/>
          <w:iCs/>
          <w:sz w:val="22"/>
          <w:szCs w:val="22"/>
          <w:lang/>
        </w:rPr>
        <w:t xml:space="preserve"> (MOE)</w:t>
      </w:r>
    </w:p>
    <w:p w14:paraId="42371769" w14:textId="1707B272" w:rsidR="00765933" w:rsidRPr="00C86DEE" w:rsidRDefault="00C86DEE" w:rsidP="00E55564">
      <w:pPr>
        <w:pStyle w:val="ListParagraph"/>
        <w:numPr>
          <w:ilvl w:val="0"/>
          <w:numId w:val="5"/>
        </w:numPr>
        <w:spacing w:before="240"/>
        <w:rPr>
          <w:rFonts w:cstheme="minorHAnsi"/>
          <w:iCs/>
          <w:sz w:val="22"/>
          <w:szCs w:val="22"/>
        </w:rPr>
      </w:pPr>
      <w:r>
        <w:rPr>
          <w:rFonts w:cstheme="minorHAnsi"/>
          <w:iCs/>
          <w:sz w:val="22"/>
          <w:szCs w:val="22"/>
          <w:lang/>
        </w:rPr>
        <w:t>EASA CAMO.A.115 Application of an organisation certificate</w:t>
      </w:r>
    </w:p>
    <w:p w14:paraId="7489AAF3" w14:textId="57C029C9" w:rsidR="00C86DEE" w:rsidRPr="00E55564" w:rsidRDefault="00C86DEE" w:rsidP="00E55564">
      <w:pPr>
        <w:pStyle w:val="ListParagraph"/>
        <w:numPr>
          <w:ilvl w:val="0"/>
          <w:numId w:val="5"/>
        </w:numPr>
        <w:spacing w:before="240"/>
        <w:rPr>
          <w:rFonts w:cstheme="minorHAnsi"/>
          <w:iCs/>
          <w:sz w:val="22"/>
          <w:szCs w:val="22"/>
        </w:rPr>
      </w:pPr>
      <w:r>
        <w:rPr>
          <w:rFonts w:cstheme="minorHAnsi"/>
          <w:iCs/>
          <w:sz w:val="22"/>
          <w:szCs w:val="22"/>
          <w:lang/>
        </w:rPr>
        <w:t xml:space="preserve">EASA CAMO.A.300 </w:t>
      </w:r>
      <w:r w:rsidR="00606F83">
        <w:rPr>
          <w:rFonts w:cstheme="minorHAnsi"/>
          <w:iCs/>
          <w:sz w:val="22"/>
          <w:szCs w:val="22"/>
          <w:lang/>
        </w:rPr>
        <w:t>Continuing Airworthiness Management Exposition (CAME)</w:t>
      </w:r>
    </w:p>
    <w:p w14:paraId="530048AE" w14:textId="261B836A" w:rsidR="007A7A4A" w:rsidRPr="005B7A1C" w:rsidRDefault="00EC2942" w:rsidP="005B7A1C">
      <w:pPr>
        <w:pStyle w:val="Heading1"/>
        <w:numPr>
          <w:ilvl w:val="0"/>
          <w:numId w:val="4"/>
        </w:numPr>
        <w:spacing w:after="240"/>
        <w:rPr>
          <w:rFonts w:asciiTheme="minorHAnsi" w:hAnsiTheme="minorHAnsi" w:cstheme="minorHAnsi"/>
          <w:sz w:val="22"/>
          <w:szCs w:val="22"/>
        </w:rPr>
      </w:pPr>
      <w:bookmarkStart w:id="34" w:name="_Toc16642314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34"/>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105975" w:rsidRPr="0019283C" w14:paraId="22578B5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031A55B3" w14:textId="73C3ED3D" w:rsidR="00105975" w:rsidRDefault="00F6616D" w:rsidP="004B5DC7">
            <w:pPr>
              <w:rPr>
                <w:rFonts w:cstheme="minorHAnsi"/>
                <w:sz w:val="22"/>
                <w:szCs w:val="22"/>
                <w:lang/>
              </w:rPr>
            </w:pPr>
            <w:r>
              <w:rPr>
                <w:rFonts w:cstheme="minorHAnsi"/>
                <w:sz w:val="22"/>
                <w:szCs w:val="22"/>
                <w:lang/>
              </w:rPr>
              <w:t>I</w:t>
            </w:r>
            <w:r w:rsidR="00105975">
              <w:rPr>
                <w:rFonts w:cstheme="minorHAnsi"/>
                <w:sz w:val="22"/>
                <w:szCs w:val="22"/>
                <w:lang/>
              </w:rPr>
              <w:t>tem</w:t>
            </w:r>
          </w:p>
        </w:tc>
        <w:tc>
          <w:tcPr>
            <w:tcW w:w="7796" w:type="dxa"/>
          </w:tcPr>
          <w:p w14:paraId="24566B1A" w14:textId="29D85B6E" w:rsidR="00105975" w:rsidRPr="00F6616D" w:rsidRDefault="00F6616D" w:rsidP="00852B7B">
            <w:pPr>
              <w:jc w:val="both"/>
              <w:rPr>
                <w:rFonts w:cstheme="minorHAnsi"/>
                <w:sz w:val="22"/>
                <w:szCs w:val="22"/>
                <w:lang/>
              </w:rPr>
            </w:pPr>
            <w:r>
              <w:rPr>
                <w:rFonts w:cstheme="minorHAnsi"/>
                <w:sz w:val="22"/>
                <w:szCs w:val="22"/>
                <w:lang/>
              </w:rPr>
              <w:t>Main address of an organisation</w:t>
            </w:r>
          </w:p>
        </w:tc>
      </w:tr>
      <w:tr w:rsidR="00F6616D" w:rsidRPr="0019283C" w14:paraId="3EF7456D"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366BD9FC" w14:textId="098CB62B" w:rsidR="00F6616D" w:rsidRDefault="00F6616D" w:rsidP="004B5DC7">
            <w:pPr>
              <w:rPr>
                <w:rFonts w:cstheme="minorHAnsi"/>
                <w:sz w:val="22"/>
                <w:szCs w:val="22"/>
                <w:lang/>
              </w:rPr>
            </w:pPr>
            <w:r>
              <w:rPr>
                <w:rFonts w:cstheme="minorHAnsi"/>
                <w:sz w:val="22"/>
                <w:szCs w:val="22"/>
                <w:lang/>
              </w:rPr>
              <w:t>Sub Item</w:t>
            </w:r>
          </w:p>
        </w:tc>
        <w:tc>
          <w:tcPr>
            <w:tcW w:w="7796" w:type="dxa"/>
          </w:tcPr>
          <w:p w14:paraId="629666EC" w14:textId="663BE044" w:rsidR="00F6616D" w:rsidRDefault="00787808" w:rsidP="00852B7B">
            <w:pPr>
              <w:jc w:val="both"/>
              <w:rPr>
                <w:rFonts w:cstheme="minorHAnsi"/>
                <w:sz w:val="22"/>
                <w:szCs w:val="22"/>
                <w:lang/>
              </w:rPr>
            </w:pPr>
            <w:r>
              <w:rPr>
                <w:rFonts w:cstheme="minorHAnsi"/>
                <w:sz w:val="22"/>
                <w:szCs w:val="22"/>
                <w:lang/>
              </w:rPr>
              <w:t>Organisation’s different addresses</w:t>
            </w:r>
          </w:p>
        </w:tc>
      </w:tr>
      <w:tr w:rsidR="00F80BA7" w:rsidRPr="0019283C" w14:paraId="0DDD0EE7"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7870EEBA" w14:textId="49CECD93" w:rsidR="00F80BA7" w:rsidRDefault="00F80BA7" w:rsidP="004B5DC7">
            <w:pPr>
              <w:rPr>
                <w:rFonts w:cstheme="minorHAnsi"/>
                <w:sz w:val="22"/>
                <w:szCs w:val="22"/>
                <w:lang/>
              </w:rPr>
            </w:pPr>
            <w:r>
              <w:rPr>
                <w:rFonts w:cstheme="minorHAnsi"/>
                <w:sz w:val="22"/>
                <w:szCs w:val="22"/>
                <w:lang/>
              </w:rPr>
              <w:t>Address</w:t>
            </w:r>
          </w:p>
        </w:tc>
        <w:tc>
          <w:tcPr>
            <w:tcW w:w="7796" w:type="dxa"/>
          </w:tcPr>
          <w:p w14:paraId="1F835EEB" w14:textId="390402CE" w:rsidR="00F80BA7" w:rsidRDefault="00650A9C" w:rsidP="00852B7B">
            <w:pPr>
              <w:jc w:val="both"/>
              <w:rPr>
                <w:rFonts w:cstheme="minorHAnsi"/>
                <w:sz w:val="22"/>
                <w:szCs w:val="22"/>
                <w:lang/>
              </w:rPr>
            </w:pPr>
            <w:r w:rsidRPr="00650A9C">
              <w:rPr>
                <w:rFonts w:cstheme="minorHAnsi"/>
                <w:sz w:val="22"/>
                <w:szCs w:val="22"/>
                <w:lang w:val="en-GB"/>
              </w:rPr>
              <w:t>AMOS Addresses represent different types of entities; Vendors, Suppliers, Customers, Stations, Stores, Aircraft OEM’s, Regulatory Authorities</w:t>
            </w:r>
          </w:p>
        </w:tc>
      </w:tr>
      <w:tr w:rsidR="00EC2942" w:rsidRPr="0019283C" w14:paraId="1EC58B85"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54EB2311" w14:textId="2CE91A62" w:rsidR="00EC2942" w:rsidRPr="00BF11B3" w:rsidRDefault="00BF11B3" w:rsidP="004B5DC7">
            <w:pPr>
              <w:rPr>
                <w:rFonts w:cstheme="minorHAnsi"/>
                <w:sz w:val="22"/>
                <w:szCs w:val="22"/>
                <w:lang/>
              </w:rPr>
            </w:pPr>
            <w:r>
              <w:rPr>
                <w:rFonts w:cstheme="minorHAnsi"/>
                <w:sz w:val="22"/>
                <w:szCs w:val="22"/>
                <w:lang/>
              </w:rPr>
              <w:t>Station</w:t>
            </w:r>
          </w:p>
        </w:tc>
        <w:tc>
          <w:tcPr>
            <w:tcW w:w="7796" w:type="dxa"/>
          </w:tcPr>
          <w:p w14:paraId="5BAD348A" w14:textId="6581420E" w:rsidR="00EC2942" w:rsidRPr="00BF11B3" w:rsidRDefault="00305E71" w:rsidP="00852B7B">
            <w:pPr>
              <w:jc w:val="both"/>
              <w:rPr>
                <w:rFonts w:cstheme="minorHAnsi"/>
                <w:sz w:val="22"/>
                <w:szCs w:val="22"/>
                <w:lang/>
              </w:rPr>
            </w:pPr>
            <w:r>
              <w:rPr>
                <w:rFonts w:cstheme="minorHAnsi"/>
                <w:sz w:val="22"/>
                <w:szCs w:val="22"/>
                <w:lang/>
              </w:rPr>
              <w:t xml:space="preserve">A station is a property assigned to a type </w:t>
            </w:r>
            <w:r w:rsidR="00FC08E0">
              <w:rPr>
                <w:rFonts w:cstheme="minorHAnsi"/>
                <w:sz w:val="22"/>
                <w:szCs w:val="22"/>
                <w:lang/>
              </w:rPr>
              <w:t>(</w:t>
            </w:r>
            <w:r w:rsidR="00C430BE">
              <w:rPr>
                <w:rFonts w:cstheme="minorHAnsi"/>
                <w:sz w:val="22"/>
                <w:szCs w:val="22"/>
                <w:lang/>
              </w:rPr>
              <w:t xml:space="preserve">Main Address, Department, place..) </w:t>
            </w:r>
            <w:r>
              <w:rPr>
                <w:rFonts w:cstheme="minorHAnsi"/>
                <w:sz w:val="22"/>
                <w:szCs w:val="22"/>
                <w:lang/>
              </w:rPr>
              <w:t xml:space="preserve">of </w:t>
            </w:r>
            <w:r w:rsidR="00C430BE">
              <w:rPr>
                <w:rFonts w:cstheme="minorHAnsi"/>
                <w:sz w:val="22"/>
                <w:szCs w:val="22"/>
                <w:lang/>
              </w:rPr>
              <w:t xml:space="preserve">an </w:t>
            </w:r>
            <w:r w:rsidR="00787808">
              <w:rPr>
                <w:rFonts w:cstheme="minorHAnsi"/>
                <w:sz w:val="22"/>
                <w:szCs w:val="22"/>
                <w:lang/>
              </w:rPr>
              <w:t>item / Sub-it</w:t>
            </w:r>
            <w:r w:rsidR="00C61B00">
              <w:rPr>
                <w:rFonts w:cstheme="minorHAnsi"/>
                <w:sz w:val="22"/>
                <w:szCs w:val="22"/>
                <w:lang/>
              </w:rPr>
              <w:t>em</w:t>
            </w:r>
            <w:r w:rsidR="00C430BE">
              <w:rPr>
                <w:rFonts w:cstheme="minorHAnsi"/>
                <w:sz w:val="22"/>
                <w:szCs w:val="22"/>
                <w:lang/>
              </w:rPr>
              <w:t xml:space="preserve">. </w:t>
            </w:r>
          </w:p>
        </w:tc>
      </w:tr>
      <w:tr w:rsidR="003C4A9C" w:rsidRPr="0019283C" w14:paraId="402183AB"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3733B23" w14:textId="3269C5DC" w:rsidR="003C4A9C" w:rsidRPr="004B5DC7" w:rsidRDefault="004B5DC7" w:rsidP="00EE0040">
            <w:pPr>
              <w:rPr>
                <w:rFonts w:cstheme="minorHAnsi"/>
                <w:sz w:val="22"/>
                <w:szCs w:val="22"/>
                <w:lang/>
              </w:rPr>
            </w:pPr>
            <w:r>
              <w:rPr>
                <w:rFonts w:cstheme="minorHAnsi"/>
                <w:sz w:val="22"/>
                <w:szCs w:val="22"/>
                <w:lang/>
              </w:rPr>
              <w:t>Store</w:t>
            </w:r>
          </w:p>
        </w:tc>
        <w:tc>
          <w:tcPr>
            <w:tcW w:w="7796" w:type="dxa"/>
          </w:tcPr>
          <w:p w14:paraId="06B09A71" w14:textId="46BE31A6" w:rsidR="003C4A9C" w:rsidRPr="00F80BA7" w:rsidRDefault="00F80BA7" w:rsidP="00852B7B">
            <w:pPr>
              <w:jc w:val="both"/>
              <w:rPr>
                <w:rFonts w:cstheme="minorHAnsi"/>
                <w:sz w:val="22"/>
                <w:szCs w:val="22"/>
                <w:lang/>
              </w:rPr>
            </w:pPr>
            <w:r>
              <w:rPr>
                <w:rFonts w:cstheme="minorHAnsi"/>
                <w:sz w:val="22"/>
                <w:szCs w:val="22"/>
                <w:lang/>
              </w:rPr>
              <w:t xml:space="preserve">The store property </w:t>
            </w:r>
            <w:r w:rsidR="00650A9C">
              <w:rPr>
                <w:rFonts w:cstheme="minorHAnsi"/>
                <w:sz w:val="22"/>
                <w:szCs w:val="22"/>
                <w:lang/>
              </w:rPr>
              <w:t>must</w:t>
            </w:r>
            <w:r>
              <w:rPr>
                <w:rFonts w:cstheme="minorHAnsi"/>
                <w:sz w:val="22"/>
                <w:szCs w:val="22"/>
                <w:lang/>
              </w:rPr>
              <w:t xml:space="preserve"> be assigned to an </w:t>
            </w:r>
            <w:r w:rsidR="00C61B00">
              <w:rPr>
                <w:rFonts w:cstheme="minorHAnsi"/>
                <w:sz w:val="22"/>
                <w:szCs w:val="22"/>
                <w:lang/>
              </w:rPr>
              <w:t>item/sub-item</w:t>
            </w:r>
            <w:r>
              <w:rPr>
                <w:rFonts w:cstheme="minorHAnsi"/>
                <w:sz w:val="22"/>
                <w:szCs w:val="22"/>
                <w:lang/>
              </w:rPr>
              <w:t xml:space="preserve"> </w:t>
            </w:r>
            <w:r w:rsidR="00650A9C">
              <w:rPr>
                <w:rFonts w:cstheme="minorHAnsi"/>
                <w:sz w:val="22"/>
                <w:szCs w:val="22"/>
                <w:lang/>
              </w:rPr>
              <w:t xml:space="preserve">if </w:t>
            </w:r>
            <w:r w:rsidR="00713AD7">
              <w:rPr>
                <w:rFonts w:cstheme="minorHAnsi"/>
                <w:sz w:val="22"/>
                <w:szCs w:val="22"/>
                <w:lang/>
              </w:rPr>
              <w:t>it is foreseen that this address will host a store location</w:t>
            </w:r>
          </w:p>
        </w:tc>
      </w:tr>
      <w:tr w:rsidR="00713AD7" w:rsidRPr="0019283C" w14:paraId="229F04C4"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41FDAD1C" w14:textId="343CBBF8" w:rsidR="00713AD7" w:rsidRDefault="00AB430C" w:rsidP="00EE0040">
            <w:pPr>
              <w:rPr>
                <w:rFonts w:cstheme="minorHAnsi"/>
                <w:sz w:val="22"/>
                <w:szCs w:val="22"/>
                <w:lang/>
              </w:rPr>
            </w:pPr>
            <w:r>
              <w:rPr>
                <w:rFonts w:cstheme="minorHAnsi"/>
                <w:sz w:val="22"/>
                <w:szCs w:val="22"/>
                <w:lang/>
              </w:rPr>
              <w:t>Internal Shop</w:t>
            </w:r>
          </w:p>
        </w:tc>
        <w:tc>
          <w:tcPr>
            <w:tcW w:w="7796" w:type="dxa"/>
          </w:tcPr>
          <w:p w14:paraId="233D7B31" w14:textId="72D29AE5" w:rsidR="00713AD7" w:rsidRDefault="00AB430C" w:rsidP="00852B7B">
            <w:pPr>
              <w:jc w:val="both"/>
              <w:rPr>
                <w:rFonts w:cstheme="minorHAnsi"/>
                <w:sz w:val="22"/>
                <w:szCs w:val="22"/>
                <w:lang/>
              </w:rPr>
            </w:pPr>
            <w:r>
              <w:rPr>
                <w:rFonts w:cstheme="minorHAnsi"/>
                <w:sz w:val="22"/>
                <w:szCs w:val="22"/>
                <w:lang/>
              </w:rPr>
              <w:t xml:space="preserve">An internal shop property must be assigned to an </w:t>
            </w:r>
            <w:r w:rsidR="00C61B00">
              <w:rPr>
                <w:rFonts w:cstheme="minorHAnsi"/>
                <w:sz w:val="22"/>
                <w:szCs w:val="22"/>
                <w:lang/>
              </w:rPr>
              <w:t>item/sub-item</w:t>
            </w:r>
            <w:r>
              <w:rPr>
                <w:rFonts w:cstheme="minorHAnsi"/>
                <w:sz w:val="22"/>
                <w:szCs w:val="22"/>
                <w:lang/>
              </w:rPr>
              <w:t xml:space="preserve"> if </w:t>
            </w:r>
            <w:r w:rsidR="004C5F82">
              <w:rPr>
                <w:rFonts w:cstheme="minorHAnsi"/>
                <w:sz w:val="22"/>
                <w:szCs w:val="22"/>
                <w:lang/>
              </w:rPr>
              <w:t>it is a shop or contains a shop. If an address contains multiple shops</w:t>
            </w:r>
            <w:r w:rsidR="000956EC">
              <w:rPr>
                <w:rFonts w:cstheme="minorHAnsi"/>
                <w:sz w:val="22"/>
                <w:szCs w:val="22"/>
                <w:lang/>
              </w:rPr>
              <w:t>, each additional shop shall be defined as Internal Shop.</w:t>
            </w:r>
          </w:p>
          <w:p w14:paraId="3BE6DC52" w14:textId="23635839" w:rsidR="00B05357" w:rsidRDefault="00F826E9" w:rsidP="00852B7B">
            <w:pPr>
              <w:jc w:val="both"/>
              <w:rPr>
                <w:rFonts w:cstheme="minorHAnsi"/>
                <w:sz w:val="22"/>
                <w:szCs w:val="22"/>
                <w:lang/>
              </w:rPr>
            </w:pPr>
            <w:r>
              <w:rPr>
                <w:rFonts w:cstheme="minorHAnsi"/>
                <w:sz w:val="22"/>
                <w:szCs w:val="22"/>
                <w:lang/>
              </w:rPr>
              <w:t>This property is mandatory to perform component maintenance</w:t>
            </w:r>
            <w:r w:rsidR="00B05357">
              <w:rPr>
                <w:rFonts w:cstheme="minorHAnsi"/>
                <w:sz w:val="22"/>
                <w:szCs w:val="22"/>
                <w:lang/>
              </w:rPr>
              <w:t xml:space="preserve"> to perform in house repairs.</w:t>
            </w:r>
          </w:p>
        </w:tc>
      </w:tr>
      <w:tr w:rsidR="000A448D" w:rsidRPr="0019283C" w14:paraId="3D92754E"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1ED11656" w14:textId="438E8B90" w:rsidR="000A448D" w:rsidRDefault="000A448D" w:rsidP="00EE0040">
            <w:pPr>
              <w:rPr>
                <w:rFonts w:cstheme="minorHAnsi"/>
                <w:sz w:val="22"/>
                <w:szCs w:val="22"/>
                <w:lang/>
              </w:rPr>
            </w:pPr>
            <w:r>
              <w:rPr>
                <w:rFonts w:cstheme="minorHAnsi"/>
                <w:sz w:val="22"/>
                <w:szCs w:val="22"/>
                <w:lang/>
              </w:rPr>
              <w:t>Certificate</w:t>
            </w:r>
          </w:p>
        </w:tc>
        <w:tc>
          <w:tcPr>
            <w:tcW w:w="7796" w:type="dxa"/>
          </w:tcPr>
          <w:p w14:paraId="5652B263" w14:textId="0D86171D" w:rsidR="000A448D" w:rsidRDefault="000A448D" w:rsidP="00852B7B">
            <w:pPr>
              <w:jc w:val="both"/>
              <w:rPr>
                <w:rFonts w:cstheme="minorHAnsi"/>
                <w:sz w:val="22"/>
                <w:szCs w:val="22"/>
                <w:lang/>
              </w:rPr>
            </w:pPr>
            <w:r>
              <w:rPr>
                <w:rFonts w:cstheme="minorHAnsi"/>
                <w:sz w:val="22"/>
                <w:szCs w:val="22"/>
                <w:lang/>
              </w:rPr>
              <w:t xml:space="preserve">A certificate can be internal </w:t>
            </w:r>
            <w:r w:rsidR="00E01D31">
              <w:rPr>
                <w:rFonts w:cstheme="minorHAnsi"/>
                <w:sz w:val="22"/>
                <w:szCs w:val="22"/>
                <w:lang/>
              </w:rPr>
              <w:t xml:space="preserve">(internal Approval) or external, i.e linked to an authority approval (with the adequate </w:t>
            </w:r>
            <w:r w:rsidR="00EA54B8">
              <w:rPr>
                <w:rFonts w:cstheme="minorHAnsi"/>
                <w:sz w:val="22"/>
                <w:szCs w:val="22"/>
                <w:lang/>
              </w:rPr>
              <w:t>Certificate number)</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5" w:name="_Toc159516456"/>
      <w:bookmarkStart w:id="36" w:name="_Toc166423146"/>
      <w:bookmarkEnd w:id="19"/>
      <w:r w:rsidRPr="0019283C">
        <w:rPr>
          <w:rFonts w:asciiTheme="minorHAnsi" w:hAnsiTheme="minorHAnsi" w:cstheme="minorHAnsi"/>
          <w:sz w:val="22"/>
          <w:szCs w:val="22"/>
        </w:rPr>
        <w:t xml:space="preserve">Process </w:t>
      </w:r>
      <w:bookmarkEnd w:id="35"/>
      <w:r w:rsidRPr="0019283C">
        <w:rPr>
          <w:rFonts w:asciiTheme="minorHAnsi" w:hAnsiTheme="minorHAnsi" w:cstheme="minorHAnsi"/>
          <w:sz w:val="22"/>
          <w:szCs w:val="22"/>
        </w:rPr>
        <w:t>Tasks</w:t>
      </w:r>
      <w:bookmarkEnd w:id="36"/>
    </w:p>
    <w:p w14:paraId="77FC73B2" w14:textId="0CAB62DE" w:rsidR="00EC2942" w:rsidRPr="0070132B" w:rsidRDefault="00EC2942" w:rsidP="00687BE7">
      <w:pPr>
        <w:spacing w:before="240"/>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14:paraId="2B8419E4" w14:textId="513A724E" w:rsidR="00185FE9" w:rsidRPr="00185FE9" w:rsidRDefault="004E42FA" w:rsidP="00687BE7">
      <w:pPr>
        <w:pStyle w:val="ListParagraph"/>
        <w:numPr>
          <w:ilvl w:val="0"/>
          <w:numId w:val="5"/>
        </w:numPr>
        <w:jc w:val="both"/>
        <w:rPr>
          <w:rFonts w:cstheme="minorHAnsi"/>
          <w:sz w:val="22"/>
          <w:szCs w:val="22"/>
        </w:rPr>
      </w:pPr>
      <w:r>
        <w:rPr>
          <w:rFonts w:cstheme="minorHAnsi"/>
          <w:sz w:val="22"/>
          <w:szCs w:val="22"/>
          <w:lang/>
        </w:rPr>
        <w:t xml:space="preserve">Create </w:t>
      </w:r>
      <w:r w:rsidR="006D4933">
        <w:rPr>
          <w:rFonts w:cstheme="minorHAnsi"/>
          <w:sz w:val="22"/>
          <w:szCs w:val="22"/>
          <w:lang/>
        </w:rPr>
        <w:t>addresses:</w:t>
      </w:r>
    </w:p>
    <w:p w14:paraId="176F7AB4" w14:textId="413B2860" w:rsidR="00783B3D" w:rsidRDefault="004E42FA" w:rsidP="002A35C4">
      <w:pPr>
        <w:ind w:left="1440"/>
        <w:jc w:val="both"/>
        <w:rPr>
          <w:ins w:id="37" w:author="Dupont Dimitri" w:date="2024-12-03T09:46:00Z"/>
          <w:rFonts w:cstheme="minorHAnsi"/>
          <w:sz w:val="22"/>
          <w:szCs w:val="22"/>
          <w:lang/>
        </w:rPr>
      </w:pPr>
      <w:r>
        <w:rPr>
          <w:rFonts w:cstheme="minorHAnsi"/>
          <w:sz w:val="22"/>
          <w:szCs w:val="22"/>
          <w:lang/>
        </w:rPr>
        <w:t>The addresses created in this process should reflect the company organisation</w:t>
      </w:r>
      <w:r w:rsidR="00A70D85">
        <w:rPr>
          <w:rFonts w:cstheme="minorHAnsi"/>
          <w:sz w:val="22"/>
          <w:szCs w:val="22"/>
          <w:lang/>
        </w:rPr>
        <w:t>. This includes the different departments, shops, hangar</w:t>
      </w:r>
      <w:r w:rsidR="00C366F0">
        <w:rPr>
          <w:rFonts w:cstheme="minorHAnsi"/>
          <w:sz w:val="22"/>
          <w:szCs w:val="22"/>
          <w:lang/>
        </w:rPr>
        <w:t>, etc...</w:t>
      </w:r>
    </w:p>
    <w:p w14:paraId="7E2C1E7A" w14:textId="4BF6B5FA" w:rsidR="00F660DA" w:rsidRPr="00F660DA" w:rsidRDefault="00F660DA">
      <w:pPr>
        <w:pStyle w:val="ListParagraph"/>
        <w:numPr>
          <w:ilvl w:val="0"/>
          <w:numId w:val="5"/>
        </w:numPr>
        <w:jc w:val="both"/>
        <w:rPr>
          <w:rFonts w:cstheme="minorHAnsi"/>
          <w:sz w:val="22"/>
          <w:szCs w:val="22"/>
          <w:lang/>
          <w:rPrChange w:id="38" w:author="Dupont Dimitri" w:date="2024-12-03T09:46:00Z">
            <w:rPr>
              <w:lang/>
            </w:rPr>
          </w:rPrChange>
        </w:rPr>
        <w:pPrChange w:id="39" w:author="Dupont Dimitri" w:date="2024-12-03T09:46:00Z">
          <w:pPr>
            <w:ind w:left="1440"/>
            <w:jc w:val="both"/>
          </w:pPr>
        </w:pPrChange>
      </w:pPr>
      <w:ins w:id="40" w:author="Dupont Dimitri" w:date="2024-12-03T09:46:00Z">
        <w:r>
          <w:rPr>
            <w:rFonts w:cstheme="minorHAnsi"/>
            <w:sz w:val="22"/>
            <w:szCs w:val="22"/>
            <w:lang/>
          </w:rPr>
          <w:t>Assign Properties</w:t>
        </w:r>
      </w:ins>
    </w:p>
    <w:p w14:paraId="3B7C4BD1" w14:textId="1187FBA3" w:rsidR="00C366F0" w:rsidRDefault="00C366F0" w:rsidP="002A35C4">
      <w:pPr>
        <w:ind w:left="1440"/>
        <w:jc w:val="both"/>
        <w:rPr>
          <w:ins w:id="41" w:author="Dupont Dimitri" w:date="2024-12-03T10:13:00Z"/>
          <w:rFonts w:cstheme="minorHAnsi"/>
          <w:sz w:val="22"/>
          <w:szCs w:val="22"/>
          <w:lang/>
        </w:rPr>
      </w:pPr>
      <w:r>
        <w:rPr>
          <w:rFonts w:cstheme="minorHAnsi"/>
          <w:sz w:val="22"/>
          <w:szCs w:val="22"/>
          <w:lang/>
        </w:rPr>
        <w:t>Once the address created, it is necessary to assign the adequate properties</w:t>
      </w:r>
      <w:r w:rsidR="000E4E6D">
        <w:rPr>
          <w:rFonts w:cstheme="minorHAnsi"/>
          <w:sz w:val="22"/>
          <w:szCs w:val="22"/>
          <w:lang/>
        </w:rPr>
        <w:t xml:space="preserve"> (i.e. Station, Store, internal Shop, </w:t>
      </w:r>
      <w:r w:rsidR="00FD3A96">
        <w:rPr>
          <w:rFonts w:cstheme="minorHAnsi"/>
          <w:sz w:val="22"/>
          <w:szCs w:val="22"/>
          <w:lang/>
        </w:rPr>
        <w:t>operator etc...)</w:t>
      </w:r>
      <w:r w:rsidR="0098241A">
        <w:rPr>
          <w:rFonts w:cstheme="minorHAnsi"/>
          <w:sz w:val="22"/>
          <w:szCs w:val="22"/>
          <w:lang/>
        </w:rPr>
        <w:t xml:space="preserve"> and, certificates as required. For the </w:t>
      </w:r>
      <w:r w:rsidR="00666DE1">
        <w:rPr>
          <w:rFonts w:cstheme="minorHAnsi"/>
          <w:sz w:val="22"/>
          <w:szCs w:val="22"/>
          <w:lang/>
        </w:rPr>
        <w:t xml:space="preserve">organisation main address, it is mandatory to assign the </w:t>
      </w:r>
      <w:r w:rsidR="004D441D">
        <w:rPr>
          <w:rFonts w:cstheme="minorHAnsi"/>
          <w:sz w:val="22"/>
          <w:szCs w:val="22"/>
          <w:lang/>
        </w:rPr>
        <w:t>applicable currencies and account.</w:t>
      </w:r>
    </w:p>
    <w:p w14:paraId="12E5B661" w14:textId="1EDFC8A6" w:rsidR="00D750CE" w:rsidDel="00344107" w:rsidRDefault="00D750CE" w:rsidP="002A35C4">
      <w:pPr>
        <w:ind w:left="1440"/>
        <w:jc w:val="both"/>
        <w:rPr>
          <w:del w:id="42" w:author="Dupont Dimitri" w:date="2024-12-03T10:17:00Z"/>
          <w:rFonts w:cstheme="minorHAnsi"/>
          <w:sz w:val="22"/>
          <w:szCs w:val="22"/>
          <w:lang/>
        </w:rPr>
      </w:pPr>
    </w:p>
    <w:p w14:paraId="47FCF3E5" w14:textId="4A94846D" w:rsidR="002650D9" w:rsidRPr="004E42FA" w:rsidRDefault="00467880" w:rsidP="002A35C4">
      <w:pPr>
        <w:ind w:left="1440"/>
        <w:jc w:val="both"/>
        <w:rPr>
          <w:rFonts w:cstheme="minorHAnsi"/>
          <w:sz w:val="22"/>
          <w:szCs w:val="22"/>
          <w:lang/>
        </w:rPr>
      </w:pPr>
      <w:r>
        <w:rPr>
          <w:rFonts w:cstheme="minorHAnsi"/>
          <w:sz w:val="22"/>
          <w:szCs w:val="22"/>
          <w:lang/>
        </w:rPr>
        <w:t>The address code used for the department in the Address Administration</w:t>
      </w:r>
      <w:r w:rsidR="0033186A">
        <w:rPr>
          <w:rFonts w:cstheme="minorHAnsi"/>
          <w:sz w:val="22"/>
          <w:szCs w:val="22"/>
          <w:lang/>
        </w:rPr>
        <w:t xml:space="preserve"> (APN 53)</w:t>
      </w:r>
      <w:r>
        <w:rPr>
          <w:rFonts w:cstheme="minorHAnsi"/>
          <w:sz w:val="22"/>
          <w:szCs w:val="22"/>
          <w:lang/>
        </w:rPr>
        <w:t xml:space="preserve"> should the same as the Department Code </w:t>
      </w:r>
      <w:r w:rsidR="0033186A">
        <w:rPr>
          <w:rFonts w:cstheme="minorHAnsi"/>
          <w:sz w:val="22"/>
          <w:szCs w:val="22"/>
          <w:lang/>
        </w:rPr>
        <w:t xml:space="preserve">defined in Basic Data Administration (APN18) </w:t>
      </w:r>
      <w:r w:rsidR="00F50671">
        <w:rPr>
          <w:rFonts w:cstheme="minorHAnsi"/>
          <w:sz w:val="22"/>
          <w:szCs w:val="22"/>
          <w:lang/>
        </w:rPr>
        <w:t xml:space="preserve">Table “Department” </w:t>
      </w:r>
      <w:r w:rsidR="007E74A1">
        <w:rPr>
          <w:rFonts w:ascii="Calibri" w:hAnsi="Calibri" w:cs="Calibri"/>
          <w:color w:val="172B4D"/>
          <w:sz w:val="21"/>
          <w:szCs w:val="21"/>
        </w:rPr>
        <w:t>that a correlation can later be made during the creation of the employees in Staff Management (APN: 146) in the field Department.</w:t>
      </w:r>
    </w:p>
    <w:p w14:paraId="5F5C9C9C" w14:textId="269A578E" w:rsidR="0090203A" w:rsidRPr="005B7A1C" w:rsidRDefault="00EC2942" w:rsidP="005B7A1C">
      <w:pPr>
        <w:pStyle w:val="Heading1"/>
        <w:numPr>
          <w:ilvl w:val="0"/>
          <w:numId w:val="4"/>
        </w:numPr>
        <w:spacing w:after="240"/>
        <w:rPr>
          <w:rFonts w:asciiTheme="minorHAnsi" w:hAnsiTheme="minorHAnsi" w:cstheme="minorHAnsi"/>
          <w:sz w:val="22"/>
          <w:szCs w:val="22"/>
        </w:rPr>
      </w:pPr>
      <w:bookmarkStart w:id="43" w:name="_Toc16642314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43"/>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5AB17241" w14:textId="4A07F885" w:rsidR="007873E9" w:rsidRPr="00F14586" w:rsidRDefault="00F14586" w:rsidP="00A83CB6">
            <w:pPr>
              <w:rPr>
                <w:rFonts w:cstheme="minorHAnsi"/>
                <w:sz w:val="22"/>
                <w:szCs w:val="22"/>
                <w:lang/>
              </w:rPr>
            </w:pPr>
            <w:r>
              <w:rPr>
                <w:rFonts w:cstheme="minorHAnsi"/>
                <w:sz w:val="22"/>
                <w:szCs w:val="22"/>
                <w:lang/>
              </w:rPr>
              <w:t xml:space="preserve">04.02 – </w:t>
            </w:r>
            <w:r w:rsidR="00DC6CC9">
              <w:rPr>
                <w:rFonts w:cstheme="minorHAnsi"/>
                <w:sz w:val="22"/>
                <w:szCs w:val="22"/>
                <w:lang/>
              </w:rPr>
              <w:t>Maintenance Agreement</w:t>
            </w:r>
            <w:r w:rsidR="00C35FF8">
              <w:rPr>
                <w:rFonts w:cstheme="minorHAnsi"/>
                <w:sz w:val="22"/>
                <w:szCs w:val="22"/>
                <w:lang/>
              </w:rPr>
              <w:t>s</w:t>
            </w:r>
          </w:p>
        </w:tc>
        <w:tc>
          <w:tcPr>
            <w:tcW w:w="3225" w:type="dxa"/>
          </w:tcPr>
          <w:p w14:paraId="647909C4" w14:textId="421CC37C" w:rsidR="00572A74" w:rsidRPr="00F25ABD" w:rsidRDefault="00F25ABD" w:rsidP="00EE0040">
            <w:pPr>
              <w:rPr>
                <w:rFonts w:cstheme="minorHAnsi"/>
                <w:sz w:val="22"/>
                <w:szCs w:val="22"/>
                <w:lang/>
              </w:rPr>
            </w:pPr>
            <w:r>
              <w:rPr>
                <w:rFonts w:cstheme="minorHAnsi"/>
                <w:sz w:val="22"/>
                <w:szCs w:val="22"/>
                <w:lang/>
              </w:rPr>
              <w:t>-/-</w:t>
            </w:r>
          </w:p>
        </w:tc>
        <w:tc>
          <w:tcPr>
            <w:tcW w:w="3225" w:type="dxa"/>
          </w:tcPr>
          <w:p w14:paraId="7348049D" w14:textId="77777777" w:rsidR="00513BFC" w:rsidRPr="00AE2012" w:rsidRDefault="00513BFC" w:rsidP="00513BFC">
            <w:pPr>
              <w:pStyle w:val="ListParagraph"/>
              <w:numPr>
                <w:ilvl w:val="0"/>
                <w:numId w:val="5"/>
              </w:numPr>
              <w:rPr>
                <w:rFonts w:cstheme="minorHAnsi"/>
                <w:sz w:val="22"/>
                <w:szCs w:val="22"/>
              </w:rPr>
            </w:pPr>
            <w:r>
              <w:rPr>
                <w:rFonts w:cstheme="minorHAnsi"/>
                <w:sz w:val="22"/>
                <w:szCs w:val="22"/>
                <w:lang/>
              </w:rPr>
              <w:t>01.01</w:t>
            </w:r>
            <w:r w:rsidRPr="00EE0040">
              <w:rPr>
                <w:rFonts w:cstheme="minorHAnsi"/>
                <w:sz w:val="22"/>
                <w:szCs w:val="22"/>
              </w:rPr>
              <w:t xml:space="preserve"> – </w:t>
            </w:r>
            <w:r>
              <w:rPr>
                <w:rFonts w:cstheme="minorHAnsi"/>
                <w:sz w:val="22"/>
                <w:szCs w:val="22"/>
                <w:lang/>
              </w:rPr>
              <w:t>Aircraft definition</w:t>
            </w:r>
          </w:p>
          <w:p w14:paraId="05012DB0" w14:textId="6FFF540E" w:rsidR="00AE2012" w:rsidRPr="003802C8" w:rsidRDefault="00AE2012" w:rsidP="00513BFC">
            <w:pPr>
              <w:pStyle w:val="ListParagraph"/>
              <w:numPr>
                <w:ilvl w:val="0"/>
                <w:numId w:val="5"/>
              </w:numPr>
              <w:rPr>
                <w:rFonts w:cstheme="minorHAnsi"/>
                <w:sz w:val="22"/>
                <w:szCs w:val="22"/>
              </w:rPr>
            </w:pPr>
            <w:r>
              <w:rPr>
                <w:rFonts w:cstheme="minorHAnsi"/>
                <w:sz w:val="22"/>
                <w:szCs w:val="22"/>
                <w:lang/>
              </w:rPr>
              <w:t>01.02 – Parts definition</w:t>
            </w:r>
          </w:p>
          <w:p w14:paraId="2CE5E07D" w14:textId="77777777" w:rsidR="00513BFC" w:rsidRPr="003802C8" w:rsidRDefault="00513BFC" w:rsidP="00513BFC">
            <w:pPr>
              <w:pStyle w:val="ListParagraph"/>
              <w:numPr>
                <w:ilvl w:val="0"/>
                <w:numId w:val="5"/>
              </w:numPr>
              <w:rPr>
                <w:rFonts w:cstheme="minorHAnsi"/>
                <w:sz w:val="22"/>
                <w:szCs w:val="22"/>
              </w:rPr>
            </w:pPr>
            <w:r>
              <w:rPr>
                <w:rFonts w:cstheme="minorHAnsi"/>
                <w:sz w:val="22"/>
                <w:szCs w:val="22"/>
                <w:lang/>
              </w:rPr>
              <w:t>01.03 – Aircraft Maintenance program</w:t>
            </w:r>
          </w:p>
          <w:p w14:paraId="09E1F328" w14:textId="47209026" w:rsidR="00513BFC" w:rsidRPr="003C4580" w:rsidRDefault="00513BFC" w:rsidP="00513BFC">
            <w:pPr>
              <w:pStyle w:val="ListParagraph"/>
              <w:numPr>
                <w:ilvl w:val="0"/>
                <w:numId w:val="5"/>
              </w:numPr>
              <w:rPr>
                <w:rFonts w:cstheme="minorHAnsi"/>
                <w:sz w:val="22"/>
                <w:szCs w:val="22"/>
              </w:rPr>
            </w:pPr>
            <w:r>
              <w:rPr>
                <w:rFonts w:cstheme="minorHAnsi"/>
                <w:sz w:val="22"/>
                <w:szCs w:val="22"/>
                <w:lang/>
              </w:rPr>
              <w:t>01.04 – S</w:t>
            </w:r>
            <w:r w:rsidR="00AE2012">
              <w:rPr>
                <w:rFonts w:cstheme="minorHAnsi"/>
                <w:sz w:val="22"/>
                <w:szCs w:val="22"/>
                <w:lang/>
              </w:rPr>
              <w:t>B</w:t>
            </w:r>
            <w:r>
              <w:rPr>
                <w:rFonts w:cstheme="minorHAnsi"/>
                <w:sz w:val="22"/>
                <w:szCs w:val="22"/>
                <w:lang/>
              </w:rPr>
              <w:t xml:space="preserve"> &amp; AD assessment</w:t>
            </w:r>
          </w:p>
          <w:p w14:paraId="3C39ED8B" w14:textId="77777777" w:rsidR="00513BFC" w:rsidRPr="003C4580" w:rsidRDefault="00513BFC" w:rsidP="00513BFC">
            <w:pPr>
              <w:pStyle w:val="ListParagraph"/>
              <w:numPr>
                <w:ilvl w:val="0"/>
                <w:numId w:val="5"/>
              </w:numPr>
              <w:rPr>
                <w:rFonts w:cstheme="minorHAnsi"/>
                <w:sz w:val="22"/>
                <w:szCs w:val="22"/>
              </w:rPr>
            </w:pPr>
            <w:r>
              <w:rPr>
                <w:rFonts w:cstheme="minorHAnsi"/>
                <w:sz w:val="22"/>
                <w:szCs w:val="22"/>
                <w:lang/>
              </w:rPr>
              <w:t>01.05 – Configuration Management</w:t>
            </w:r>
          </w:p>
          <w:p w14:paraId="155AC730" w14:textId="77777777" w:rsidR="00513BFC" w:rsidRPr="003C4580" w:rsidRDefault="00513BFC" w:rsidP="00513BFC">
            <w:pPr>
              <w:pStyle w:val="ListParagraph"/>
              <w:numPr>
                <w:ilvl w:val="0"/>
                <w:numId w:val="5"/>
              </w:numPr>
              <w:rPr>
                <w:rFonts w:cstheme="minorHAnsi"/>
                <w:sz w:val="22"/>
                <w:szCs w:val="22"/>
              </w:rPr>
            </w:pPr>
            <w:r>
              <w:rPr>
                <w:rFonts w:cstheme="minorHAnsi"/>
                <w:sz w:val="22"/>
                <w:szCs w:val="22"/>
                <w:lang/>
              </w:rPr>
              <w:t>01.06 – MEL administration</w:t>
            </w:r>
          </w:p>
          <w:p w14:paraId="5698402C" w14:textId="77777777" w:rsidR="00513BFC" w:rsidRPr="005906FD" w:rsidRDefault="00513BFC" w:rsidP="00513BFC">
            <w:pPr>
              <w:pStyle w:val="ListParagraph"/>
              <w:numPr>
                <w:ilvl w:val="0"/>
                <w:numId w:val="5"/>
              </w:numPr>
              <w:rPr>
                <w:rFonts w:cstheme="minorHAnsi"/>
                <w:sz w:val="22"/>
                <w:szCs w:val="22"/>
              </w:rPr>
            </w:pPr>
            <w:r>
              <w:rPr>
                <w:rFonts w:cstheme="minorHAnsi"/>
                <w:sz w:val="22"/>
                <w:szCs w:val="22"/>
                <w:lang/>
              </w:rPr>
              <w:t>01.08 – Weight &amp; Balance</w:t>
            </w:r>
          </w:p>
          <w:p w14:paraId="0EF12911" w14:textId="63B4826B" w:rsidR="005906FD" w:rsidRPr="005906FD" w:rsidRDefault="005906FD" w:rsidP="00513BFC">
            <w:pPr>
              <w:pStyle w:val="ListParagraph"/>
              <w:numPr>
                <w:ilvl w:val="0"/>
                <w:numId w:val="5"/>
              </w:numPr>
              <w:rPr>
                <w:rFonts w:cstheme="minorHAnsi"/>
                <w:sz w:val="22"/>
                <w:szCs w:val="22"/>
              </w:rPr>
            </w:pPr>
            <w:r>
              <w:rPr>
                <w:rFonts w:cstheme="minorHAnsi"/>
                <w:sz w:val="22"/>
                <w:szCs w:val="22"/>
                <w:lang/>
              </w:rPr>
              <w:t>02.01 – Aircraft Phase in</w:t>
            </w:r>
          </w:p>
          <w:p w14:paraId="4E3E863B" w14:textId="7271C9B7" w:rsidR="005906FD" w:rsidRPr="005906FD" w:rsidRDefault="005906FD" w:rsidP="00513BFC">
            <w:pPr>
              <w:pStyle w:val="ListParagraph"/>
              <w:numPr>
                <w:ilvl w:val="0"/>
                <w:numId w:val="5"/>
              </w:numPr>
              <w:rPr>
                <w:rFonts w:cstheme="minorHAnsi"/>
                <w:sz w:val="22"/>
                <w:szCs w:val="22"/>
              </w:rPr>
            </w:pPr>
            <w:r>
              <w:rPr>
                <w:rFonts w:cstheme="minorHAnsi"/>
                <w:sz w:val="22"/>
                <w:szCs w:val="22"/>
                <w:lang/>
              </w:rPr>
              <w:t>02.02 – Aircraft Phase out</w:t>
            </w:r>
          </w:p>
          <w:p w14:paraId="4AE2631C" w14:textId="36AFBF7F" w:rsidR="005906FD" w:rsidRPr="00E81A20" w:rsidRDefault="00E81A20" w:rsidP="00513BFC">
            <w:pPr>
              <w:pStyle w:val="ListParagraph"/>
              <w:numPr>
                <w:ilvl w:val="0"/>
                <w:numId w:val="5"/>
              </w:numPr>
              <w:rPr>
                <w:rFonts w:cstheme="minorHAnsi"/>
                <w:sz w:val="22"/>
                <w:szCs w:val="22"/>
              </w:rPr>
            </w:pPr>
            <w:r>
              <w:rPr>
                <w:rFonts w:cstheme="minorHAnsi"/>
                <w:sz w:val="22"/>
                <w:szCs w:val="22"/>
                <w:lang/>
              </w:rPr>
              <w:t>03.01 – Planning</w:t>
            </w:r>
          </w:p>
          <w:p w14:paraId="123249F6" w14:textId="2F390B6D" w:rsidR="00E81A20" w:rsidRPr="00E81A20" w:rsidRDefault="00E81A20" w:rsidP="00513BFC">
            <w:pPr>
              <w:pStyle w:val="ListParagraph"/>
              <w:numPr>
                <w:ilvl w:val="0"/>
                <w:numId w:val="5"/>
              </w:numPr>
              <w:rPr>
                <w:rFonts w:cstheme="minorHAnsi"/>
                <w:sz w:val="22"/>
                <w:szCs w:val="22"/>
              </w:rPr>
            </w:pPr>
            <w:r>
              <w:rPr>
                <w:rFonts w:cstheme="minorHAnsi"/>
                <w:sz w:val="22"/>
                <w:szCs w:val="22"/>
                <w:lang/>
              </w:rPr>
              <w:t>03.02 – Work package Generation</w:t>
            </w:r>
          </w:p>
          <w:p w14:paraId="2D55AA7C" w14:textId="6949D598" w:rsidR="00E81A20" w:rsidRPr="00C8031B" w:rsidRDefault="00C8031B" w:rsidP="00513BFC">
            <w:pPr>
              <w:pStyle w:val="ListParagraph"/>
              <w:numPr>
                <w:ilvl w:val="0"/>
                <w:numId w:val="5"/>
              </w:numPr>
              <w:rPr>
                <w:rFonts w:cstheme="minorHAnsi"/>
                <w:sz w:val="22"/>
                <w:szCs w:val="22"/>
              </w:rPr>
            </w:pPr>
            <w:r>
              <w:rPr>
                <w:rFonts w:cstheme="minorHAnsi"/>
                <w:sz w:val="22"/>
                <w:szCs w:val="22"/>
                <w:lang/>
              </w:rPr>
              <w:t>03.06 – Long term planning</w:t>
            </w:r>
          </w:p>
          <w:p w14:paraId="5A43877D" w14:textId="77777777" w:rsidR="00C8031B" w:rsidRPr="003C4580" w:rsidRDefault="00C8031B" w:rsidP="00C8031B">
            <w:pPr>
              <w:pStyle w:val="ListParagraph"/>
              <w:numPr>
                <w:ilvl w:val="0"/>
                <w:numId w:val="5"/>
              </w:numPr>
              <w:rPr>
                <w:rFonts w:cstheme="minorHAnsi"/>
                <w:sz w:val="22"/>
                <w:szCs w:val="22"/>
              </w:rPr>
            </w:pPr>
            <w:r>
              <w:rPr>
                <w:rFonts w:cstheme="minorHAnsi"/>
                <w:sz w:val="22"/>
                <w:szCs w:val="22"/>
                <w:lang/>
              </w:rPr>
              <w:t>04.02 – maintenance Agreements</w:t>
            </w:r>
          </w:p>
          <w:p w14:paraId="6DE99002" w14:textId="77777777" w:rsidR="007D2714" w:rsidRPr="00B722B2" w:rsidRDefault="00B722B2" w:rsidP="00C8031B">
            <w:pPr>
              <w:pStyle w:val="ListParagraph"/>
              <w:numPr>
                <w:ilvl w:val="0"/>
                <w:numId w:val="5"/>
              </w:numPr>
              <w:rPr>
                <w:rFonts w:cstheme="minorHAnsi"/>
                <w:sz w:val="22"/>
                <w:szCs w:val="22"/>
              </w:rPr>
            </w:pPr>
            <w:r>
              <w:rPr>
                <w:rFonts w:cstheme="minorHAnsi"/>
                <w:sz w:val="22"/>
                <w:szCs w:val="22"/>
                <w:lang/>
              </w:rPr>
              <w:t>04.05 – Quality auditing</w:t>
            </w:r>
          </w:p>
          <w:p w14:paraId="768BF3CE" w14:textId="77777777" w:rsidR="00B722B2" w:rsidRPr="00F74684" w:rsidRDefault="00F90305" w:rsidP="00C8031B">
            <w:pPr>
              <w:pStyle w:val="ListParagraph"/>
              <w:numPr>
                <w:ilvl w:val="0"/>
                <w:numId w:val="5"/>
              </w:numPr>
              <w:rPr>
                <w:rFonts w:cstheme="minorHAnsi"/>
                <w:sz w:val="22"/>
                <w:szCs w:val="22"/>
              </w:rPr>
            </w:pPr>
            <w:r>
              <w:rPr>
                <w:rFonts w:cstheme="minorHAnsi"/>
                <w:sz w:val="22"/>
                <w:szCs w:val="22"/>
                <w:lang/>
              </w:rPr>
              <w:t>05.02 – Pilots Reports</w:t>
            </w:r>
          </w:p>
          <w:p w14:paraId="6374CC77" w14:textId="77777777" w:rsidR="00F74684" w:rsidRPr="00F74684" w:rsidRDefault="00F74684" w:rsidP="00C8031B">
            <w:pPr>
              <w:pStyle w:val="ListParagraph"/>
              <w:numPr>
                <w:ilvl w:val="0"/>
                <w:numId w:val="5"/>
              </w:numPr>
              <w:rPr>
                <w:rFonts w:cstheme="minorHAnsi"/>
                <w:sz w:val="22"/>
                <w:szCs w:val="22"/>
              </w:rPr>
            </w:pPr>
            <w:r>
              <w:rPr>
                <w:rFonts w:cstheme="minorHAnsi"/>
                <w:sz w:val="22"/>
                <w:szCs w:val="22"/>
                <w:lang/>
              </w:rPr>
              <w:t>05.06 – Flight Simulator training</w:t>
            </w:r>
          </w:p>
          <w:p w14:paraId="13B178C8" w14:textId="77777777" w:rsidR="00F74684" w:rsidRPr="00F74684" w:rsidRDefault="00F74684" w:rsidP="00C8031B">
            <w:pPr>
              <w:pStyle w:val="ListParagraph"/>
              <w:numPr>
                <w:ilvl w:val="0"/>
                <w:numId w:val="5"/>
              </w:numPr>
              <w:rPr>
                <w:rFonts w:cstheme="minorHAnsi"/>
                <w:sz w:val="22"/>
                <w:szCs w:val="22"/>
              </w:rPr>
            </w:pPr>
            <w:r>
              <w:rPr>
                <w:rFonts w:cstheme="minorHAnsi"/>
                <w:sz w:val="22"/>
                <w:szCs w:val="22"/>
                <w:lang/>
              </w:rPr>
              <w:lastRenderedPageBreak/>
              <w:t>06.01 – Fleet status monitoring</w:t>
            </w:r>
          </w:p>
          <w:p w14:paraId="65B599A8" w14:textId="77777777" w:rsidR="00F74684" w:rsidRPr="00E600F1" w:rsidRDefault="00E600F1" w:rsidP="00C8031B">
            <w:pPr>
              <w:pStyle w:val="ListParagraph"/>
              <w:numPr>
                <w:ilvl w:val="0"/>
                <w:numId w:val="5"/>
              </w:numPr>
              <w:rPr>
                <w:rFonts w:cstheme="minorHAnsi"/>
                <w:sz w:val="22"/>
                <w:szCs w:val="22"/>
              </w:rPr>
            </w:pPr>
            <w:r>
              <w:rPr>
                <w:rFonts w:cstheme="minorHAnsi"/>
                <w:sz w:val="22"/>
                <w:szCs w:val="22"/>
                <w:lang/>
              </w:rPr>
              <w:t>07.01 – Shift Planning</w:t>
            </w:r>
          </w:p>
          <w:p w14:paraId="66C86A3A" w14:textId="2FE9B5E1" w:rsidR="00E600F1" w:rsidRPr="00E600F1" w:rsidRDefault="00E600F1" w:rsidP="00C8031B">
            <w:pPr>
              <w:pStyle w:val="ListParagraph"/>
              <w:numPr>
                <w:ilvl w:val="0"/>
                <w:numId w:val="5"/>
              </w:numPr>
              <w:rPr>
                <w:rFonts w:cstheme="minorHAnsi"/>
                <w:sz w:val="22"/>
                <w:szCs w:val="22"/>
              </w:rPr>
            </w:pPr>
            <w:r>
              <w:rPr>
                <w:rFonts w:cstheme="minorHAnsi"/>
                <w:sz w:val="22"/>
                <w:szCs w:val="22"/>
                <w:lang/>
              </w:rPr>
              <w:t>07.02- Hangar &amp; Resources</w:t>
            </w:r>
          </w:p>
          <w:p w14:paraId="6BD1B8A4" w14:textId="77777777" w:rsidR="00E600F1" w:rsidRPr="008E4787" w:rsidRDefault="008E4787" w:rsidP="00C8031B">
            <w:pPr>
              <w:pStyle w:val="ListParagraph"/>
              <w:numPr>
                <w:ilvl w:val="0"/>
                <w:numId w:val="5"/>
              </w:numPr>
              <w:rPr>
                <w:rFonts w:cstheme="minorHAnsi"/>
                <w:sz w:val="22"/>
                <w:szCs w:val="22"/>
              </w:rPr>
            </w:pPr>
            <w:r>
              <w:rPr>
                <w:rFonts w:cstheme="minorHAnsi"/>
                <w:sz w:val="22"/>
                <w:szCs w:val="22"/>
                <w:lang/>
              </w:rPr>
              <w:t>07.04 – Production Plan Preparation</w:t>
            </w:r>
          </w:p>
          <w:p w14:paraId="558DAB07" w14:textId="77777777" w:rsidR="008E4787" w:rsidRPr="008E4787" w:rsidRDefault="008E4787" w:rsidP="00C8031B">
            <w:pPr>
              <w:pStyle w:val="ListParagraph"/>
              <w:numPr>
                <w:ilvl w:val="0"/>
                <w:numId w:val="5"/>
              </w:numPr>
              <w:rPr>
                <w:rFonts w:cstheme="minorHAnsi"/>
                <w:sz w:val="22"/>
                <w:szCs w:val="22"/>
              </w:rPr>
            </w:pPr>
            <w:r>
              <w:rPr>
                <w:rFonts w:cstheme="minorHAnsi"/>
                <w:sz w:val="22"/>
                <w:szCs w:val="22"/>
                <w:lang/>
              </w:rPr>
              <w:t>07-05 – Resource &amp; Staff Allocation</w:t>
            </w:r>
          </w:p>
          <w:p w14:paraId="3319D4C0" w14:textId="54065D7F" w:rsidR="008E4787" w:rsidRPr="00BB3211" w:rsidRDefault="00BB3211" w:rsidP="00C8031B">
            <w:pPr>
              <w:pStyle w:val="ListParagraph"/>
              <w:numPr>
                <w:ilvl w:val="0"/>
                <w:numId w:val="5"/>
              </w:numPr>
              <w:rPr>
                <w:rFonts w:cstheme="minorHAnsi"/>
                <w:sz w:val="22"/>
                <w:szCs w:val="22"/>
              </w:rPr>
            </w:pPr>
            <w:r>
              <w:rPr>
                <w:rFonts w:cstheme="minorHAnsi"/>
                <w:sz w:val="22"/>
                <w:szCs w:val="22"/>
                <w:lang/>
              </w:rPr>
              <w:t>08-02 – Performing maintenance.</w:t>
            </w:r>
          </w:p>
          <w:p w14:paraId="52B68247" w14:textId="77777777" w:rsidR="00BB3211" w:rsidRPr="00BB3211" w:rsidRDefault="00BB3211" w:rsidP="00C8031B">
            <w:pPr>
              <w:pStyle w:val="ListParagraph"/>
              <w:numPr>
                <w:ilvl w:val="0"/>
                <w:numId w:val="5"/>
              </w:numPr>
              <w:rPr>
                <w:rFonts w:cstheme="minorHAnsi"/>
                <w:sz w:val="22"/>
                <w:szCs w:val="22"/>
              </w:rPr>
            </w:pPr>
            <w:r>
              <w:rPr>
                <w:rFonts w:cstheme="minorHAnsi"/>
                <w:sz w:val="22"/>
                <w:szCs w:val="22"/>
                <w:lang/>
              </w:rPr>
              <w:t>08.05 – Maintenance Release to Service</w:t>
            </w:r>
          </w:p>
          <w:p w14:paraId="1EB00A89" w14:textId="77777777" w:rsidR="00BB3211" w:rsidRPr="00090BEB" w:rsidRDefault="00090BEB" w:rsidP="00C8031B">
            <w:pPr>
              <w:pStyle w:val="ListParagraph"/>
              <w:numPr>
                <w:ilvl w:val="0"/>
                <w:numId w:val="5"/>
              </w:numPr>
              <w:rPr>
                <w:rFonts w:cstheme="minorHAnsi"/>
                <w:sz w:val="22"/>
                <w:szCs w:val="22"/>
              </w:rPr>
            </w:pPr>
            <w:r>
              <w:rPr>
                <w:rFonts w:cstheme="minorHAnsi"/>
                <w:sz w:val="22"/>
                <w:szCs w:val="22"/>
                <w:lang/>
              </w:rPr>
              <w:t>09.01 – Material Planning</w:t>
            </w:r>
          </w:p>
          <w:p w14:paraId="58011C73" w14:textId="77777777" w:rsidR="00090BEB" w:rsidRPr="00090BEB" w:rsidRDefault="00090BEB" w:rsidP="00C8031B">
            <w:pPr>
              <w:pStyle w:val="ListParagraph"/>
              <w:numPr>
                <w:ilvl w:val="0"/>
                <w:numId w:val="5"/>
              </w:numPr>
              <w:rPr>
                <w:rFonts w:cstheme="minorHAnsi"/>
                <w:sz w:val="22"/>
                <w:szCs w:val="22"/>
              </w:rPr>
            </w:pPr>
            <w:r>
              <w:rPr>
                <w:rFonts w:cstheme="minorHAnsi"/>
                <w:sz w:val="22"/>
                <w:szCs w:val="22"/>
                <w:lang/>
              </w:rPr>
              <w:t>09.03 - Ordering</w:t>
            </w:r>
          </w:p>
          <w:p w14:paraId="68050979" w14:textId="77777777" w:rsidR="00090BEB" w:rsidRPr="009237B5" w:rsidRDefault="009237B5" w:rsidP="00C8031B">
            <w:pPr>
              <w:pStyle w:val="ListParagraph"/>
              <w:numPr>
                <w:ilvl w:val="0"/>
                <w:numId w:val="5"/>
              </w:numPr>
              <w:rPr>
                <w:rFonts w:cstheme="minorHAnsi"/>
                <w:sz w:val="22"/>
                <w:szCs w:val="22"/>
              </w:rPr>
            </w:pPr>
            <w:r>
              <w:rPr>
                <w:rFonts w:cstheme="minorHAnsi"/>
                <w:sz w:val="22"/>
                <w:szCs w:val="22"/>
                <w:lang/>
              </w:rPr>
              <w:t>09.04 – Repair &amp; Exchange</w:t>
            </w:r>
          </w:p>
          <w:p w14:paraId="6066E332" w14:textId="77777777" w:rsidR="009237B5" w:rsidRPr="002E0590" w:rsidRDefault="009237B5" w:rsidP="00C8031B">
            <w:pPr>
              <w:pStyle w:val="ListParagraph"/>
              <w:numPr>
                <w:ilvl w:val="0"/>
                <w:numId w:val="5"/>
              </w:numPr>
              <w:rPr>
                <w:rFonts w:cstheme="minorHAnsi"/>
                <w:sz w:val="22"/>
                <w:szCs w:val="22"/>
              </w:rPr>
            </w:pPr>
            <w:r>
              <w:rPr>
                <w:rFonts w:cstheme="minorHAnsi"/>
                <w:sz w:val="22"/>
                <w:szCs w:val="22"/>
                <w:lang/>
              </w:rPr>
              <w:t>09.07 – Outstations &amp; MRO</w:t>
            </w:r>
            <w:r w:rsidR="002E0590">
              <w:rPr>
                <w:rFonts w:cstheme="minorHAnsi"/>
                <w:sz w:val="22"/>
                <w:szCs w:val="22"/>
                <w:lang/>
              </w:rPr>
              <w:t>’s</w:t>
            </w:r>
          </w:p>
          <w:p w14:paraId="68DC1F98" w14:textId="3E2A10BF" w:rsidR="002E0590" w:rsidRPr="002E0590" w:rsidRDefault="002E0590" w:rsidP="00C8031B">
            <w:pPr>
              <w:pStyle w:val="ListParagraph"/>
              <w:numPr>
                <w:ilvl w:val="0"/>
                <w:numId w:val="5"/>
              </w:numPr>
              <w:rPr>
                <w:rFonts w:cstheme="minorHAnsi"/>
                <w:sz w:val="22"/>
                <w:szCs w:val="22"/>
              </w:rPr>
            </w:pPr>
            <w:r>
              <w:rPr>
                <w:rFonts w:cstheme="minorHAnsi"/>
                <w:sz w:val="22"/>
                <w:szCs w:val="22"/>
                <w:lang/>
              </w:rPr>
              <w:t>10.01 – Logistics</w:t>
            </w:r>
          </w:p>
          <w:p w14:paraId="0518EAC4" w14:textId="77777777" w:rsidR="002E0590" w:rsidRPr="002E0590" w:rsidRDefault="002E0590" w:rsidP="00C8031B">
            <w:pPr>
              <w:pStyle w:val="ListParagraph"/>
              <w:numPr>
                <w:ilvl w:val="0"/>
                <w:numId w:val="5"/>
              </w:numPr>
              <w:rPr>
                <w:rFonts w:cstheme="minorHAnsi"/>
                <w:sz w:val="22"/>
                <w:szCs w:val="22"/>
              </w:rPr>
            </w:pPr>
            <w:r>
              <w:rPr>
                <w:rFonts w:cstheme="minorHAnsi"/>
                <w:sz w:val="22"/>
                <w:szCs w:val="22"/>
                <w:lang/>
              </w:rPr>
              <w:t>10.06 – inventory &amp; Shelf Life control</w:t>
            </w:r>
          </w:p>
          <w:p w14:paraId="4CD12E60" w14:textId="77777777" w:rsidR="002E0590" w:rsidRPr="00121AFE" w:rsidRDefault="00121AFE" w:rsidP="00C8031B">
            <w:pPr>
              <w:pStyle w:val="ListParagraph"/>
              <w:numPr>
                <w:ilvl w:val="0"/>
                <w:numId w:val="5"/>
              </w:numPr>
              <w:rPr>
                <w:rFonts w:cstheme="minorHAnsi"/>
                <w:sz w:val="22"/>
                <w:szCs w:val="22"/>
              </w:rPr>
            </w:pPr>
            <w:r>
              <w:rPr>
                <w:rFonts w:cstheme="minorHAnsi"/>
                <w:sz w:val="22"/>
                <w:szCs w:val="22"/>
                <w:lang/>
              </w:rPr>
              <w:t>11.01 – Capability List</w:t>
            </w:r>
          </w:p>
          <w:p w14:paraId="02AD2A50" w14:textId="77777777" w:rsidR="00121AFE" w:rsidRPr="00121AFE" w:rsidRDefault="00121AFE" w:rsidP="00C8031B">
            <w:pPr>
              <w:pStyle w:val="ListParagraph"/>
              <w:numPr>
                <w:ilvl w:val="0"/>
                <w:numId w:val="5"/>
              </w:numPr>
              <w:rPr>
                <w:rFonts w:cstheme="minorHAnsi"/>
                <w:sz w:val="22"/>
                <w:szCs w:val="22"/>
              </w:rPr>
            </w:pPr>
            <w:r>
              <w:rPr>
                <w:rFonts w:cstheme="minorHAnsi"/>
                <w:sz w:val="22"/>
                <w:szCs w:val="22"/>
                <w:lang/>
              </w:rPr>
              <w:t>11.03 – Shop Planner</w:t>
            </w:r>
          </w:p>
          <w:p w14:paraId="111F1E34" w14:textId="77777777" w:rsidR="00121AFE" w:rsidRPr="003D6A63" w:rsidRDefault="003D6A63" w:rsidP="00C8031B">
            <w:pPr>
              <w:pStyle w:val="ListParagraph"/>
              <w:numPr>
                <w:ilvl w:val="0"/>
                <w:numId w:val="5"/>
              </w:numPr>
              <w:rPr>
                <w:rFonts w:cstheme="minorHAnsi"/>
                <w:sz w:val="22"/>
                <w:szCs w:val="22"/>
              </w:rPr>
            </w:pPr>
            <w:r>
              <w:rPr>
                <w:rFonts w:cstheme="minorHAnsi"/>
                <w:sz w:val="22"/>
                <w:szCs w:val="22"/>
                <w:lang/>
              </w:rPr>
              <w:t>11.06 – Component Release</w:t>
            </w:r>
          </w:p>
          <w:p w14:paraId="1278A276" w14:textId="5ACF328D" w:rsidR="003D6A63" w:rsidRPr="00F14586" w:rsidRDefault="003D6A63" w:rsidP="00F14586">
            <w:pPr>
              <w:pStyle w:val="ListParagraph"/>
              <w:numPr>
                <w:ilvl w:val="0"/>
                <w:numId w:val="5"/>
              </w:numPr>
              <w:rPr>
                <w:rFonts w:cstheme="minorHAnsi"/>
                <w:sz w:val="22"/>
                <w:szCs w:val="22"/>
              </w:rPr>
            </w:pPr>
            <w:r>
              <w:rPr>
                <w:rFonts w:cstheme="minorHAnsi"/>
                <w:sz w:val="22"/>
                <w:szCs w:val="22"/>
                <w:lang/>
              </w:rPr>
              <w:t>12.01 – Financial Accounting</w:t>
            </w:r>
          </w:p>
        </w:tc>
      </w:tr>
    </w:tbl>
    <w:p w14:paraId="79482E33" w14:textId="06AD2B86" w:rsidR="00DA75B8" w:rsidRPr="007672F9" w:rsidRDefault="00DA75B8" w:rsidP="00167022">
      <w:pPr>
        <w:pStyle w:val="ListParagraph"/>
        <w:rPr>
          <w:rFonts w:cstheme="minorHAnsi"/>
          <w: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44" w:name="_Toc16642314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44"/>
    </w:p>
    <w:p w14:paraId="4E188EA1" w14:textId="2C020C16" w:rsidR="00BB023B" w:rsidRPr="00BB023B" w:rsidRDefault="006372D9" w:rsidP="00BB023B">
      <w:ins w:id="45" w:author="Sadowski Jakub" w:date="2025-05-28T17:26:00Z" w16du:dateUtc="2025-05-28T15:26:00Z">
        <w:r w:rsidRPr="006372D9">
          <w:rPr>
            <w:rFonts w:cstheme="minorHAnsi"/>
            <w:sz w:val="22"/>
            <w:szCs w:val="22"/>
          </w:rPr>
          <w:drawing>
            <wp:anchor distT="0" distB="0" distL="114300" distR="114300" simplePos="0" relativeHeight="251659267" behindDoc="0" locked="0" layoutInCell="1" allowOverlap="1" wp14:anchorId="732E0257" wp14:editId="11A84CC8">
              <wp:simplePos x="0" y="0"/>
              <wp:positionH relativeFrom="column">
                <wp:posOffset>0</wp:posOffset>
              </wp:positionH>
              <wp:positionV relativeFrom="paragraph">
                <wp:posOffset>104578</wp:posOffset>
              </wp:positionV>
              <wp:extent cx="8576441" cy="6076190"/>
              <wp:effectExtent l="0" t="0" r="0" b="0"/>
              <wp:wrapNone/>
              <wp:docPr id="83607757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7574" name="Picture 1" descr="A diagram of a company&#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576441" cy="6076190"/>
                      </a:xfrm>
                      <a:prstGeom prst="rect">
                        <a:avLst/>
                      </a:prstGeom>
                    </pic:spPr>
                  </pic:pic>
                </a:graphicData>
              </a:graphic>
              <wp14:sizeRelH relativeFrom="margin">
                <wp14:pctWidth>0</wp14:pctWidth>
              </wp14:sizeRelH>
              <wp14:sizeRelV relativeFrom="margin">
                <wp14:pctHeight>0</wp14:pctHeight>
              </wp14:sizeRelV>
            </wp:anchor>
          </w:drawing>
        </w:r>
      </w:ins>
    </w:p>
    <w:p w14:paraId="54D91512" w14:textId="449D5353" w:rsidR="006372D9" w:rsidRDefault="002F60DA" w:rsidP="00BB023B">
      <w:pPr>
        <w:jc w:val="center"/>
        <w:rPr>
          <w:ins w:id="46" w:author="Sadowski Jakub" w:date="2025-05-28T17:25:00Z" w16du:dateUtc="2025-05-28T15:25:00Z"/>
          <w:rFonts w:cstheme="minorHAnsi"/>
          <w:sz w:val="22"/>
          <w:szCs w:val="22"/>
        </w:rPr>
      </w:pPr>
      <w:del w:id="47" w:author="Dupont Dimitri" w:date="2024-12-03T12:15:00Z">
        <w:r w:rsidRPr="002F60DA" w:rsidDel="000E2912">
          <w:rPr>
            <w:rFonts w:cstheme="minorHAnsi"/>
            <w:noProof/>
            <w:sz w:val="22"/>
            <w:szCs w:val="22"/>
          </w:rPr>
          <w:drawing>
            <wp:inline distT="0" distB="0" distL="0" distR="0" wp14:anchorId="5ADD185B" wp14:editId="006DED7B">
              <wp:extent cx="6411433" cy="453545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13906" cy="4537204"/>
                      </a:xfrm>
                      <a:prstGeom prst="rect">
                        <a:avLst/>
                      </a:prstGeom>
                    </pic:spPr>
                  </pic:pic>
                </a:graphicData>
              </a:graphic>
            </wp:inline>
          </w:drawing>
        </w:r>
      </w:del>
      <w:ins w:id="48" w:author="Dupont Dimitri" w:date="2024-12-03T12:15:00Z">
        <w:del w:id="49" w:author="Sadowski Jakub" w:date="2025-05-28T17:25:00Z" w16du:dateUtc="2025-05-28T15:25:00Z">
          <w:r w:rsidR="000E2912" w:rsidRPr="000E2912" w:rsidDel="006372D9">
            <w:rPr>
              <w:rFonts w:cstheme="minorHAnsi"/>
              <w:noProof/>
              <w:sz w:val="22"/>
              <w:szCs w:val="22"/>
            </w:rPr>
            <w:drawing>
              <wp:inline distT="0" distB="0" distL="0" distR="0" wp14:anchorId="7BEAB6C1" wp14:editId="3CF53F20">
                <wp:extent cx="7315576" cy="5156465"/>
                <wp:effectExtent l="0" t="0" r="0" b="6350"/>
                <wp:docPr id="17355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48319" name=""/>
                        <pic:cNvPicPr/>
                      </pic:nvPicPr>
                      <pic:blipFill>
                        <a:blip r:embed="rId19"/>
                        <a:stretch>
                          <a:fillRect/>
                        </a:stretch>
                      </pic:blipFill>
                      <pic:spPr>
                        <a:xfrm>
                          <a:off x="0" y="0"/>
                          <a:ext cx="7315576" cy="5156465"/>
                        </a:xfrm>
                        <a:prstGeom prst="rect">
                          <a:avLst/>
                        </a:prstGeom>
                      </pic:spPr>
                    </pic:pic>
                  </a:graphicData>
                </a:graphic>
              </wp:inline>
            </w:drawing>
          </w:r>
        </w:del>
      </w:ins>
    </w:p>
    <w:p w14:paraId="6D02E69A" w14:textId="2EC3E3AC" w:rsidR="00875F5F" w:rsidRDefault="006372D9" w:rsidP="006372D9">
      <w:pPr>
        <w:rPr>
          <w:rFonts w:cstheme="minorHAnsi"/>
          <w:sz w:val="22"/>
          <w:szCs w:val="22"/>
        </w:rPr>
        <w:pPrChange w:id="50" w:author="Sadowski Jakub" w:date="2025-05-28T17:25:00Z" w16du:dateUtc="2025-05-28T15:25:00Z">
          <w:pPr>
            <w:jc w:val="center"/>
          </w:pPr>
        </w:pPrChange>
      </w:pPr>
      <w:ins w:id="51" w:author="Sadowski Jakub" w:date="2025-05-28T17:25:00Z" w16du:dateUtc="2025-05-28T15:25:00Z">
        <w:r>
          <w:rPr>
            <w:rFonts w:cstheme="minorHAnsi"/>
            <w:sz w:val="22"/>
            <w:szCs w:val="22"/>
          </w:rPr>
          <w:br w:type="page"/>
        </w:r>
      </w:ins>
    </w:p>
    <w:p w14:paraId="699BB2F7" w14:textId="1B727469" w:rsidR="00EC2942" w:rsidRPr="0019283C" w:rsidRDefault="00EC2942" w:rsidP="00BB023B">
      <w:pPr>
        <w:jc w:val="center"/>
        <w:rPr>
          <w:rFonts w:cstheme="minorHAnsi"/>
          <w:sz w:val="22"/>
          <w:szCs w:val="22"/>
        </w:rPr>
      </w:pPr>
    </w:p>
    <w:p w14:paraId="098C834C" w14:textId="5DA8C2AB" w:rsidR="00EC2942" w:rsidRPr="005B7A1C" w:rsidRDefault="0070132B" w:rsidP="005B7A1C">
      <w:pPr>
        <w:pStyle w:val="Heading1"/>
        <w:numPr>
          <w:ilvl w:val="0"/>
          <w:numId w:val="4"/>
        </w:numPr>
        <w:spacing w:after="240"/>
        <w:rPr>
          <w:rFonts w:asciiTheme="minorHAnsi" w:hAnsiTheme="minorHAnsi" w:cstheme="minorHAnsi"/>
          <w:sz w:val="22"/>
          <w:szCs w:val="22"/>
        </w:rPr>
      </w:pPr>
      <w:bookmarkStart w:id="52" w:name="_Toc166423149"/>
      <w:r>
        <w:rPr>
          <w:rFonts w:asciiTheme="minorHAnsi" w:hAnsiTheme="minorHAnsi" w:cstheme="minorHAnsi"/>
          <w:sz w:val="22"/>
          <w:szCs w:val="22"/>
        </w:rPr>
        <w:t xml:space="preserve">Process Design </w:t>
      </w:r>
      <w:r w:rsidR="00EC2942" w:rsidRPr="0019283C">
        <w:rPr>
          <w:rFonts w:asciiTheme="minorHAnsi" w:hAnsiTheme="minorHAnsi" w:cstheme="minorHAnsi"/>
          <w:sz w:val="22"/>
          <w:szCs w:val="22"/>
        </w:rPr>
        <w:t>Questions</w:t>
      </w:r>
      <w:bookmarkEnd w:id="52"/>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7C2A51" w:rsidRPr="0019283C" w14:paraId="78A4C995"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4C9DD6A4" w:rsidR="007C2A51" w:rsidRPr="00483C4E" w:rsidRDefault="00A45A13" w:rsidP="007C2A51">
            <w:pPr>
              <w:rPr>
                <w:rFonts w:cstheme="minorHAnsi"/>
                <w:sz w:val="22"/>
                <w:szCs w:val="22"/>
                <w:lang/>
              </w:rPr>
            </w:pPr>
            <w:r>
              <w:rPr>
                <w:rFonts w:cstheme="minorHAnsi"/>
                <w:sz w:val="22"/>
                <w:szCs w:val="22"/>
                <w:lang/>
              </w:rPr>
              <w:t>1</w:t>
            </w:r>
          </w:p>
        </w:tc>
        <w:tc>
          <w:tcPr>
            <w:tcW w:w="7088" w:type="dxa"/>
            <w:vAlign w:val="top"/>
          </w:tcPr>
          <w:p w14:paraId="6E379980" w14:textId="76851D40" w:rsidR="007C2A51" w:rsidRPr="00212AD6" w:rsidRDefault="00212AD6" w:rsidP="007C2A51">
            <w:pPr>
              <w:jc w:val="both"/>
              <w:rPr>
                <w:rFonts w:cstheme="minorHAnsi"/>
                <w:sz w:val="22"/>
                <w:szCs w:val="22"/>
                <w:lang/>
              </w:rPr>
            </w:pPr>
            <w:r>
              <w:rPr>
                <w:rFonts w:cstheme="minorHAnsi"/>
                <w:sz w:val="22"/>
                <w:szCs w:val="22"/>
                <w:lang/>
              </w:rPr>
              <w:t>What will be the structure of the internal address tree?</w:t>
            </w:r>
          </w:p>
        </w:tc>
        <w:tc>
          <w:tcPr>
            <w:tcW w:w="5811" w:type="dxa"/>
          </w:tcPr>
          <w:p w14:paraId="6608BF6E" w14:textId="77777777" w:rsidR="007C2A51" w:rsidRPr="0019283C" w:rsidRDefault="007C2A51" w:rsidP="007C2A51">
            <w:pPr>
              <w:rPr>
                <w:rFonts w:cstheme="minorHAnsi"/>
                <w:sz w:val="22"/>
                <w:szCs w:val="22"/>
              </w:rPr>
            </w:pPr>
          </w:p>
        </w:tc>
      </w:tr>
      <w:tr w:rsidR="00483C4E" w:rsidRPr="0019283C" w14:paraId="615D017D"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1377A7A" w14:textId="6BC0057A" w:rsidR="00483C4E" w:rsidRPr="00212AD6" w:rsidRDefault="00212AD6" w:rsidP="007C2A51">
            <w:pPr>
              <w:rPr>
                <w:rFonts w:cstheme="minorHAnsi"/>
                <w:sz w:val="22"/>
                <w:szCs w:val="22"/>
                <w:lang/>
              </w:rPr>
            </w:pPr>
            <w:r>
              <w:rPr>
                <w:rFonts w:cstheme="minorHAnsi"/>
                <w:sz w:val="22"/>
                <w:szCs w:val="22"/>
                <w:lang/>
              </w:rPr>
              <w:t>2</w:t>
            </w:r>
          </w:p>
        </w:tc>
        <w:tc>
          <w:tcPr>
            <w:tcW w:w="7088" w:type="dxa"/>
            <w:vAlign w:val="top"/>
          </w:tcPr>
          <w:p w14:paraId="68625BE1" w14:textId="57409BE3" w:rsidR="00483C4E" w:rsidRPr="00212AD6" w:rsidRDefault="00212AD6" w:rsidP="007C2A51">
            <w:pPr>
              <w:jc w:val="both"/>
              <w:rPr>
                <w:rFonts w:cstheme="minorHAnsi"/>
                <w:sz w:val="22"/>
                <w:szCs w:val="22"/>
                <w:lang/>
              </w:rPr>
            </w:pPr>
            <w:r>
              <w:rPr>
                <w:rFonts w:cstheme="minorHAnsi"/>
                <w:sz w:val="22"/>
                <w:szCs w:val="22"/>
                <w:lang/>
              </w:rPr>
              <w:t>In which system will the addresses be created, ERP Finance System or AMOS?</w:t>
            </w:r>
          </w:p>
        </w:tc>
        <w:tc>
          <w:tcPr>
            <w:tcW w:w="5811" w:type="dxa"/>
          </w:tcPr>
          <w:p w14:paraId="206BC478" w14:textId="77777777" w:rsidR="00483C4E" w:rsidRPr="0019283C" w:rsidRDefault="00483C4E" w:rsidP="007C2A51">
            <w:pPr>
              <w:rPr>
                <w:rFonts w:cstheme="minorHAnsi"/>
                <w:sz w:val="22"/>
                <w:szCs w:val="22"/>
              </w:rPr>
            </w:pPr>
          </w:p>
        </w:tc>
      </w:tr>
      <w:tr w:rsidR="00483C4E" w:rsidRPr="0019283C" w14:paraId="13E2EE3C"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0EB4BC9" w14:textId="0FBC71E0" w:rsidR="00483C4E" w:rsidRPr="005343AC" w:rsidRDefault="005343AC" w:rsidP="007C2A51">
            <w:pPr>
              <w:rPr>
                <w:rFonts w:cstheme="minorHAnsi"/>
                <w:sz w:val="22"/>
                <w:szCs w:val="22"/>
                <w:lang/>
              </w:rPr>
            </w:pPr>
            <w:r>
              <w:rPr>
                <w:rFonts w:cstheme="minorHAnsi"/>
                <w:sz w:val="22"/>
                <w:szCs w:val="22"/>
                <w:lang/>
              </w:rPr>
              <w:t>3</w:t>
            </w:r>
          </w:p>
        </w:tc>
        <w:tc>
          <w:tcPr>
            <w:tcW w:w="7088" w:type="dxa"/>
            <w:vAlign w:val="top"/>
          </w:tcPr>
          <w:p w14:paraId="5DC6FCD0" w14:textId="22B87D58" w:rsidR="00483C4E" w:rsidRPr="005343AC" w:rsidRDefault="005343AC" w:rsidP="007C2A51">
            <w:pPr>
              <w:jc w:val="both"/>
              <w:rPr>
                <w:rFonts w:cstheme="minorHAnsi"/>
                <w:sz w:val="22"/>
                <w:szCs w:val="22"/>
                <w:lang/>
              </w:rPr>
            </w:pPr>
            <w:r>
              <w:rPr>
                <w:rFonts w:cstheme="minorHAnsi"/>
                <w:sz w:val="22"/>
                <w:szCs w:val="22"/>
                <w:lang/>
              </w:rPr>
              <w:t xml:space="preserve">Which department will be responsible for creation of addresses in AMOS? Will it be the same department responsible for the creation of the organisation </w:t>
            </w:r>
            <w:r w:rsidR="00C330EC">
              <w:rPr>
                <w:rFonts w:cstheme="minorHAnsi"/>
                <w:sz w:val="22"/>
                <w:szCs w:val="22"/>
                <w:lang/>
              </w:rPr>
              <w:t>own tree structure?</w:t>
            </w:r>
          </w:p>
        </w:tc>
        <w:tc>
          <w:tcPr>
            <w:tcW w:w="5811" w:type="dxa"/>
          </w:tcPr>
          <w:p w14:paraId="35DDAA81" w14:textId="77777777" w:rsidR="00483C4E" w:rsidRPr="0019283C" w:rsidRDefault="00483C4E" w:rsidP="007C2A51">
            <w:pPr>
              <w:rPr>
                <w:rFonts w:cstheme="minorHAnsi"/>
                <w:sz w:val="22"/>
                <w:szCs w:val="22"/>
              </w:rPr>
            </w:pPr>
          </w:p>
        </w:tc>
      </w:tr>
      <w:tr w:rsidR="00483C4E" w:rsidRPr="0019283C" w14:paraId="3D8AFF17"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C966490" w14:textId="566E1A90" w:rsidR="00483C4E" w:rsidRPr="00C330EC" w:rsidRDefault="00C330EC" w:rsidP="007C2A51">
            <w:pPr>
              <w:rPr>
                <w:rFonts w:cstheme="minorHAnsi"/>
                <w:sz w:val="22"/>
                <w:szCs w:val="22"/>
                <w:lang/>
              </w:rPr>
            </w:pPr>
            <w:r>
              <w:rPr>
                <w:rFonts w:cstheme="minorHAnsi"/>
                <w:sz w:val="22"/>
                <w:szCs w:val="22"/>
                <w:lang/>
              </w:rPr>
              <w:t>-/-</w:t>
            </w:r>
          </w:p>
        </w:tc>
        <w:tc>
          <w:tcPr>
            <w:tcW w:w="7088" w:type="dxa"/>
            <w:vAlign w:val="top"/>
          </w:tcPr>
          <w:p w14:paraId="109CDFE7" w14:textId="77777777" w:rsidR="00483C4E" w:rsidRDefault="00483C4E" w:rsidP="007C2A51">
            <w:pPr>
              <w:jc w:val="both"/>
              <w:rPr>
                <w:rFonts w:cstheme="minorHAnsi"/>
                <w:sz w:val="22"/>
                <w:szCs w:val="22"/>
                <w:lang/>
              </w:rPr>
            </w:pPr>
          </w:p>
        </w:tc>
        <w:tc>
          <w:tcPr>
            <w:tcW w:w="5811" w:type="dxa"/>
          </w:tcPr>
          <w:p w14:paraId="6D46507F" w14:textId="77777777" w:rsidR="00483C4E" w:rsidRPr="0019283C" w:rsidRDefault="00483C4E" w:rsidP="007C2A5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rsidP="005B7A1C">
      <w:pPr>
        <w:pStyle w:val="Heading1"/>
        <w:numPr>
          <w:ilvl w:val="0"/>
          <w:numId w:val="4"/>
        </w:numPr>
        <w:spacing w:after="240"/>
        <w:rPr>
          <w:rFonts w:asciiTheme="minorHAnsi" w:hAnsiTheme="minorHAnsi" w:cstheme="minorHAnsi"/>
          <w:sz w:val="22"/>
          <w:szCs w:val="22"/>
        </w:rPr>
      </w:pPr>
      <w:bookmarkStart w:id="53" w:name="_Toc16642315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53"/>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F1897AC" w:rsidR="00943F84" w:rsidRPr="003D474A" w:rsidRDefault="003D474A" w:rsidP="007D2714">
            <w:pPr>
              <w:rPr>
                <w:rFonts w:cstheme="minorHAnsi"/>
                <w:sz w:val="22"/>
                <w:szCs w:val="22"/>
                <w:lang/>
              </w:rPr>
            </w:pPr>
            <w:r>
              <w:rPr>
                <w:rFonts w:cstheme="minorHAnsi"/>
                <w:sz w:val="22"/>
                <w:szCs w:val="22"/>
                <w:lang/>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4040FADA" w:rsidR="00EC2942" w:rsidRPr="005B7A1C" w:rsidRDefault="00026B72" w:rsidP="005B7A1C">
      <w:pPr>
        <w:pStyle w:val="Heading1"/>
        <w:numPr>
          <w:ilvl w:val="0"/>
          <w:numId w:val="4"/>
        </w:numPr>
        <w:spacing w:after="240"/>
        <w:rPr>
          <w:rFonts w:asciiTheme="minorHAnsi" w:hAnsiTheme="minorHAnsi" w:cstheme="minorHAnsi"/>
          <w:sz w:val="22"/>
          <w:szCs w:val="22"/>
        </w:rPr>
      </w:pPr>
      <w:bookmarkStart w:id="54" w:name="_Toc16642315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54"/>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AD894D0" w:rsidR="00BF6240" w:rsidRPr="00C330EC" w:rsidRDefault="00F21CD5" w:rsidP="00BF6240">
            <w:pPr>
              <w:rPr>
                <w:rFonts w:cstheme="minorHAnsi"/>
                <w:sz w:val="22"/>
                <w:szCs w:val="22"/>
                <w:lang/>
              </w:rPr>
            </w:pPr>
            <w:r>
              <w:rPr>
                <w:rFonts w:cstheme="minorHAnsi"/>
                <w:sz w:val="22"/>
                <w:szCs w:val="22"/>
                <w:lang/>
              </w:rPr>
              <w:t>ERP Finance System</w:t>
            </w:r>
          </w:p>
        </w:tc>
        <w:tc>
          <w:tcPr>
            <w:tcW w:w="2978" w:type="dxa"/>
          </w:tcPr>
          <w:p w14:paraId="2AFDF9BE" w14:textId="468D480B" w:rsidR="00BF6240" w:rsidRPr="00C330EC" w:rsidRDefault="00F21CD5" w:rsidP="00BF6240">
            <w:pPr>
              <w:rPr>
                <w:rFonts w:cstheme="minorHAnsi"/>
                <w:sz w:val="22"/>
                <w:szCs w:val="22"/>
                <w:lang/>
              </w:rPr>
            </w:pPr>
            <w:r>
              <w:rPr>
                <w:rFonts w:cstheme="minorHAnsi"/>
                <w:sz w:val="22"/>
                <w:szCs w:val="22"/>
                <w:lang/>
              </w:rPr>
              <w:t>Finance Team</w:t>
            </w:r>
          </w:p>
        </w:tc>
        <w:tc>
          <w:tcPr>
            <w:tcW w:w="4677" w:type="dxa"/>
          </w:tcPr>
          <w:p w14:paraId="6C62A9D0" w14:textId="0AE55928" w:rsidR="00BF6240" w:rsidRPr="00F21CD5" w:rsidRDefault="00F21CD5" w:rsidP="00BF6240">
            <w:pPr>
              <w:rPr>
                <w:rFonts w:cstheme="minorHAnsi"/>
                <w:sz w:val="22"/>
                <w:szCs w:val="22"/>
                <w:lang/>
              </w:rPr>
            </w:pPr>
            <w:r>
              <w:rPr>
                <w:rFonts w:cstheme="minorHAnsi"/>
                <w:sz w:val="22"/>
                <w:szCs w:val="22"/>
                <w:lang/>
              </w:rPr>
              <w:t>Interface to be defined. Refer to BP 12.01</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158E288C" w:rsidR="00773B50" w:rsidRPr="005C4B8B" w:rsidRDefault="005C4B8B" w:rsidP="00BF6240">
            <w:pPr>
              <w:rPr>
                <w:rFonts w:cstheme="minorHAnsi"/>
                <w:sz w:val="22"/>
                <w:szCs w:val="22"/>
                <w:lang/>
              </w:rPr>
            </w:pPr>
            <w:r>
              <w:rPr>
                <w:rFonts w:cstheme="minorHAnsi"/>
                <w:sz w:val="22"/>
                <w:szCs w:val="22"/>
                <w:lang/>
              </w:rPr>
              <w:t>-/-</w:t>
            </w:r>
          </w:p>
        </w:tc>
        <w:tc>
          <w:tcPr>
            <w:tcW w:w="2978" w:type="dxa"/>
          </w:tcPr>
          <w:p w14:paraId="31268B39" w14:textId="39A32660" w:rsidR="00773B50" w:rsidRPr="005C4B8B" w:rsidRDefault="005C4B8B" w:rsidP="00BF6240">
            <w:pPr>
              <w:rPr>
                <w:rFonts w:cstheme="minorHAnsi"/>
                <w:sz w:val="22"/>
                <w:szCs w:val="22"/>
                <w:lang/>
              </w:rPr>
            </w:pPr>
            <w:r>
              <w:rPr>
                <w:rFonts w:cstheme="minorHAnsi"/>
                <w:sz w:val="22"/>
                <w:szCs w:val="22"/>
                <w:lang/>
              </w:rPr>
              <w:t>-/-</w:t>
            </w:r>
          </w:p>
        </w:tc>
        <w:tc>
          <w:tcPr>
            <w:tcW w:w="4677" w:type="dxa"/>
          </w:tcPr>
          <w:p w14:paraId="2EB7DF47" w14:textId="2F0A74A9" w:rsidR="00773B50" w:rsidRPr="003D474A" w:rsidRDefault="00773B50" w:rsidP="003D474A">
            <w:pPr>
              <w:jc w:val="left"/>
              <w:rPr>
                <w:rFonts w:cstheme="minorHAnsi"/>
                <w:sz w:val="22"/>
                <w:szCs w:val="22"/>
                <w:lang/>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55"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8290D9E" w:rsidR="00BF6240" w:rsidRPr="005B7A1C" w:rsidRDefault="00EC2942" w:rsidP="00BF6240">
      <w:pPr>
        <w:pStyle w:val="Heading1"/>
        <w:numPr>
          <w:ilvl w:val="0"/>
          <w:numId w:val="4"/>
        </w:numPr>
        <w:rPr>
          <w:rFonts w:asciiTheme="minorHAnsi" w:hAnsiTheme="minorHAnsi" w:cstheme="minorHAnsi"/>
          <w:sz w:val="22"/>
          <w:szCs w:val="22"/>
        </w:rPr>
      </w:pPr>
      <w:bookmarkStart w:id="56" w:name="_Toc16642315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57" w:name="_Toc159516463"/>
      <w:bookmarkStart w:id="58" w:name="_Toc159516459"/>
      <w:bookmarkEnd w:id="55"/>
      <w:bookmarkEnd w:id="56"/>
    </w:p>
    <w:p w14:paraId="05510B20" w14:textId="57C9DD7F" w:rsidR="009333CB" w:rsidRPr="005B7A1C" w:rsidRDefault="009333CB" w:rsidP="005B7A1C">
      <w:pPr>
        <w:pStyle w:val="Heading1"/>
        <w:numPr>
          <w:ilvl w:val="1"/>
          <w:numId w:val="4"/>
        </w:numPr>
        <w:spacing w:after="240"/>
        <w:rPr>
          <w:rFonts w:asciiTheme="minorHAnsi" w:hAnsiTheme="minorHAnsi" w:cstheme="minorHAnsi"/>
          <w:sz w:val="22"/>
          <w:szCs w:val="22"/>
        </w:rPr>
      </w:pPr>
      <w:bookmarkStart w:id="59" w:name="_Toc166423153"/>
      <w:r>
        <w:rPr>
          <w:rFonts w:asciiTheme="minorHAnsi" w:hAnsiTheme="minorHAnsi" w:cstheme="minorHAnsi"/>
          <w:sz w:val="22"/>
          <w:szCs w:val="22"/>
        </w:rPr>
        <w:t>Process specific configuration programmes</w:t>
      </w:r>
      <w:bookmarkEnd w:id="59"/>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71EDF" w:rsidRPr="004F04E5" w14:paraId="5CFDA5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0CAEB23" w14:textId="79FD0951" w:rsidR="00971EDF" w:rsidRPr="00F40621" w:rsidRDefault="00F40621" w:rsidP="00EE0040">
            <w:pPr>
              <w:jc w:val="left"/>
              <w:rPr>
                <w:rFonts w:cstheme="minorHAnsi"/>
                <w:sz w:val="22"/>
                <w:szCs w:val="22"/>
                <w:lang/>
              </w:rPr>
            </w:pPr>
            <w:r>
              <w:rPr>
                <w:rFonts w:cstheme="minorHAnsi"/>
                <w:sz w:val="22"/>
                <w:szCs w:val="22"/>
                <w:lang/>
              </w:rPr>
              <w:t>-/-</w:t>
            </w:r>
          </w:p>
        </w:tc>
        <w:tc>
          <w:tcPr>
            <w:tcW w:w="6386" w:type="dxa"/>
          </w:tcPr>
          <w:p w14:paraId="03AB4834" w14:textId="569117D8" w:rsidR="00971EDF" w:rsidRPr="003D68D5" w:rsidRDefault="00F40621" w:rsidP="00A71CCA">
            <w:pPr>
              <w:jc w:val="both"/>
              <w:rPr>
                <w:rFonts w:cstheme="minorHAnsi"/>
                <w:sz w:val="22"/>
                <w:szCs w:val="22"/>
                <w:lang/>
              </w:rPr>
            </w:pPr>
            <w:r>
              <w:rPr>
                <w:rFonts w:cstheme="minorHAnsi"/>
                <w:sz w:val="22"/>
                <w:szCs w:val="22"/>
                <w:lang/>
              </w:rPr>
              <w:t>-/-</w:t>
            </w:r>
          </w:p>
        </w:tc>
      </w:tr>
    </w:tbl>
    <w:p w14:paraId="6C0485D1" w14:textId="69604F26"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60" w:name="_Toc166423154"/>
      <w:r w:rsidRPr="004F04E5">
        <w:rPr>
          <w:rFonts w:asciiTheme="minorHAnsi" w:hAnsiTheme="minorHAnsi" w:cstheme="minorHAnsi"/>
          <w:sz w:val="22"/>
          <w:szCs w:val="22"/>
        </w:rPr>
        <w:t>Basic Data</w:t>
      </w:r>
      <w:bookmarkEnd w:id="60"/>
      <w:r w:rsidRPr="004F04E5">
        <w:rPr>
          <w:rFonts w:asciiTheme="minorHAnsi" w:hAnsiTheme="minorHAnsi" w:cstheme="minorHAnsi"/>
          <w:sz w:val="22"/>
          <w:szCs w:val="22"/>
        </w:rPr>
        <w:t xml:space="preserve"> </w:t>
      </w:r>
      <w:bookmarkEnd w:id="57"/>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D4417E" w:rsidRPr="004F04E5" w14:paraId="662CD17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7E4723" w14:textId="0A6A5D3A" w:rsidR="00D4417E" w:rsidRPr="00B4177D" w:rsidRDefault="00B4177D" w:rsidP="00EE0040">
            <w:pPr>
              <w:jc w:val="left"/>
              <w:rPr>
                <w:rFonts w:cstheme="minorHAnsi"/>
                <w:sz w:val="22"/>
                <w:szCs w:val="22"/>
                <w:lang/>
              </w:rPr>
            </w:pPr>
            <w:r>
              <w:rPr>
                <w:rFonts w:cstheme="minorHAnsi"/>
                <w:sz w:val="22"/>
                <w:szCs w:val="22"/>
                <w:lang/>
              </w:rPr>
              <w:t>Address Certificate Type</w:t>
            </w:r>
          </w:p>
        </w:tc>
        <w:tc>
          <w:tcPr>
            <w:tcW w:w="6662" w:type="dxa"/>
          </w:tcPr>
          <w:p w14:paraId="407BBDCA" w14:textId="21C8BC1B" w:rsidR="00D4417E" w:rsidRPr="002F3155" w:rsidRDefault="002F3155" w:rsidP="00A71CCA">
            <w:pPr>
              <w:jc w:val="both"/>
              <w:rPr>
                <w:rFonts w:cstheme="minorHAnsi"/>
                <w:sz w:val="22"/>
                <w:szCs w:val="22"/>
                <w:lang/>
              </w:rPr>
            </w:pPr>
            <w:r>
              <w:rPr>
                <w:rFonts w:cstheme="minorHAnsi"/>
                <w:sz w:val="22"/>
                <w:szCs w:val="22"/>
                <w:lang/>
              </w:rPr>
              <w:t xml:space="preserve">Create the certificate type that are going to be used throughout the </w:t>
            </w:r>
            <w:r w:rsidR="0048096E">
              <w:rPr>
                <w:rFonts w:cstheme="minorHAnsi"/>
                <w:sz w:val="22"/>
                <w:szCs w:val="22"/>
                <w:lang/>
              </w:rPr>
              <w:t>organisation or vendors/suppliers/Maintenance Providers.</w:t>
            </w:r>
          </w:p>
        </w:tc>
      </w:tr>
      <w:tr w:rsidR="0048096E" w:rsidRPr="004F04E5" w14:paraId="7F338B4C"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65CAE8ED" w14:textId="51D4F43F" w:rsidR="0048096E" w:rsidRDefault="00B7402F" w:rsidP="00EE0040">
            <w:pPr>
              <w:rPr>
                <w:rFonts w:cstheme="minorHAnsi"/>
                <w:sz w:val="22"/>
                <w:szCs w:val="22"/>
                <w:lang/>
              </w:rPr>
            </w:pPr>
            <w:r w:rsidRPr="00B7402F">
              <w:rPr>
                <w:rFonts w:cstheme="minorHAnsi"/>
                <w:sz w:val="22"/>
                <w:szCs w:val="22"/>
                <w:lang/>
              </w:rPr>
              <w:t>Address Communication Type</w:t>
            </w:r>
          </w:p>
        </w:tc>
        <w:tc>
          <w:tcPr>
            <w:tcW w:w="6662" w:type="dxa"/>
          </w:tcPr>
          <w:p w14:paraId="3456C0E9" w14:textId="0B4CFA55" w:rsidR="0048096E" w:rsidRDefault="00B7402F" w:rsidP="00A71CCA">
            <w:pPr>
              <w:jc w:val="both"/>
              <w:rPr>
                <w:rFonts w:cstheme="minorHAnsi"/>
                <w:sz w:val="22"/>
                <w:szCs w:val="22"/>
                <w:lang/>
              </w:rPr>
            </w:pPr>
            <w:r>
              <w:rPr>
                <w:rFonts w:cstheme="minorHAnsi"/>
                <w:sz w:val="22"/>
                <w:szCs w:val="22"/>
                <w:lang/>
              </w:rPr>
              <w:t>Communication type creation</w:t>
            </w:r>
          </w:p>
        </w:tc>
      </w:tr>
      <w:tr w:rsidR="00B7402F" w:rsidRPr="004F04E5" w14:paraId="40DC0319"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7DAAC6F" w14:textId="4E2E07C6" w:rsidR="00B7402F" w:rsidRPr="00B7402F" w:rsidRDefault="0062091B" w:rsidP="00EE0040">
            <w:pPr>
              <w:rPr>
                <w:rFonts w:cstheme="minorHAnsi"/>
                <w:sz w:val="22"/>
                <w:szCs w:val="22"/>
                <w:lang/>
              </w:rPr>
            </w:pPr>
            <w:r w:rsidRPr="0062091B">
              <w:rPr>
                <w:rFonts w:cstheme="minorHAnsi"/>
                <w:sz w:val="22"/>
                <w:szCs w:val="22"/>
                <w:lang/>
              </w:rPr>
              <w:t>Address Property Type</w:t>
            </w:r>
          </w:p>
        </w:tc>
        <w:tc>
          <w:tcPr>
            <w:tcW w:w="6662" w:type="dxa"/>
          </w:tcPr>
          <w:p w14:paraId="6B15DD69" w14:textId="46D50CA4" w:rsidR="00B7402F" w:rsidRDefault="00C26B1D" w:rsidP="00A71CCA">
            <w:pPr>
              <w:jc w:val="both"/>
              <w:rPr>
                <w:rFonts w:cstheme="minorHAnsi"/>
                <w:sz w:val="22"/>
                <w:szCs w:val="22"/>
                <w:lang/>
              </w:rPr>
            </w:pPr>
            <w:r>
              <w:rPr>
                <w:rFonts w:cstheme="minorHAnsi"/>
                <w:sz w:val="22"/>
                <w:szCs w:val="22"/>
                <w:lang/>
              </w:rPr>
              <w:t>Properties definition and creation.</w:t>
            </w:r>
          </w:p>
        </w:tc>
      </w:tr>
      <w:tr w:rsidR="00C26B1D" w:rsidRPr="004F04E5" w14:paraId="52C98337"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C0AB91B" w14:textId="37D376C8" w:rsidR="00C26B1D" w:rsidRPr="0062091B" w:rsidRDefault="00C26B1D" w:rsidP="00EE0040">
            <w:pPr>
              <w:rPr>
                <w:rFonts w:cstheme="minorHAnsi"/>
                <w:sz w:val="22"/>
                <w:szCs w:val="22"/>
                <w:lang/>
              </w:rPr>
            </w:pPr>
            <w:r w:rsidRPr="00C26B1D">
              <w:rPr>
                <w:rFonts w:cstheme="minorHAnsi"/>
                <w:sz w:val="22"/>
                <w:szCs w:val="22"/>
                <w:lang/>
              </w:rPr>
              <w:t>Address Type</w:t>
            </w:r>
          </w:p>
        </w:tc>
        <w:tc>
          <w:tcPr>
            <w:tcW w:w="6662" w:type="dxa"/>
          </w:tcPr>
          <w:p w14:paraId="126BF603" w14:textId="40BE5F4F" w:rsidR="00C26B1D" w:rsidRDefault="00C26B1D" w:rsidP="00A71CCA">
            <w:pPr>
              <w:jc w:val="both"/>
              <w:rPr>
                <w:rFonts w:cstheme="minorHAnsi"/>
                <w:sz w:val="22"/>
                <w:szCs w:val="22"/>
                <w:lang/>
              </w:rPr>
            </w:pPr>
            <w:r>
              <w:rPr>
                <w:rFonts w:cstheme="minorHAnsi"/>
                <w:sz w:val="22"/>
                <w:szCs w:val="22"/>
                <w:lang/>
              </w:rPr>
              <w:t>Type of addresses definition and creation</w:t>
            </w:r>
          </w:p>
        </w:tc>
      </w:tr>
      <w:tr w:rsidR="00567246" w:rsidRPr="004F04E5" w14:paraId="07CFABC4" w14:textId="77777777" w:rsidTr="002832B1">
        <w:trPr>
          <w:cnfStyle w:val="000000100000" w:firstRow="0" w:lastRow="0" w:firstColumn="0" w:lastColumn="0" w:oddVBand="0" w:evenVBand="0" w:oddHBand="1" w:evenHBand="0" w:firstRowFirstColumn="0" w:firstRowLastColumn="0" w:lastRowFirstColumn="0" w:lastRowLastColumn="0"/>
          <w:ins w:id="61" w:author="Dupont Dimitri" w:date="2024-12-03T12:12:00Z"/>
        </w:trPr>
        <w:tc>
          <w:tcPr>
            <w:tcW w:w="2689" w:type="dxa"/>
          </w:tcPr>
          <w:p w14:paraId="4B63338F" w14:textId="56FA256F" w:rsidR="00567246" w:rsidRPr="00C26B1D" w:rsidRDefault="00570FEF" w:rsidP="00EE0040">
            <w:pPr>
              <w:rPr>
                <w:ins w:id="62" w:author="Dupont Dimitri" w:date="2024-12-03T12:12:00Z"/>
                <w:rFonts w:cstheme="minorHAnsi"/>
                <w:sz w:val="22"/>
                <w:szCs w:val="22"/>
                <w:lang/>
              </w:rPr>
            </w:pPr>
            <w:ins w:id="63" w:author="Dupont Dimitri" w:date="2024-12-03T12:12:00Z">
              <w:r w:rsidRPr="00570FEF">
                <w:rPr>
                  <w:rFonts w:cstheme="minorHAnsi"/>
                  <w:sz w:val="22"/>
                  <w:szCs w:val="22"/>
                  <w:lang/>
                </w:rPr>
                <w:t>Department</w:t>
              </w:r>
            </w:ins>
          </w:p>
        </w:tc>
        <w:tc>
          <w:tcPr>
            <w:tcW w:w="6662" w:type="dxa"/>
          </w:tcPr>
          <w:p w14:paraId="37BDCF8A" w14:textId="7BF2C04D" w:rsidR="00567246" w:rsidRDefault="00570FEF" w:rsidP="00A71CCA">
            <w:pPr>
              <w:jc w:val="both"/>
              <w:rPr>
                <w:ins w:id="64" w:author="Dupont Dimitri" w:date="2024-12-03T12:12:00Z"/>
                <w:rFonts w:cstheme="minorHAnsi"/>
                <w:sz w:val="22"/>
                <w:szCs w:val="22"/>
                <w:lang/>
              </w:rPr>
            </w:pPr>
            <w:ins w:id="65" w:author="Dupont Dimitri" w:date="2024-12-03T12:12:00Z">
              <w:r>
                <w:rPr>
                  <w:rFonts w:cstheme="minorHAnsi"/>
                  <w:sz w:val="22"/>
                  <w:szCs w:val="22"/>
                  <w:lang/>
                </w:rPr>
                <w:t>Repository of all the different departments of the cust</w:t>
              </w:r>
            </w:ins>
            <w:ins w:id="66" w:author="Dupont Dimitri" w:date="2024-12-03T12:13:00Z">
              <w:r>
                <w:rPr>
                  <w:rFonts w:cstheme="minorHAnsi"/>
                  <w:sz w:val="22"/>
                  <w:szCs w:val="22"/>
                  <w:lang/>
                </w:rPr>
                <w:t>omer company</w:t>
              </w:r>
            </w:ins>
          </w:p>
        </w:tc>
      </w:tr>
    </w:tbl>
    <w:p w14:paraId="150E0DBE" w14:textId="77777777" w:rsidR="00EC2942" w:rsidRPr="004F04E5" w:rsidRDefault="00EC2942" w:rsidP="00EC2942">
      <w:pPr>
        <w:rPr>
          <w:rFonts w:cstheme="minorHAnsi"/>
          <w:sz w:val="22"/>
          <w:szCs w:val="22"/>
        </w:rPr>
      </w:pPr>
    </w:p>
    <w:p w14:paraId="32D0738F" w14:textId="2A15306B"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67" w:name="_Toc166423155"/>
      <w:r w:rsidRPr="004F04E5">
        <w:rPr>
          <w:rFonts w:asciiTheme="minorHAnsi" w:hAnsiTheme="minorHAnsi" w:cstheme="minorHAnsi"/>
          <w:sz w:val="22"/>
          <w:szCs w:val="22"/>
        </w:rPr>
        <w:t>Parameters</w:t>
      </w:r>
      <w:bookmarkEnd w:id="58"/>
      <w:bookmarkEnd w:id="67"/>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B7481C" w:rsidRPr="004F04E5" w14:paraId="38CA7A8C"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73776151" w14:textId="451E4B5A" w:rsidR="00B7481C" w:rsidRPr="00996701" w:rsidRDefault="00996701" w:rsidP="00B7481C">
            <w:pPr>
              <w:rPr>
                <w:rFonts w:cstheme="minorHAnsi"/>
                <w:sz w:val="22"/>
                <w:szCs w:val="22"/>
                <w:lang/>
              </w:rPr>
            </w:pPr>
            <w:del w:id="68" w:author="Dupont Dimitri" w:date="2024-12-03T12:00:00Z">
              <w:r w:rsidDel="004E4FA3">
                <w:rPr>
                  <w:rFonts w:cstheme="minorHAnsi"/>
                  <w:sz w:val="22"/>
                  <w:szCs w:val="22"/>
                  <w:lang/>
                </w:rPr>
                <w:delText>-/-</w:delText>
              </w:r>
            </w:del>
            <w:ins w:id="69" w:author="Dupont Dimitri" w:date="2024-12-03T12:00:00Z">
              <w:r w:rsidR="004E4FA3">
                <w:rPr>
                  <w:rFonts w:cstheme="minorHAnsi"/>
                  <w:sz w:val="22"/>
                  <w:szCs w:val="22"/>
                  <w:lang/>
                </w:rPr>
                <w:t>1438</w:t>
              </w:r>
            </w:ins>
          </w:p>
        </w:tc>
        <w:tc>
          <w:tcPr>
            <w:tcW w:w="1961" w:type="dxa"/>
          </w:tcPr>
          <w:p w14:paraId="45DD668C" w14:textId="31D49381" w:rsidR="002A40B8" w:rsidRPr="004F04E5" w:rsidRDefault="004E4FA3" w:rsidP="008C7ADA">
            <w:pPr>
              <w:jc w:val="left"/>
              <w:rPr>
                <w:rFonts w:cstheme="minorHAnsi"/>
                <w:sz w:val="22"/>
                <w:szCs w:val="22"/>
              </w:rPr>
            </w:pPr>
            <w:ins w:id="70" w:author="Dupont Dimitri" w:date="2024-12-03T12:00:00Z">
              <w:r w:rsidRPr="004E4FA3">
                <w:rPr>
                  <w:rFonts w:cstheme="minorHAnsi"/>
                  <w:sz w:val="22"/>
                  <w:szCs w:val="22"/>
                </w:rPr>
                <w:t>ENABLE CREDIT LIMIT CHECK</w:t>
              </w:r>
            </w:ins>
          </w:p>
        </w:tc>
        <w:tc>
          <w:tcPr>
            <w:tcW w:w="5246" w:type="dxa"/>
          </w:tcPr>
          <w:p w14:paraId="59B3E818" w14:textId="1720D551" w:rsidR="00B7481C" w:rsidRPr="004F04E5" w:rsidRDefault="00B7481C" w:rsidP="002A40B8">
            <w:pPr>
              <w:jc w:val="both"/>
              <w:rPr>
                <w:rFonts w:cstheme="minorHAnsi"/>
                <w:sz w:val="22"/>
                <w:szCs w:val="22"/>
              </w:rPr>
            </w:pPr>
          </w:p>
        </w:tc>
        <w:tc>
          <w:tcPr>
            <w:tcW w:w="960" w:type="dxa"/>
          </w:tcPr>
          <w:p w14:paraId="65DBB563" w14:textId="77777777" w:rsidR="00B7481C" w:rsidRPr="004F04E5" w:rsidRDefault="00B7481C" w:rsidP="002A40B8">
            <w:pPr>
              <w:jc w:val="both"/>
              <w:rPr>
                <w:rFonts w:cstheme="minorHAnsi"/>
                <w:sz w:val="22"/>
                <w:szCs w:val="22"/>
              </w:rPr>
            </w:pPr>
          </w:p>
        </w:tc>
      </w:tr>
      <w:tr w:rsidR="008C7ADA" w:rsidRPr="004F04E5" w14:paraId="5CF9B4F1" w14:textId="77777777" w:rsidTr="00B7481C">
        <w:trPr>
          <w:cnfStyle w:val="000000010000" w:firstRow="0" w:lastRow="0" w:firstColumn="0" w:lastColumn="0" w:oddVBand="0" w:evenVBand="0" w:oddHBand="0" w:evenHBand="1" w:firstRowFirstColumn="0" w:firstRowLastColumn="0" w:lastRowFirstColumn="0" w:lastRowLastColumn="0"/>
          <w:ins w:id="71" w:author="Dupont Dimitri" w:date="2024-12-03T12:01:00Z"/>
        </w:trPr>
        <w:tc>
          <w:tcPr>
            <w:tcW w:w="1184" w:type="dxa"/>
          </w:tcPr>
          <w:p w14:paraId="266F9EA0" w14:textId="40919759" w:rsidR="008C7ADA" w:rsidDel="004E4FA3" w:rsidRDefault="008C7ADA" w:rsidP="00B7481C">
            <w:pPr>
              <w:rPr>
                <w:ins w:id="72" w:author="Dupont Dimitri" w:date="2024-12-03T12:01:00Z"/>
                <w:rFonts w:cstheme="minorHAnsi"/>
                <w:sz w:val="22"/>
                <w:szCs w:val="22"/>
                <w:lang/>
              </w:rPr>
            </w:pPr>
            <w:ins w:id="73" w:author="Dupont Dimitri" w:date="2024-12-03T12:01:00Z">
              <w:r>
                <w:rPr>
                  <w:rFonts w:cstheme="minorHAnsi"/>
                  <w:sz w:val="22"/>
                  <w:szCs w:val="22"/>
                  <w:lang/>
                </w:rPr>
                <w:t>1595</w:t>
              </w:r>
            </w:ins>
          </w:p>
        </w:tc>
        <w:tc>
          <w:tcPr>
            <w:tcW w:w="1961" w:type="dxa"/>
          </w:tcPr>
          <w:p w14:paraId="23252224" w14:textId="174AB9A6" w:rsidR="008C7ADA" w:rsidRPr="004E4FA3" w:rsidRDefault="008C7ADA">
            <w:pPr>
              <w:jc w:val="left"/>
              <w:rPr>
                <w:ins w:id="74" w:author="Dupont Dimitri" w:date="2024-12-03T12:01:00Z"/>
                <w:rFonts w:cstheme="minorHAnsi"/>
                <w:sz w:val="22"/>
                <w:szCs w:val="22"/>
              </w:rPr>
              <w:pPrChange w:id="75" w:author="Dupont Dimitri" w:date="2024-12-03T12:01:00Z">
                <w:pPr/>
              </w:pPrChange>
            </w:pPr>
            <w:ins w:id="76" w:author="Dupont Dimitri" w:date="2024-12-03T12:01:00Z">
              <w:r w:rsidRPr="008C7ADA">
                <w:rPr>
                  <w:rFonts w:cstheme="minorHAnsi"/>
                  <w:sz w:val="22"/>
                  <w:szCs w:val="22"/>
                </w:rPr>
                <w:t>ENTITY RELATED ACCOUNTING</w:t>
              </w:r>
            </w:ins>
          </w:p>
        </w:tc>
        <w:tc>
          <w:tcPr>
            <w:tcW w:w="5246" w:type="dxa"/>
          </w:tcPr>
          <w:p w14:paraId="629B7387" w14:textId="77777777" w:rsidR="008C7ADA" w:rsidRPr="004F04E5" w:rsidRDefault="008C7ADA" w:rsidP="002A40B8">
            <w:pPr>
              <w:jc w:val="both"/>
              <w:rPr>
                <w:ins w:id="77" w:author="Dupont Dimitri" w:date="2024-12-03T12:01:00Z"/>
                <w:rFonts w:cstheme="minorHAnsi"/>
                <w:sz w:val="22"/>
                <w:szCs w:val="22"/>
              </w:rPr>
            </w:pPr>
          </w:p>
        </w:tc>
        <w:tc>
          <w:tcPr>
            <w:tcW w:w="960" w:type="dxa"/>
          </w:tcPr>
          <w:p w14:paraId="00ABE195" w14:textId="77777777" w:rsidR="008C7ADA" w:rsidRPr="004F04E5" w:rsidRDefault="008C7ADA" w:rsidP="002A40B8">
            <w:pPr>
              <w:jc w:val="both"/>
              <w:rPr>
                <w:ins w:id="78" w:author="Dupont Dimitri" w:date="2024-12-03T12:01:00Z"/>
                <w:rFonts w:cstheme="minorHAnsi"/>
                <w:sz w:val="22"/>
                <w:szCs w:val="22"/>
              </w:rPr>
            </w:pPr>
          </w:p>
        </w:tc>
      </w:tr>
    </w:tbl>
    <w:p w14:paraId="5B83A206" w14:textId="63B71861"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79" w:name="_Toc159516460"/>
      <w:bookmarkStart w:id="80" w:name="_Toc166423156"/>
      <w:r w:rsidRPr="004F04E5">
        <w:rPr>
          <w:rFonts w:asciiTheme="minorHAnsi" w:hAnsiTheme="minorHAnsi" w:cstheme="minorHAnsi"/>
          <w:sz w:val="22"/>
          <w:szCs w:val="22"/>
        </w:rPr>
        <w:t>Workflows</w:t>
      </w:r>
      <w:bookmarkEnd w:id="79"/>
      <w:bookmarkEnd w:id="80"/>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2A40B8" w:rsidRPr="004F04E5"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050B554" w:rsidR="002A40B8" w:rsidRPr="00AF5B53" w:rsidRDefault="00AF5B53" w:rsidP="002A40B8">
            <w:pPr>
              <w:rPr>
                <w:rFonts w:cstheme="minorHAnsi"/>
                <w:sz w:val="22"/>
                <w:szCs w:val="22"/>
                <w:lang/>
              </w:rPr>
            </w:pPr>
            <w:r>
              <w:rPr>
                <w:rFonts w:cstheme="minorHAnsi"/>
                <w:sz w:val="22"/>
                <w:szCs w:val="22"/>
                <w:lang/>
              </w:rPr>
              <w:t>161</w:t>
            </w:r>
          </w:p>
        </w:tc>
        <w:tc>
          <w:tcPr>
            <w:tcW w:w="3261" w:type="dxa"/>
          </w:tcPr>
          <w:p w14:paraId="6FDB8175" w14:textId="3F1C5DB9" w:rsidR="002A40B8" w:rsidRPr="00AF5B53" w:rsidRDefault="00AF5B53" w:rsidP="00EE0040">
            <w:pPr>
              <w:jc w:val="left"/>
              <w:rPr>
                <w:rFonts w:cstheme="minorHAnsi"/>
                <w:sz w:val="22"/>
                <w:szCs w:val="22"/>
                <w:lang/>
              </w:rPr>
            </w:pPr>
            <w:r>
              <w:rPr>
                <w:rFonts w:cstheme="minorHAnsi"/>
                <w:sz w:val="22"/>
                <w:szCs w:val="22"/>
                <w:lang/>
              </w:rPr>
              <w:t>New Address Store</w:t>
            </w:r>
            <w:r w:rsidR="00C445B2">
              <w:rPr>
                <w:rFonts w:cstheme="minorHAnsi"/>
                <w:sz w:val="22"/>
                <w:szCs w:val="22"/>
                <w:lang/>
              </w:rPr>
              <w:t>d</w:t>
            </w:r>
          </w:p>
        </w:tc>
        <w:tc>
          <w:tcPr>
            <w:tcW w:w="4677" w:type="dxa"/>
          </w:tcPr>
          <w:p w14:paraId="53024FD4" w14:textId="264C5ED0" w:rsidR="002A40B8" w:rsidRPr="00FD527B" w:rsidRDefault="002A40B8" w:rsidP="002A40B8">
            <w:pPr>
              <w:jc w:val="both"/>
              <w:rPr>
                <w:rFonts w:cstheme="minorHAnsi"/>
                <w:sz w:val="22"/>
                <w:szCs w:val="22"/>
                <w:lang/>
              </w:rPr>
            </w:pPr>
          </w:p>
        </w:tc>
      </w:tr>
      <w:tr w:rsidR="00AF5B53" w:rsidRPr="004F04E5" w14:paraId="35687CB0"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4036D839" w14:textId="18321A91" w:rsidR="00AF5B53" w:rsidRDefault="00C445B2" w:rsidP="002A40B8">
            <w:pPr>
              <w:rPr>
                <w:rFonts w:cstheme="minorHAnsi"/>
                <w:sz w:val="22"/>
                <w:szCs w:val="22"/>
                <w:lang/>
              </w:rPr>
            </w:pPr>
            <w:r>
              <w:rPr>
                <w:rFonts w:cstheme="minorHAnsi"/>
                <w:sz w:val="22"/>
                <w:szCs w:val="22"/>
                <w:lang/>
              </w:rPr>
              <w:t>162</w:t>
            </w:r>
          </w:p>
        </w:tc>
        <w:tc>
          <w:tcPr>
            <w:tcW w:w="3261" w:type="dxa"/>
          </w:tcPr>
          <w:p w14:paraId="1311DCA0" w14:textId="0EA73156" w:rsidR="00AF5B53" w:rsidRDefault="00C445B2" w:rsidP="00B74636">
            <w:pPr>
              <w:jc w:val="left"/>
              <w:rPr>
                <w:rFonts w:cstheme="minorHAnsi"/>
                <w:sz w:val="22"/>
                <w:szCs w:val="22"/>
                <w:lang/>
              </w:rPr>
            </w:pPr>
            <w:r>
              <w:rPr>
                <w:rFonts w:cstheme="minorHAnsi"/>
                <w:sz w:val="22"/>
                <w:szCs w:val="22"/>
                <w:lang/>
              </w:rPr>
              <w:t>Address property Stored</w:t>
            </w:r>
          </w:p>
        </w:tc>
        <w:tc>
          <w:tcPr>
            <w:tcW w:w="4677" w:type="dxa"/>
          </w:tcPr>
          <w:p w14:paraId="2F499867" w14:textId="77777777" w:rsidR="00AF5B53" w:rsidRPr="00FD527B" w:rsidRDefault="00AF5B53" w:rsidP="002A40B8">
            <w:pPr>
              <w:jc w:val="both"/>
              <w:rPr>
                <w:rFonts w:cstheme="minorHAnsi"/>
                <w:sz w:val="22"/>
                <w:szCs w:val="22"/>
                <w:lang/>
              </w:rPr>
            </w:pPr>
          </w:p>
        </w:tc>
      </w:tr>
      <w:tr w:rsidR="00B74636" w:rsidRPr="004F04E5" w14:paraId="4F9ED9A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35DB49D" w14:textId="4CB4594E" w:rsidR="00B74636" w:rsidRDefault="004C75EE" w:rsidP="002A40B8">
            <w:pPr>
              <w:rPr>
                <w:rFonts w:cstheme="minorHAnsi"/>
                <w:sz w:val="22"/>
                <w:szCs w:val="22"/>
                <w:lang/>
              </w:rPr>
            </w:pPr>
            <w:r>
              <w:rPr>
                <w:rFonts w:cstheme="minorHAnsi"/>
                <w:sz w:val="22"/>
                <w:szCs w:val="22"/>
                <w:lang/>
              </w:rPr>
              <w:t>34</w:t>
            </w:r>
          </w:p>
        </w:tc>
        <w:tc>
          <w:tcPr>
            <w:tcW w:w="3261" w:type="dxa"/>
          </w:tcPr>
          <w:p w14:paraId="6CE6DA27" w14:textId="47A1D5E8" w:rsidR="00B74636" w:rsidRDefault="004C75EE" w:rsidP="00FC6F41">
            <w:pPr>
              <w:jc w:val="left"/>
              <w:rPr>
                <w:rFonts w:cstheme="minorHAnsi"/>
                <w:sz w:val="22"/>
                <w:szCs w:val="22"/>
                <w:lang/>
              </w:rPr>
            </w:pPr>
            <w:r w:rsidRPr="004C75EE">
              <w:rPr>
                <w:rFonts w:cstheme="minorHAnsi"/>
                <w:sz w:val="22"/>
                <w:szCs w:val="22"/>
                <w:lang/>
              </w:rPr>
              <w:t>Request Cert. Approval</w:t>
            </w:r>
          </w:p>
        </w:tc>
        <w:tc>
          <w:tcPr>
            <w:tcW w:w="4677" w:type="dxa"/>
          </w:tcPr>
          <w:p w14:paraId="6F4BF264" w14:textId="77777777" w:rsidR="00B74636" w:rsidRPr="00FD527B" w:rsidRDefault="00B74636" w:rsidP="002A40B8">
            <w:pPr>
              <w:jc w:val="both"/>
              <w:rPr>
                <w:rFonts w:cstheme="minorHAnsi"/>
                <w:sz w:val="22"/>
                <w:szCs w:val="22"/>
                <w:lang/>
              </w:rPr>
            </w:pPr>
          </w:p>
        </w:tc>
      </w:tr>
      <w:tr w:rsidR="004C75EE" w:rsidRPr="004F04E5" w14:paraId="119290F7"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6FC97194" w14:textId="605235CA" w:rsidR="004C75EE" w:rsidRDefault="004C75EE" w:rsidP="002A40B8">
            <w:pPr>
              <w:rPr>
                <w:rFonts w:cstheme="minorHAnsi"/>
                <w:sz w:val="22"/>
                <w:szCs w:val="22"/>
                <w:lang/>
              </w:rPr>
            </w:pPr>
            <w:r>
              <w:rPr>
                <w:rFonts w:cstheme="minorHAnsi"/>
                <w:sz w:val="22"/>
                <w:szCs w:val="22"/>
                <w:lang/>
              </w:rPr>
              <w:t>35</w:t>
            </w:r>
          </w:p>
        </w:tc>
        <w:tc>
          <w:tcPr>
            <w:tcW w:w="3261" w:type="dxa"/>
          </w:tcPr>
          <w:p w14:paraId="1E17216C" w14:textId="4DDDD658" w:rsidR="004C75EE" w:rsidRDefault="00FC6F41" w:rsidP="00FC6F41">
            <w:pPr>
              <w:jc w:val="left"/>
              <w:rPr>
                <w:rFonts w:cstheme="minorHAnsi"/>
                <w:sz w:val="22"/>
                <w:szCs w:val="22"/>
                <w:lang/>
              </w:rPr>
            </w:pPr>
            <w:r w:rsidRPr="00FC6F41">
              <w:rPr>
                <w:rFonts w:cstheme="minorHAnsi"/>
                <w:sz w:val="22"/>
                <w:szCs w:val="22"/>
                <w:lang/>
              </w:rPr>
              <w:t>Deny Cert. Approval</w:t>
            </w:r>
          </w:p>
        </w:tc>
        <w:tc>
          <w:tcPr>
            <w:tcW w:w="4677" w:type="dxa"/>
          </w:tcPr>
          <w:p w14:paraId="7869E567" w14:textId="77777777" w:rsidR="004C75EE" w:rsidRPr="00FD527B" w:rsidRDefault="004C75EE" w:rsidP="002A40B8">
            <w:pPr>
              <w:jc w:val="both"/>
              <w:rPr>
                <w:rFonts w:cstheme="minorHAnsi"/>
                <w:sz w:val="22"/>
                <w:szCs w:val="22"/>
                <w:lang/>
              </w:rPr>
            </w:pPr>
          </w:p>
        </w:tc>
      </w:tr>
      <w:tr w:rsidR="00B74636" w:rsidRPr="004F04E5" w14:paraId="01D470E0"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5AB09610" w14:textId="411C8D4E" w:rsidR="00B74636" w:rsidRDefault="004C75EE" w:rsidP="002A40B8">
            <w:pPr>
              <w:rPr>
                <w:rFonts w:cstheme="minorHAnsi"/>
                <w:sz w:val="22"/>
                <w:szCs w:val="22"/>
                <w:lang/>
              </w:rPr>
            </w:pPr>
            <w:r>
              <w:rPr>
                <w:rFonts w:cstheme="minorHAnsi"/>
                <w:sz w:val="22"/>
                <w:szCs w:val="22"/>
                <w:lang/>
              </w:rPr>
              <w:t>36</w:t>
            </w:r>
          </w:p>
        </w:tc>
        <w:tc>
          <w:tcPr>
            <w:tcW w:w="3261" w:type="dxa"/>
          </w:tcPr>
          <w:p w14:paraId="4379BD0D" w14:textId="76CA7DD8" w:rsidR="00B74636" w:rsidRDefault="00FC6F41" w:rsidP="00FC6F41">
            <w:pPr>
              <w:jc w:val="left"/>
              <w:rPr>
                <w:rFonts w:cstheme="minorHAnsi"/>
                <w:sz w:val="22"/>
                <w:szCs w:val="22"/>
                <w:lang/>
              </w:rPr>
            </w:pPr>
            <w:r w:rsidRPr="00FC6F41">
              <w:rPr>
                <w:rFonts w:cstheme="minorHAnsi"/>
                <w:sz w:val="22"/>
                <w:szCs w:val="22"/>
                <w:lang/>
              </w:rPr>
              <w:t>Confirm Cert. Approval</w:t>
            </w:r>
          </w:p>
        </w:tc>
        <w:tc>
          <w:tcPr>
            <w:tcW w:w="4677" w:type="dxa"/>
          </w:tcPr>
          <w:p w14:paraId="30568260" w14:textId="77777777" w:rsidR="00B74636" w:rsidRPr="00FD527B" w:rsidRDefault="00B74636" w:rsidP="002A40B8">
            <w:pPr>
              <w:jc w:val="both"/>
              <w:rPr>
                <w:rFonts w:cstheme="minorHAnsi"/>
                <w:sz w:val="22"/>
                <w:szCs w:val="22"/>
                <w:lang/>
              </w:rPr>
            </w:pPr>
          </w:p>
        </w:tc>
      </w:tr>
      <w:tr w:rsidR="00B74636" w:rsidRPr="004F04E5" w14:paraId="162EBB5F"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52906CCD" w14:textId="7D56AE84" w:rsidR="00B74636" w:rsidRDefault="004C75EE" w:rsidP="002A40B8">
            <w:pPr>
              <w:rPr>
                <w:rFonts w:cstheme="minorHAnsi"/>
                <w:sz w:val="22"/>
                <w:szCs w:val="22"/>
                <w:lang/>
              </w:rPr>
            </w:pPr>
            <w:r>
              <w:rPr>
                <w:rFonts w:cstheme="minorHAnsi"/>
                <w:sz w:val="22"/>
                <w:szCs w:val="22"/>
                <w:lang/>
              </w:rPr>
              <w:t>37</w:t>
            </w:r>
          </w:p>
        </w:tc>
        <w:tc>
          <w:tcPr>
            <w:tcW w:w="3261" w:type="dxa"/>
          </w:tcPr>
          <w:p w14:paraId="09AAE1B9" w14:textId="1FC83934" w:rsidR="00B74636" w:rsidRDefault="00FC6F41" w:rsidP="00FC6F41">
            <w:pPr>
              <w:jc w:val="left"/>
              <w:rPr>
                <w:rFonts w:cstheme="minorHAnsi"/>
                <w:sz w:val="22"/>
                <w:szCs w:val="22"/>
                <w:lang/>
              </w:rPr>
            </w:pPr>
            <w:r w:rsidRPr="00FC6F41">
              <w:rPr>
                <w:rFonts w:cstheme="minorHAnsi"/>
                <w:sz w:val="22"/>
                <w:szCs w:val="22"/>
                <w:lang/>
              </w:rPr>
              <w:t>Renew Cert. Approval</w:t>
            </w:r>
          </w:p>
        </w:tc>
        <w:tc>
          <w:tcPr>
            <w:tcW w:w="4677" w:type="dxa"/>
          </w:tcPr>
          <w:p w14:paraId="7BA2233C" w14:textId="77777777" w:rsidR="00B74636" w:rsidRPr="00FD527B" w:rsidRDefault="00B74636" w:rsidP="002A40B8">
            <w:pPr>
              <w:jc w:val="both"/>
              <w:rPr>
                <w:rFonts w:cstheme="minorHAnsi"/>
                <w:sz w:val="22"/>
                <w:szCs w:val="22"/>
                <w:lang/>
              </w:rPr>
            </w:pPr>
          </w:p>
        </w:tc>
      </w:tr>
      <w:tr w:rsidR="00A82EE6" w:rsidRPr="004F04E5" w14:paraId="698B7BD0" w14:textId="77777777" w:rsidTr="00BD77BB">
        <w:trPr>
          <w:cnfStyle w:val="000000100000" w:firstRow="0" w:lastRow="0" w:firstColumn="0" w:lastColumn="0" w:oddVBand="0" w:evenVBand="0" w:oddHBand="1" w:evenHBand="0" w:firstRowFirstColumn="0" w:firstRowLastColumn="0" w:lastRowFirstColumn="0" w:lastRowLastColumn="0"/>
          <w:ins w:id="81" w:author="Dupont Dimitri" w:date="2024-12-03T11:59:00Z"/>
        </w:trPr>
        <w:tc>
          <w:tcPr>
            <w:tcW w:w="1413" w:type="dxa"/>
          </w:tcPr>
          <w:p w14:paraId="3764EAB2" w14:textId="666BB2F6" w:rsidR="00A82EE6" w:rsidRDefault="00A82EE6" w:rsidP="002A40B8">
            <w:pPr>
              <w:rPr>
                <w:ins w:id="82" w:author="Dupont Dimitri" w:date="2024-12-03T11:59:00Z"/>
                <w:rFonts w:cstheme="minorHAnsi"/>
                <w:sz w:val="22"/>
                <w:szCs w:val="22"/>
                <w:lang/>
              </w:rPr>
            </w:pPr>
            <w:ins w:id="83" w:author="Dupont Dimitri" w:date="2024-12-03T11:59:00Z">
              <w:r>
                <w:rPr>
                  <w:rFonts w:cstheme="minorHAnsi"/>
                  <w:sz w:val="22"/>
                  <w:szCs w:val="22"/>
                  <w:lang/>
                </w:rPr>
                <w:t>229</w:t>
              </w:r>
            </w:ins>
          </w:p>
        </w:tc>
        <w:tc>
          <w:tcPr>
            <w:tcW w:w="3261" w:type="dxa"/>
          </w:tcPr>
          <w:p w14:paraId="358C880E" w14:textId="76393B51" w:rsidR="00A82EE6" w:rsidRPr="00FC6F41" w:rsidRDefault="002D1136">
            <w:pPr>
              <w:jc w:val="left"/>
              <w:rPr>
                <w:ins w:id="84" w:author="Dupont Dimitri" w:date="2024-12-03T11:59:00Z"/>
                <w:rFonts w:cstheme="minorHAnsi"/>
                <w:sz w:val="22"/>
                <w:szCs w:val="22"/>
                <w:lang/>
              </w:rPr>
              <w:pPrChange w:id="85" w:author="Dupont Dimitri" w:date="2024-12-03T12:00:00Z">
                <w:pPr/>
              </w:pPrChange>
            </w:pPr>
            <w:ins w:id="86" w:author="Dupont Dimitri" w:date="2024-12-03T12:00:00Z">
              <w:r w:rsidRPr="002D1136">
                <w:rPr>
                  <w:rFonts w:cstheme="minorHAnsi"/>
                  <w:sz w:val="22"/>
                  <w:szCs w:val="22"/>
                  <w:lang/>
                </w:rPr>
                <w:t>Address saved (pre-save)</w:t>
              </w:r>
            </w:ins>
          </w:p>
        </w:tc>
        <w:tc>
          <w:tcPr>
            <w:tcW w:w="4677" w:type="dxa"/>
          </w:tcPr>
          <w:p w14:paraId="6B4C4F4F" w14:textId="77777777" w:rsidR="00A82EE6" w:rsidRPr="00FD527B" w:rsidRDefault="00A82EE6" w:rsidP="002A40B8">
            <w:pPr>
              <w:jc w:val="both"/>
              <w:rPr>
                <w:ins w:id="87" w:author="Dupont Dimitri" w:date="2024-12-03T11:59:00Z"/>
                <w:rFonts w:cstheme="minorHAnsi"/>
                <w:sz w:val="22"/>
                <w:szCs w:val="22"/>
                <w:lang/>
              </w:rPr>
            </w:pPr>
          </w:p>
        </w:tc>
      </w:tr>
      <w:tr w:rsidR="002D1136" w:rsidRPr="004F04E5" w14:paraId="5A7D1D16" w14:textId="77777777" w:rsidTr="00BD77BB">
        <w:trPr>
          <w:cnfStyle w:val="000000010000" w:firstRow="0" w:lastRow="0" w:firstColumn="0" w:lastColumn="0" w:oddVBand="0" w:evenVBand="0" w:oddHBand="0" w:evenHBand="1" w:firstRowFirstColumn="0" w:firstRowLastColumn="0" w:lastRowFirstColumn="0" w:lastRowLastColumn="0"/>
          <w:ins w:id="88" w:author="Dupont Dimitri" w:date="2024-12-03T12:00:00Z"/>
        </w:trPr>
        <w:tc>
          <w:tcPr>
            <w:tcW w:w="1413" w:type="dxa"/>
          </w:tcPr>
          <w:p w14:paraId="7486A00A" w14:textId="7BED57F6" w:rsidR="002D1136" w:rsidRDefault="002D1136" w:rsidP="002A40B8">
            <w:pPr>
              <w:rPr>
                <w:ins w:id="89" w:author="Dupont Dimitri" w:date="2024-12-03T12:00:00Z"/>
                <w:rFonts w:cstheme="minorHAnsi"/>
                <w:sz w:val="22"/>
                <w:szCs w:val="22"/>
                <w:lang/>
              </w:rPr>
            </w:pPr>
            <w:ins w:id="90" w:author="Dupont Dimitri" w:date="2024-12-03T12:00:00Z">
              <w:r>
                <w:rPr>
                  <w:rFonts w:cstheme="minorHAnsi"/>
                  <w:sz w:val="22"/>
                  <w:szCs w:val="22"/>
                  <w:lang/>
                </w:rPr>
                <w:t>453</w:t>
              </w:r>
            </w:ins>
          </w:p>
        </w:tc>
        <w:tc>
          <w:tcPr>
            <w:tcW w:w="3261" w:type="dxa"/>
          </w:tcPr>
          <w:p w14:paraId="6BB692A5" w14:textId="64CE59EA" w:rsidR="002D1136" w:rsidRPr="002D1136" w:rsidRDefault="002D1136">
            <w:pPr>
              <w:jc w:val="left"/>
              <w:rPr>
                <w:ins w:id="91" w:author="Dupont Dimitri" w:date="2024-12-03T12:00:00Z"/>
                <w:rFonts w:cstheme="minorHAnsi"/>
                <w:sz w:val="22"/>
                <w:szCs w:val="22"/>
                <w:lang/>
              </w:rPr>
              <w:pPrChange w:id="92" w:author="Dupont Dimitri" w:date="2024-12-03T12:00:00Z">
                <w:pPr/>
              </w:pPrChange>
            </w:pPr>
            <w:ins w:id="93" w:author="Dupont Dimitri" w:date="2024-12-03T12:00:00Z">
              <w:r w:rsidRPr="002D1136">
                <w:rPr>
                  <w:rFonts w:cstheme="minorHAnsi"/>
                  <w:sz w:val="22"/>
                  <w:szCs w:val="22"/>
                  <w:lang/>
                </w:rPr>
                <w:t>Address saved (post-save)</w:t>
              </w:r>
            </w:ins>
          </w:p>
        </w:tc>
        <w:tc>
          <w:tcPr>
            <w:tcW w:w="4677" w:type="dxa"/>
          </w:tcPr>
          <w:p w14:paraId="5624BD40" w14:textId="77777777" w:rsidR="002D1136" w:rsidRPr="00FD527B" w:rsidRDefault="002D1136" w:rsidP="002A40B8">
            <w:pPr>
              <w:jc w:val="both"/>
              <w:rPr>
                <w:ins w:id="94" w:author="Dupont Dimitri" w:date="2024-12-03T12:00:00Z"/>
                <w:rFonts w:cstheme="minorHAnsi"/>
                <w:sz w:val="22"/>
                <w:szCs w:val="22"/>
                <w:lang/>
              </w:rPr>
            </w:pPr>
          </w:p>
        </w:tc>
      </w:tr>
    </w:tbl>
    <w:p w14:paraId="31761CBA" w14:textId="77777777" w:rsidR="00EC2942" w:rsidRPr="004F04E5" w:rsidRDefault="00EC2942" w:rsidP="00EC2942">
      <w:pPr>
        <w:rPr>
          <w:rFonts w:cstheme="minorHAnsi"/>
          <w:sz w:val="22"/>
          <w:szCs w:val="22"/>
        </w:rPr>
      </w:pPr>
    </w:p>
    <w:p w14:paraId="70640EB6" w14:textId="15FDAB1A"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95" w:name="_Toc159516461"/>
      <w:bookmarkStart w:id="96" w:name="_Toc166423157"/>
      <w:r w:rsidRPr="004F04E5">
        <w:rPr>
          <w:rFonts w:asciiTheme="minorHAnsi" w:hAnsiTheme="minorHAnsi" w:cstheme="minorHAnsi"/>
          <w:sz w:val="22"/>
          <w:szCs w:val="22"/>
        </w:rPr>
        <w:lastRenderedPageBreak/>
        <w:t>Scheduled Tasks</w:t>
      </w:r>
      <w:bookmarkEnd w:id="95"/>
      <w:bookmarkEnd w:id="96"/>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0F14EE" w:rsidRPr="004F04E5" w14:paraId="6C2D50EC"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69BDAE02" w14:textId="099D62CD" w:rsidR="000F14EE" w:rsidRPr="00597A90" w:rsidRDefault="00597A90" w:rsidP="00EE0040">
            <w:pPr>
              <w:rPr>
                <w:rFonts w:cstheme="minorHAnsi"/>
                <w:sz w:val="22"/>
                <w:szCs w:val="22"/>
                <w:lang/>
              </w:rPr>
            </w:pPr>
            <w:r>
              <w:rPr>
                <w:rFonts w:ascii="Calibri" w:hAnsi="Calibri" w:cs="Calibri"/>
                <w:sz w:val="21"/>
                <w:lang/>
              </w:rPr>
              <w:t>-/-</w:t>
            </w:r>
          </w:p>
        </w:tc>
        <w:tc>
          <w:tcPr>
            <w:tcW w:w="1710" w:type="dxa"/>
          </w:tcPr>
          <w:p w14:paraId="2CC97CA3" w14:textId="46651C04" w:rsidR="000F14EE" w:rsidRPr="00226D2A" w:rsidRDefault="000F277C" w:rsidP="002A40B8">
            <w:pPr>
              <w:rPr>
                <w:rFonts w:cstheme="minorHAnsi"/>
                <w:sz w:val="22"/>
                <w:szCs w:val="22"/>
                <w:lang/>
              </w:rPr>
            </w:pPr>
            <w:r>
              <w:rPr>
                <w:rFonts w:cstheme="minorHAnsi"/>
                <w:sz w:val="22"/>
                <w:szCs w:val="22"/>
                <w:lang/>
              </w:rPr>
              <w:t>-/-</w:t>
            </w:r>
            <w:r w:rsidR="00226D2A">
              <w:rPr>
                <w:rFonts w:cstheme="minorHAnsi"/>
                <w:sz w:val="22"/>
                <w:szCs w:val="22"/>
                <w:lang/>
              </w:rPr>
              <w:t xml:space="preserve"> </w:t>
            </w:r>
          </w:p>
        </w:tc>
        <w:tc>
          <w:tcPr>
            <w:tcW w:w="5036" w:type="dxa"/>
          </w:tcPr>
          <w:p w14:paraId="48BF40FF" w14:textId="75E3FD7B" w:rsidR="000F14EE" w:rsidRPr="008D5F54" w:rsidRDefault="000F14EE" w:rsidP="00EE0040">
            <w:pPr>
              <w:jc w:val="both"/>
              <w:rPr>
                <w:rFonts w:cstheme="minorHAnsi"/>
                <w:sz w:val="22"/>
                <w:szCs w:val="22"/>
                <w:lang/>
              </w:rPr>
            </w:pPr>
          </w:p>
        </w:tc>
      </w:tr>
    </w:tbl>
    <w:p w14:paraId="5B18F173" w14:textId="77777777" w:rsidR="00EC2942" w:rsidRPr="004F04E5" w:rsidRDefault="00EC2942" w:rsidP="00EC2942">
      <w:pPr>
        <w:rPr>
          <w:rFonts w:cstheme="minorHAnsi"/>
          <w:sz w:val="22"/>
          <w:szCs w:val="22"/>
        </w:rPr>
      </w:pPr>
    </w:p>
    <w:p w14:paraId="2F799D84" w14:textId="0CDD45C3"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97" w:name="_Toc159516462"/>
      <w:bookmarkStart w:id="98" w:name="_Toc166423158"/>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97"/>
      <w:bookmarkEnd w:id="98"/>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5E564C54" w:rsidR="002A40B8" w:rsidRPr="00BA5C58" w:rsidRDefault="00242843" w:rsidP="002A40B8">
            <w:pPr>
              <w:rPr>
                <w:rFonts w:cstheme="minorHAnsi"/>
                <w:sz w:val="22"/>
                <w:szCs w:val="22"/>
                <w:lang/>
              </w:rPr>
            </w:pPr>
            <w:r>
              <w:rPr>
                <w:rFonts w:cstheme="minorHAnsi"/>
                <w:sz w:val="22"/>
                <w:szCs w:val="22"/>
                <w:lang/>
              </w:rPr>
              <w:t>-/-</w:t>
            </w:r>
          </w:p>
        </w:tc>
        <w:tc>
          <w:tcPr>
            <w:tcW w:w="2161" w:type="dxa"/>
          </w:tcPr>
          <w:p w14:paraId="5733D2E0" w14:textId="5C6A205A" w:rsidR="002A40B8" w:rsidRPr="00254A34" w:rsidRDefault="002A40B8" w:rsidP="002A40B8">
            <w:pPr>
              <w:rPr>
                <w:rFonts w:cstheme="minorHAnsi"/>
                <w:sz w:val="22"/>
                <w:szCs w:val="22"/>
                <w:lang/>
              </w:rPr>
            </w:pPr>
          </w:p>
        </w:tc>
        <w:tc>
          <w:tcPr>
            <w:tcW w:w="2040" w:type="dxa"/>
          </w:tcPr>
          <w:p w14:paraId="7A2DC518" w14:textId="333B22B1" w:rsidR="0053417A" w:rsidRPr="007E1FE8" w:rsidRDefault="0053417A" w:rsidP="0053417A">
            <w:pPr>
              <w:rPr>
                <w:rFonts w:cstheme="minorHAnsi"/>
                <w:sz w:val="22"/>
                <w:szCs w:val="22"/>
                <w:lang/>
              </w:rPr>
            </w:pPr>
          </w:p>
        </w:tc>
        <w:tc>
          <w:tcPr>
            <w:tcW w:w="1749" w:type="dxa"/>
          </w:tcPr>
          <w:p w14:paraId="48EF353C" w14:textId="237FF2B1" w:rsidR="002A40B8" w:rsidRPr="004F04E5" w:rsidRDefault="002A40B8" w:rsidP="002A40B8">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79FE91F1" w14:textId="6C576AB6" w:rsidR="00700014" w:rsidRPr="005B7A1C" w:rsidRDefault="00180A2F" w:rsidP="005B7A1C">
      <w:pPr>
        <w:pStyle w:val="Heading1"/>
        <w:numPr>
          <w:ilvl w:val="0"/>
          <w:numId w:val="4"/>
        </w:numPr>
        <w:spacing w:after="240"/>
        <w:rPr>
          <w:rFonts w:asciiTheme="minorHAnsi" w:hAnsiTheme="minorHAnsi" w:cstheme="minorHAnsi"/>
          <w:sz w:val="22"/>
          <w:szCs w:val="22"/>
        </w:rPr>
      </w:pPr>
      <w:bookmarkStart w:id="99" w:name="_Toc166423159"/>
      <w:bookmarkStart w:id="100" w:name="_Toc164283043"/>
      <w:r>
        <w:rPr>
          <w:rFonts w:asciiTheme="minorHAnsi" w:hAnsiTheme="minorHAnsi" w:cstheme="minorHAnsi"/>
          <w:sz w:val="22"/>
          <w:szCs w:val="22"/>
        </w:rPr>
        <w:t>UAT Guidance</w:t>
      </w:r>
      <w:bookmarkEnd w:id="99"/>
    </w:p>
    <w:tbl>
      <w:tblPr>
        <w:tblStyle w:val="TableAMOS"/>
        <w:tblW w:w="9351" w:type="dxa"/>
        <w:tblLook w:val="04A0" w:firstRow="1" w:lastRow="0" w:firstColumn="1" w:lastColumn="0" w:noHBand="0" w:noVBand="1"/>
      </w:tblPr>
      <w:tblGrid>
        <w:gridCol w:w="1075"/>
        <w:gridCol w:w="4705"/>
        <w:gridCol w:w="2297"/>
        <w:gridCol w:w="1274"/>
      </w:tblGrid>
      <w:tr w:rsidR="00C267EC" w:rsidRPr="004F04E5" w14:paraId="3E55F1FF" w14:textId="77777777" w:rsidTr="001D212A">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05"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297"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74"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0525946D" w:rsidR="00C267EC" w:rsidRPr="007B2FC9" w:rsidRDefault="007B2FC9" w:rsidP="00076A06">
            <w:pPr>
              <w:rPr>
                <w:rFonts w:cstheme="minorHAnsi"/>
                <w:sz w:val="22"/>
                <w:szCs w:val="22"/>
                <w:lang/>
              </w:rPr>
            </w:pPr>
            <w:r>
              <w:rPr>
                <w:rFonts w:cstheme="minorHAnsi"/>
                <w:sz w:val="22"/>
                <w:szCs w:val="22"/>
                <w:lang/>
              </w:rPr>
              <w:t>1</w:t>
            </w:r>
          </w:p>
        </w:tc>
        <w:tc>
          <w:tcPr>
            <w:tcW w:w="4705" w:type="dxa"/>
          </w:tcPr>
          <w:p w14:paraId="447EA27A" w14:textId="0B6989B6" w:rsidR="00C267EC" w:rsidRPr="00242843" w:rsidRDefault="00242843" w:rsidP="00C267EC">
            <w:pPr>
              <w:jc w:val="both"/>
              <w:rPr>
                <w:rFonts w:cstheme="minorHAnsi"/>
                <w:sz w:val="22"/>
                <w:szCs w:val="22"/>
                <w:lang/>
              </w:rPr>
            </w:pPr>
            <w:r>
              <w:rPr>
                <w:rFonts w:cstheme="minorHAnsi"/>
                <w:sz w:val="22"/>
                <w:szCs w:val="22"/>
                <w:lang/>
              </w:rPr>
              <w:t>Main Company Address creation</w:t>
            </w:r>
            <w:r w:rsidR="00523878">
              <w:rPr>
                <w:rFonts w:cstheme="minorHAnsi"/>
                <w:sz w:val="22"/>
                <w:szCs w:val="22"/>
                <w:lang/>
              </w:rPr>
              <w:t xml:space="preserve"> (item)</w:t>
            </w:r>
          </w:p>
        </w:tc>
        <w:tc>
          <w:tcPr>
            <w:tcW w:w="2297" w:type="dxa"/>
          </w:tcPr>
          <w:p w14:paraId="492BEB3A" w14:textId="5E572832" w:rsidR="005B0FC5" w:rsidRPr="00242843" w:rsidRDefault="00242843" w:rsidP="004D4B2D">
            <w:pPr>
              <w:jc w:val="left"/>
              <w:rPr>
                <w:rFonts w:cstheme="minorHAnsi"/>
                <w:sz w:val="22"/>
                <w:szCs w:val="22"/>
                <w:lang/>
              </w:rPr>
            </w:pPr>
            <w:r>
              <w:rPr>
                <w:rFonts w:cstheme="minorHAnsi"/>
                <w:sz w:val="22"/>
                <w:szCs w:val="22"/>
                <w:lang/>
              </w:rPr>
              <w:t>Main address</w:t>
            </w:r>
          </w:p>
        </w:tc>
        <w:tc>
          <w:tcPr>
            <w:tcW w:w="1274" w:type="dxa"/>
          </w:tcPr>
          <w:p w14:paraId="34EBF6CC" w14:textId="5836C74C" w:rsidR="00C267EC" w:rsidRPr="00AE3D46" w:rsidRDefault="00AE3D46" w:rsidP="00C267EC">
            <w:pPr>
              <w:jc w:val="both"/>
              <w:rPr>
                <w:rFonts w:cstheme="minorHAnsi"/>
                <w:sz w:val="22"/>
                <w:szCs w:val="22"/>
                <w:lang/>
              </w:rPr>
            </w:pPr>
            <w:r>
              <w:rPr>
                <w:rFonts w:cstheme="minorHAnsi"/>
                <w:sz w:val="22"/>
                <w:szCs w:val="22"/>
                <w:lang/>
              </w:rPr>
              <w:t>ACC</w:t>
            </w:r>
          </w:p>
        </w:tc>
      </w:tr>
      <w:tr w:rsidR="000C59D1" w:rsidRPr="004F04E5" w14:paraId="3D90E2ED"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5875550E" w:rsidR="000C59D1" w:rsidRPr="008E1C13" w:rsidRDefault="008E1C13" w:rsidP="00076A06">
            <w:pPr>
              <w:rPr>
                <w:rFonts w:cstheme="minorHAnsi"/>
                <w:sz w:val="22"/>
                <w:szCs w:val="22"/>
                <w:lang/>
              </w:rPr>
            </w:pPr>
            <w:r>
              <w:rPr>
                <w:rFonts w:cstheme="minorHAnsi"/>
                <w:sz w:val="22"/>
                <w:szCs w:val="22"/>
                <w:lang/>
              </w:rPr>
              <w:t>2</w:t>
            </w:r>
          </w:p>
        </w:tc>
        <w:tc>
          <w:tcPr>
            <w:tcW w:w="4705" w:type="dxa"/>
          </w:tcPr>
          <w:p w14:paraId="18A8743E" w14:textId="4527232F" w:rsidR="000C59D1" w:rsidRPr="005322A5" w:rsidRDefault="00E863B2" w:rsidP="00C267EC">
            <w:pPr>
              <w:jc w:val="both"/>
              <w:rPr>
                <w:rFonts w:cstheme="minorHAnsi"/>
                <w:sz w:val="22"/>
                <w:szCs w:val="22"/>
                <w:lang/>
              </w:rPr>
            </w:pPr>
            <w:r>
              <w:rPr>
                <w:rFonts w:cstheme="minorHAnsi"/>
                <w:sz w:val="22"/>
                <w:szCs w:val="22"/>
                <w:lang/>
              </w:rPr>
              <w:t>Creation of sub-item</w:t>
            </w:r>
          </w:p>
        </w:tc>
        <w:tc>
          <w:tcPr>
            <w:tcW w:w="2297" w:type="dxa"/>
          </w:tcPr>
          <w:p w14:paraId="118028D2" w14:textId="2F294070" w:rsidR="000C59D1" w:rsidRPr="00664B7F" w:rsidRDefault="000C59D1" w:rsidP="004D4B2D">
            <w:pPr>
              <w:jc w:val="left"/>
              <w:rPr>
                <w:rFonts w:cstheme="minorHAnsi"/>
                <w:sz w:val="22"/>
                <w:szCs w:val="22"/>
                <w:lang/>
              </w:rPr>
            </w:pPr>
          </w:p>
        </w:tc>
        <w:tc>
          <w:tcPr>
            <w:tcW w:w="1274" w:type="dxa"/>
          </w:tcPr>
          <w:p w14:paraId="7CAABFE6" w14:textId="4B96A37F" w:rsidR="000C59D1" w:rsidRPr="005322A5" w:rsidRDefault="005322A5" w:rsidP="00C267EC">
            <w:pPr>
              <w:jc w:val="both"/>
              <w:rPr>
                <w:rFonts w:cstheme="minorHAnsi"/>
                <w:sz w:val="22"/>
                <w:szCs w:val="22"/>
                <w:lang/>
              </w:rPr>
            </w:pPr>
            <w:r>
              <w:rPr>
                <w:rFonts w:cstheme="minorHAnsi"/>
                <w:sz w:val="22"/>
                <w:szCs w:val="22"/>
                <w:lang/>
              </w:rPr>
              <w:t>ACC</w:t>
            </w:r>
          </w:p>
        </w:tc>
      </w:tr>
      <w:tr w:rsidR="00E863B2" w:rsidRPr="004F04E5" w14:paraId="77E9548A"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47C83322" w14:textId="6CFEDFFE" w:rsidR="00E863B2" w:rsidRPr="001A3379" w:rsidRDefault="00E863B2" w:rsidP="00E863B2">
            <w:pPr>
              <w:rPr>
                <w:rFonts w:cstheme="minorHAnsi"/>
                <w:sz w:val="22"/>
                <w:szCs w:val="22"/>
                <w:lang/>
              </w:rPr>
            </w:pPr>
            <w:r>
              <w:rPr>
                <w:rFonts w:cstheme="minorHAnsi"/>
                <w:sz w:val="22"/>
                <w:szCs w:val="22"/>
                <w:lang/>
              </w:rPr>
              <w:t>3</w:t>
            </w:r>
          </w:p>
        </w:tc>
        <w:tc>
          <w:tcPr>
            <w:tcW w:w="4705" w:type="dxa"/>
          </w:tcPr>
          <w:p w14:paraId="665E688E" w14:textId="215DA5D8" w:rsidR="00E863B2" w:rsidRPr="00E863B2" w:rsidRDefault="00955AB3" w:rsidP="00E863B2">
            <w:pPr>
              <w:jc w:val="both"/>
              <w:rPr>
                <w:rFonts w:cstheme="minorHAnsi"/>
                <w:sz w:val="22"/>
                <w:szCs w:val="22"/>
                <w:lang/>
              </w:rPr>
            </w:pPr>
            <w:r>
              <w:rPr>
                <w:rFonts w:cstheme="minorHAnsi"/>
                <w:sz w:val="22"/>
                <w:szCs w:val="22"/>
                <w:lang/>
              </w:rPr>
              <w:t>Assignment</w:t>
            </w:r>
            <w:r w:rsidR="00E863B2">
              <w:rPr>
                <w:rFonts w:cstheme="minorHAnsi"/>
                <w:sz w:val="22"/>
                <w:szCs w:val="22"/>
                <w:lang/>
              </w:rPr>
              <w:t xml:space="preserve"> of a station</w:t>
            </w:r>
            <w:r>
              <w:rPr>
                <w:rFonts w:cstheme="minorHAnsi"/>
                <w:sz w:val="22"/>
                <w:szCs w:val="22"/>
                <w:lang/>
              </w:rPr>
              <w:t xml:space="preserve"> to a sub-item</w:t>
            </w:r>
          </w:p>
        </w:tc>
        <w:tc>
          <w:tcPr>
            <w:tcW w:w="2297" w:type="dxa"/>
          </w:tcPr>
          <w:p w14:paraId="4EDDFB2F" w14:textId="1CD5A398" w:rsidR="00E863B2" w:rsidRPr="00B04559" w:rsidRDefault="00E863B2" w:rsidP="00E863B2">
            <w:pPr>
              <w:jc w:val="both"/>
              <w:rPr>
                <w:rFonts w:cstheme="minorHAnsi"/>
                <w:sz w:val="22"/>
                <w:szCs w:val="22"/>
                <w:lang/>
              </w:rPr>
            </w:pPr>
          </w:p>
        </w:tc>
        <w:tc>
          <w:tcPr>
            <w:tcW w:w="1274" w:type="dxa"/>
          </w:tcPr>
          <w:p w14:paraId="34FA0D9F" w14:textId="0A459BAF" w:rsidR="00E863B2" w:rsidRPr="001A3379" w:rsidRDefault="009B0126" w:rsidP="00E863B2">
            <w:pPr>
              <w:jc w:val="both"/>
              <w:rPr>
                <w:rFonts w:cstheme="minorHAnsi"/>
                <w:sz w:val="22"/>
                <w:szCs w:val="22"/>
                <w:lang/>
              </w:rPr>
            </w:pPr>
            <w:r>
              <w:rPr>
                <w:rFonts w:cstheme="minorHAnsi"/>
                <w:sz w:val="22"/>
                <w:szCs w:val="22"/>
                <w:lang/>
              </w:rPr>
              <w:t>ACC</w:t>
            </w:r>
          </w:p>
        </w:tc>
      </w:tr>
      <w:tr w:rsidR="00E863B2" w:rsidRPr="004F04E5" w14:paraId="62013DE8"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7F38E164" w14:textId="131340DF" w:rsidR="00E863B2" w:rsidRPr="006A4C19" w:rsidRDefault="00E863B2" w:rsidP="00E863B2">
            <w:pPr>
              <w:rPr>
                <w:rFonts w:cstheme="minorHAnsi"/>
                <w:sz w:val="22"/>
                <w:szCs w:val="22"/>
                <w:lang/>
              </w:rPr>
            </w:pPr>
            <w:r>
              <w:rPr>
                <w:rFonts w:cstheme="minorHAnsi"/>
                <w:sz w:val="22"/>
                <w:szCs w:val="22"/>
                <w:lang/>
              </w:rPr>
              <w:t>4</w:t>
            </w:r>
          </w:p>
        </w:tc>
        <w:tc>
          <w:tcPr>
            <w:tcW w:w="4705" w:type="dxa"/>
          </w:tcPr>
          <w:p w14:paraId="442BA3FD" w14:textId="34CF516D" w:rsidR="00E863B2" w:rsidRPr="006A4C19" w:rsidRDefault="00955AB3" w:rsidP="00E863B2">
            <w:pPr>
              <w:jc w:val="both"/>
              <w:rPr>
                <w:rFonts w:cstheme="minorHAnsi"/>
                <w:sz w:val="22"/>
                <w:szCs w:val="22"/>
                <w:lang/>
              </w:rPr>
            </w:pPr>
            <w:r>
              <w:rPr>
                <w:rFonts w:cstheme="minorHAnsi"/>
                <w:sz w:val="22"/>
                <w:szCs w:val="22"/>
                <w:lang/>
              </w:rPr>
              <w:t>Assignment</w:t>
            </w:r>
            <w:r w:rsidR="00E863B2">
              <w:rPr>
                <w:rFonts w:cstheme="minorHAnsi"/>
                <w:sz w:val="22"/>
                <w:szCs w:val="22"/>
                <w:lang/>
              </w:rPr>
              <w:t xml:space="preserve"> of an internal shop</w:t>
            </w:r>
            <w:r>
              <w:rPr>
                <w:rFonts w:cstheme="minorHAnsi"/>
                <w:sz w:val="22"/>
                <w:szCs w:val="22"/>
                <w:lang/>
              </w:rPr>
              <w:t xml:space="preserve"> to a sub-item</w:t>
            </w:r>
          </w:p>
        </w:tc>
        <w:tc>
          <w:tcPr>
            <w:tcW w:w="2297" w:type="dxa"/>
          </w:tcPr>
          <w:p w14:paraId="593EFD4C" w14:textId="77777777" w:rsidR="00E863B2" w:rsidRDefault="00E863B2" w:rsidP="00E863B2">
            <w:pPr>
              <w:jc w:val="both"/>
              <w:rPr>
                <w:rFonts w:cstheme="minorHAnsi"/>
                <w:sz w:val="22"/>
                <w:szCs w:val="22"/>
              </w:rPr>
            </w:pPr>
          </w:p>
        </w:tc>
        <w:tc>
          <w:tcPr>
            <w:tcW w:w="1274" w:type="dxa"/>
          </w:tcPr>
          <w:p w14:paraId="60882506" w14:textId="2B7251EE" w:rsidR="00E863B2" w:rsidRDefault="009B0126" w:rsidP="00E863B2">
            <w:pPr>
              <w:jc w:val="both"/>
              <w:rPr>
                <w:rFonts w:cstheme="minorHAnsi"/>
                <w:sz w:val="22"/>
                <w:szCs w:val="22"/>
              </w:rPr>
            </w:pPr>
            <w:r>
              <w:rPr>
                <w:rFonts w:cstheme="minorHAnsi"/>
                <w:sz w:val="22"/>
                <w:szCs w:val="22"/>
                <w:lang/>
              </w:rPr>
              <w:t>ACC</w:t>
            </w:r>
          </w:p>
        </w:tc>
      </w:tr>
      <w:tr w:rsidR="00E863B2" w:rsidRPr="004F04E5" w14:paraId="2279C6CD"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05B95FF3" w14:textId="493D250C" w:rsidR="00E863B2" w:rsidRPr="006A4C19" w:rsidRDefault="00E863B2" w:rsidP="00E863B2">
            <w:pPr>
              <w:rPr>
                <w:rFonts w:cstheme="minorHAnsi"/>
                <w:sz w:val="22"/>
                <w:szCs w:val="22"/>
                <w:lang/>
              </w:rPr>
            </w:pPr>
            <w:r>
              <w:rPr>
                <w:rFonts w:cstheme="minorHAnsi"/>
                <w:sz w:val="22"/>
                <w:szCs w:val="22"/>
                <w:lang/>
              </w:rPr>
              <w:t>5</w:t>
            </w:r>
          </w:p>
        </w:tc>
        <w:tc>
          <w:tcPr>
            <w:tcW w:w="4705" w:type="dxa"/>
          </w:tcPr>
          <w:p w14:paraId="33A29B83" w14:textId="3AF26CA4" w:rsidR="00E863B2" w:rsidRPr="00290FED" w:rsidRDefault="00955AB3" w:rsidP="00E863B2">
            <w:pPr>
              <w:jc w:val="both"/>
              <w:rPr>
                <w:rFonts w:cstheme="minorHAnsi"/>
                <w:sz w:val="22"/>
                <w:szCs w:val="22"/>
                <w:lang/>
              </w:rPr>
            </w:pPr>
            <w:r>
              <w:rPr>
                <w:rFonts w:cstheme="minorHAnsi"/>
                <w:sz w:val="22"/>
                <w:szCs w:val="22"/>
                <w:lang/>
              </w:rPr>
              <w:t>Assignment</w:t>
            </w:r>
            <w:r w:rsidR="00523878">
              <w:rPr>
                <w:rFonts w:cstheme="minorHAnsi"/>
                <w:sz w:val="22"/>
                <w:szCs w:val="22"/>
                <w:lang/>
              </w:rPr>
              <w:t xml:space="preserve"> of a store</w:t>
            </w:r>
            <w:r>
              <w:rPr>
                <w:rFonts w:cstheme="minorHAnsi"/>
                <w:sz w:val="22"/>
                <w:szCs w:val="22"/>
                <w:lang/>
              </w:rPr>
              <w:t xml:space="preserve"> to a sub-item</w:t>
            </w:r>
          </w:p>
        </w:tc>
        <w:tc>
          <w:tcPr>
            <w:tcW w:w="2297" w:type="dxa"/>
          </w:tcPr>
          <w:p w14:paraId="0034B257" w14:textId="6FFB5E78" w:rsidR="00E863B2" w:rsidRPr="00B04559" w:rsidRDefault="00E863B2" w:rsidP="00E863B2">
            <w:pPr>
              <w:jc w:val="both"/>
              <w:rPr>
                <w:rFonts w:cstheme="minorHAnsi"/>
                <w:sz w:val="22"/>
                <w:szCs w:val="22"/>
                <w:lang/>
              </w:rPr>
            </w:pPr>
          </w:p>
        </w:tc>
        <w:tc>
          <w:tcPr>
            <w:tcW w:w="1274" w:type="dxa"/>
          </w:tcPr>
          <w:p w14:paraId="00AA5B36" w14:textId="5BBDEAA1" w:rsidR="00E863B2" w:rsidRDefault="009B0126" w:rsidP="00E863B2">
            <w:pPr>
              <w:jc w:val="both"/>
              <w:rPr>
                <w:rFonts w:cstheme="minorHAnsi"/>
                <w:sz w:val="22"/>
                <w:szCs w:val="22"/>
              </w:rPr>
            </w:pPr>
            <w:r>
              <w:rPr>
                <w:rFonts w:cstheme="minorHAnsi"/>
                <w:sz w:val="22"/>
                <w:szCs w:val="22"/>
                <w:lang/>
              </w:rPr>
              <w:t>ACC</w:t>
            </w:r>
          </w:p>
        </w:tc>
      </w:tr>
      <w:tr w:rsidR="00E863B2" w:rsidRPr="004F04E5" w14:paraId="39126F4C"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4B4AF9CB" w14:textId="780BB205" w:rsidR="00E863B2" w:rsidRPr="009E419E" w:rsidRDefault="00E863B2" w:rsidP="00E863B2">
            <w:pPr>
              <w:rPr>
                <w:rFonts w:cstheme="minorHAnsi"/>
                <w:sz w:val="22"/>
                <w:szCs w:val="22"/>
                <w:lang/>
              </w:rPr>
            </w:pPr>
            <w:r>
              <w:rPr>
                <w:rFonts w:cstheme="minorHAnsi"/>
                <w:sz w:val="22"/>
                <w:szCs w:val="22"/>
                <w:lang/>
              </w:rPr>
              <w:t>6</w:t>
            </w:r>
          </w:p>
        </w:tc>
        <w:tc>
          <w:tcPr>
            <w:tcW w:w="4705" w:type="dxa"/>
          </w:tcPr>
          <w:p w14:paraId="165DB438" w14:textId="256CF7B2" w:rsidR="00E863B2" w:rsidRPr="00955AB3" w:rsidRDefault="00955AB3" w:rsidP="00E863B2">
            <w:pPr>
              <w:jc w:val="both"/>
              <w:rPr>
                <w:rFonts w:cstheme="minorHAnsi"/>
                <w:sz w:val="22"/>
                <w:szCs w:val="22"/>
                <w:lang/>
              </w:rPr>
            </w:pPr>
            <w:r>
              <w:rPr>
                <w:rFonts w:cstheme="minorHAnsi"/>
                <w:sz w:val="22"/>
                <w:szCs w:val="22"/>
                <w:lang/>
              </w:rPr>
              <w:t>Revision of the address structure</w:t>
            </w:r>
          </w:p>
        </w:tc>
        <w:tc>
          <w:tcPr>
            <w:tcW w:w="2297" w:type="dxa"/>
          </w:tcPr>
          <w:p w14:paraId="23D78929" w14:textId="7BA85889" w:rsidR="00E863B2" w:rsidRPr="00B04559" w:rsidRDefault="00E863B2" w:rsidP="00E863B2">
            <w:pPr>
              <w:jc w:val="both"/>
              <w:rPr>
                <w:rFonts w:cstheme="minorHAnsi"/>
                <w:sz w:val="22"/>
                <w:szCs w:val="22"/>
                <w:lang/>
              </w:rPr>
            </w:pPr>
          </w:p>
        </w:tc>
        <w:tc>
          <w:tcPr>
            <w:tcW w:w="1274" w:type="dxa"/>
          </w:tcPr>
          <w:p w14:paraId="1EB5A1F1" w14:textId="1FDF1428" w:rsidR="00E863B2" w:rsidRDefault="009B0126" w:rsidP="00E863B2">
            <w:pPr>
              <w:jc w:val="both"/>
              <w:rPr>
                <w:rFonts w:cstheme="minorHAnsi"/>
                <w:sz w:val="22"/>
                <w:szCs w:val="22"/>
              </w:rPr>
            </w:pPr>
            <w:r>
              <w:rPr>
                <w:rFonts w:cstheme="minorHAnsi"/>
                <w:sz w:val="22"/>
                <w:szCs w:val="22"/>
                <w:lang/>
              </w:rPr>
              <w:t>ACC</w:t>
            </w:r>
          </w:p>
        </w:tc>
      </w:tr>
      <w:tr w:rsidR="009A5F28" w:rsidRPr="004F04E5" w14:paraId="2F2C1562"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70622033" w14:textId="73B9557C" w:rsidR="009A5F28" w:rsidRPr="009E419E" w:rsidRDefault="009A5F28" w:rsidP="009A5F28">
            <w:pPr>
              <w:rPr>
                <w:rFonts w:cstheme="minorHAnsi"/>
                <w:sz w:val="22"/>
                <w:szCs w:val="22"/>
                <w:lang/>
              </w:rPr>
            </w:pPr>
            <w:r>
              <w:rPr>
                <w:rFonts w:cstheme="minorHAnsi"/>
                <w:sz w:val="22"/>
                <w:szCs w:val="22"/>
                <w:lang/>
              </w:rPr>
              <w:t>7</w:t>
            </w:r>
          </w:p>
        </w:tc>
        <w:tc>
          <w:tcPr>
            <w:tcW w:w="4705" w:type="dxa"/>
          </w:tcPr>
          <w:p w14:paraId="7F7A390A" w14:textId="11763140" w:rsidR="009A5F28" w:rsidRPr="009B0126" w:rsidRDefault="009A5F28" w:rsidP="009A5F28">
            <w:pPr>
              <w:jc w:val="both"/>
              <w:rPr>
                <w:rFonts w:cstheme="minorHAnsi"/>
                <w:sz w:val="22"/>
                <w:szCs w:val="22"/>
                <w:lang/>
              </w:rPr>
            </w:pPr>
            <w:r>
              <w:rPr>
                <w:rFonts w:cstheme="minorHAnsi"/>
                <w:sz w:val="22"/>
                <w:szCs w:val="22"/>
                <w:lang/>
              </w:rPr>
              <w:t>Assignment of an internal approval</w:t>
            </w:r>
          </w:p>
        </w:tc>
        <w:tc>
          <w:tcPr>
            <w:tcW w:w="2297" w:type="dxa"/>
          </w:tcPr>
          <w:p w14:paraId="0EEB1FDC" w14:textId="78E86144" w:rsidR="009A5F28" w:rsidRPr="00450DC4" w:rsidRDefault="009A5F28" w:rsidP="009A5F28">
            <w:pPr>
              <w:jc w:val="both"/>
              <w:rPr>
                <w:rFonts w:cstheme="minorHAnsi"/>
                <w:sz w:val="22"/>
                <w:szCs w:val="22"/>
                <w:lang/>
              </w:rPr>
            </w:pPr>
          </w:p>
        </w:tc>
        <w:tc>
          <w:tcPr>
            <w:tcW w:w="1274" w:type="dxa"/>
          </w:tcPr>
          <w:p w14:paraId="6D31EBB3" w14:textId="709994BF" w:rsidR="009A5F28" w:rsidRDefault="009A5F28" w:rsidP="009A5F28">
            <w:pPr>
              <w:jc w:val="both"/>
              <w:rPr>
                <w:rFonts w:cstheme="minorHAnsi"/>
                <w:sz w:val="22"/>
                <w:szCs w:val="22"/>
                <w:lang/>
              </w:rPr>
            </w:pPr>
            <w:r>
              <w:rPr>
                <w:rFonts w:cstheme="minorHAnsi"/>
                <w:sz w:val="22"/>
                <w:szCs w:val="22"/>
                <w:lang/>
              </w:rPr>
              <w:t>ACC</w:t>
            </w:r>
          </w:p>
        </w:tc>
      </w:tr>
      <w:tr w:rsidR="009A5F28" w:rsidRPr="004F04E5" w14:paraId="6398024C"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2B05606D" w14:textId="18BD52A8" w:rsidR="009A5F28" w:rsidRPr="009E419E" w:rsidRDefault="009A5F28" w:rsidP="009A5F28">
            <w:pPr>
              <w:rPr>
                <w:rFonts w:cstheme="minorHAnsi"/>
                <w:sz w:val="22"/>
                <w:szCs w:val="22"/>
                <w:lang/>
              </w:rPr>
            </w:pPr>
            <w:r>
              <w:rPr>
                <w:rFonts w:cstheme="minorHAnsi"/>
                <w:sz w:val="22"/>
                <w:szCs w:val="22"/>
                <w:lang/>
              </w:rPr>
              <w:t>8</w:t>
            </w:r>
          </w:p>
        </w:tc>
        <w:tc>
          <w:tcPr>
            <w:tcW w:w="4705" w:type="dxa"/>
          </w:tcPr>
          <w:p w14:paraId="08510D0B" w14:textId="35465686" w:rsidR="009A5F28" w:rsidRPr="00CD117B" w:rsidRDefault="009A5F28" w:rsidP="009A5F28">
            <w:pPr>
              <w:jc w:val="both"/>
              <w:rPr>
                <w:rFonts w:cstheme="minorHAnsi"/>
                <w:sz w:val="22"/>
                <w:szCs w:val="22"/>
                <w:lang/>
              </w:rPr>
            </w:pPr>
            <w:r>
              <w:rPr>
                <w:rFonts w:cstheme="minorHAnsi"/>
                <w:sz w:val="22"/>
                <w:szCs w:val="22"/>
                <w:lang/>
              </w:rPr>
              <w:t>Assignment of an external approval</w:t>
            </w:r>
          </w:p>
        </w:tc>
        <w:tc>
          <w:tcPr>
            <w:tcW w:w="2297" w:type="dxa"/>
          </w:tcPr>
          <w:p w14:paraId="286E1180" w14:textId="40ECCDAE" w:rsidR="009A5F28" w:rsidRDefault="009A5F28" w:rsidP="009A5F28">
            <w:pPr>
              <w:jc w:val="both"/>
              <w:rPr>
                <w:rFonts w:cstheme="minorHAnsi"/>
                <w:sz w:val="22"/>
                <w:szCs w:val="22"/>
              </w:rPr>
            </w:pPr>
          </w:p>
        </w:tc>
        <w:tc>
          <w:tcPr>
            <w:tcW w:w="1274" w:type="dxa"/>
          </w:tcPr>
          <w:p w14:paraId="21A21F50" w14:textId="4EEC56C7" w:rsidR="009A5F28" w:rsidRDefault="009A5F28" w:rsidP="009A5F28">
            <w:pPr>
              <w:jc w:val="both"/>
              <w:rPr>
                <w:rFonts w:cstheme="minorHAnsi"/>
                <w:sz w:val="22"/>
                <w:szCs w:val="22"/>
                <w:lang/>
              </w:rPr>
            </w:pPr>
            <w:r>
              <w:rPr>
                <w:rFonts w:cstheme="minorHAnsi"/>
                <w:sz w:val="22"/>
                <w:szCs w:val="22"/>
                <w:lang/>
              </w:rPr>
              <w:t>ACC</w:t>
            </w:r>
          </w:p>
        </w:tc>
      </w:tr>
      <w:tr w:rsidR="009A5F28" w:rsidRPr="004F04E5" w14:paraId="2D2B238C"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194E02BB" w14:textId="6A75730B" w:rsidR="009A5F28" w:rsidRPr="00450DC4" w:rsidRDefault="009A5F28" w:rsidP="009A5F28">
            <w:pPr>
              <w:rPr>
                <w:rFonts w:cstheme="minorHAnsi"/>
                <w:sz w:val="22"/>
                <w:szCs w:val="22"/>
                <w:lang/>
              </w:rPr>
            </w:pPr>
            <w:r>
              <w:rPr>
                <w:rFonts w:cstheme="minorHAnsi"/>
                <w:sz w:val="22"/>
                <w:szCs w:val="22"/>
                <w:lang/>
              </w:rPr>
              <w:t>-/-</w:t>
            </w:r>
          </w:p>
        </w:tc>
        <w:tc>
          <w:tcPr>
            <w:tcW w:w="4705" w:type="dxa"/>
          </w:tcPr>
          <w:p w14:paraId="60CB7ECC" w14:textId="2E85E79B" w:rsidR="009A5F28" w:rsidRPr="00450DC4" w:rsidRDefault="009A5F28" w:rsidP="009A5F28">
            <w:pPr>
              <w:jc w:val="both"/>
              <w:rPr>
                <w:rFonts w:cstheme="minorHAnsi"/>
                <w:sz w:val="22"/>
                <w:szCs w:val="22"/>
                <w:lang/>
              </w:rPr>
            </w:pPr>
            <w:r>
              <w:rPr>
                <w:rFonts w:cstheme="minorHAnsi"/>
                <w:sz w:val="22"/>
                <w:szCs w:val="22"/>
                <w:lang/>
              </w:rPr>
              <w:t>-/-</w:t>
            </w:r>
          </w:p>
        </w:tc>
        <w:tc>
          <w:tcPr>
            <w:tcW w:w="2297" w:type="dxa"/>
          </w:tcPr>
          <w:p w14:paraId="79CC4128" w14:textId="77777777" w:rsidR="009A5F28" w:rsidRDefault="009A5F28" w:rsidP="009A5F28">
            <w:pPr>
              <w:jc w:val="both"/>
              <w:rPr>
                <w:rFonts w:cstheme="minorHAnsi"/>
                <w:sz w:val="22"/>
                <w:szCs w:val="22"/>
              </w:rPr>
            </w:pPr>
          </w:p>
        </w:tc>
        <w:tc>
          <w:tcPr>
            <w:tcW w:w="1274" w:type="dxa"/>
          </w:tcPr>
          <w:p w14:paraId="2BEC8EB3" w14:textId="77777777" w:rsidR="009A5F28" w:rsidRDefault="009A5F28" w:rsidP="009A5F28">
            <w:pPr>
              <w:jc w:val="both"/>
              <w:rPr>
                <w:rFonts w:cstheme="minorHAnsi"/>
                <w:sz w:val="22"/>
                <w:szCs w:val="22"/>
                <w:lang/>
              </w:rPr>
            </w:pP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101" w:name="_Toc166423160"/>
      <w:r>
        <w:rPr>
          <w:rFonts w:asciiTheme="minorHAnsi" w:hAnsiTheme="minorHAnsi" w:cstheme="minorHAnsi"/>
          <w:sz w:val="22"/>
          <w:szCs w:val="22"/>
        </w:rPr>
        <w:t>Annex – Additional Info</w:t>
      </w:r>
      <w:bookmarkEnd w:id="100"/>
      <w:bookmarkEnd w:id="101"/>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0A2B8" w14:textId="77777777" w:rsidR="0037374F" w:rsidRDefault="0037374F" w:rsidP="00EC2942">
      <w:pPr>
        <w:spacing w:after="0" w:line="240" w:lineRule="auto"/>
      </w:pPr>
      <w:r>
        <w:separator/>
      </w:r>
    </w:p>
  </w:endnote>
  <w:endnote w:type="continuationSeparator" w:id="0">
    <w:p w14:paraId="1515EF4F" w14:textId="77777777" w:rsidR="0037374F" w:rsidRDefault="0037374F" w:rsidP="00EC2942">
      <w:pPr>
        <w:spacing w:after="0" w:line="240" w:lineRule="auto"/>
      </w:pPr>
      <w:r>
        <w:continuationSeparator/>
      </w:r>
    </w:p>
  </w:endnote>
  <w:endnote w:type="continuationNotice" w:id="1">
    <w:p w14:paraId="27846043" w14:textId="77777777" w:rsidR="0037374F" w:rsidRDefault="003737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54464" w14:textId="77777777" w:rsidR="0037374F" w:rsidRDefault="0037374F" w:rsidP="00EC2942">
      <w:pPr>
        <w:spacing w:after="0" w:line="240" w:lineRule="auto"/>
      </w:pPr>
      <w:r>
        <w:separator/>
      </w:r>
    </w:p>
  </w:footnote>
  <w:footnote w:type="continuationSeparator" w:id="0">
    <w:p w14:paraId="51FAA782" w14:textId="77777777" w:rsidR="0037374F" w:rsidRDefault="0037374F" w:rsidP="00EC2942">
      <w:pPr>
        <w:spacing w:after="0" w:line="240" w:lineRule="auto"/>
      </w:pPr>
      <w:r>
        <w:continuationSeparator/>
      </w:r>
    </w:p>
  </w:footnote>
  <w:footnote w:type="continuationNotice" w:id="1">
    <w:p w14:paraId="46731EA0" w14:textId="77777777" w:rsidR="0037374F" w:rsidRDefault="003737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184FC1FC" w:rsidR="0019283C" w:rsidRPr="0019283C" w:rsidRDefault="00196742" w:rsidP="0019283C">
        <w:pPr>
          <w:pStyle w:val="Header"/>
          <w:jc w:val="center"/>
          <w:rPr>
            <w:sz w:val="24"/>
            <w:szCs w:val="24"/>
          </w:rPr>
        </w:pPr>
        <w:r>
          <w:rPr>
            <w:sz w:val="24"/>
            <w:szCs w:val="24"/>
          </w:rPr>
          <w:t>04.01 Company organisation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F3C7736"/>
    <w:multiLevelType w:val="hybridMultilevel"/>
    <w:tmpl w:val="52E0B5D0"/>
    <w:lvl w:ilvl="0" w:tplc="36C80AE4">
      <w:start w:val="4"/>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D3668E6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8"/>
  </w:num>
  <w:num w:numId="2" w16cid:durableId="1183275680">
    <w:abstractNumId w:val="2"/>
  </w:num>
  <w:num w:numId="3" w16cid:durableId="1911115362">
    <w:abstractNumId w:val="7"/>
  </w:num>
  <w:num w:numId="4" w16cid:durableId="851528996">
    <w:abstractNumId w:val="5"/>
  </w:num>
  <w:num w:numId="5" w16cid:durableId="1344437272">
    <w:abstractNumId w:val="11"/>
  </w:num>
  <w:num w:numId="6" w16cid:durableId="472602131">
    <w:abstractNumId w:val="9"/>
  </w:num>
  <w:num w:numId="7" w16cid:durableId="319358488">
    <w:abstractNumId w:val="0"/>
  </w:num>
  <w:num w:numId="8" w16cid:durableId="1519393490">
    <w:abstractNumId w:val="6"/>
  </w:num>
  <w:num w:numId="9" w16cid:durableId="811555899">
    <w:abstractNumId w:val="3"/>
  </w:num>
  <w:num w:numId="10" w16cid:durableId="407583029">
    <w:abstractNumId w:val="10"/>
  </w:num>
  <w:num w:numId="11" w16cid:durableId="1701583844">
    <w:abstractNumId w:val="1"/>
  </w:num>
  <w:num w:numId="12" w16cid:durableId="1200015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dowski Jakub">
    <w15:presenceInfo w15:providerId="AD" w15:userId="S::sjak@swiss-as.com::11a5f7c8-f37e-410e-ae91-fbf6a60320f6"/>
  </w15:person>
  <w15:person w15:author="Dupont Dimitri">
    <w15:presenceInfo w15:providerId="AD" w15:userId="S::DIDU@swiss-as.com::278962d4-4c5d-4eed-9da0-e96105d68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EC2"/>
    <w:rsid w:val="000079E0"/>
    <w:rsid w:val="00015583"/>
    <w:rsid w:val="00015710"/>
    <w:rsid w:val="0001632D"/>
    <w:rsid w:val="000212C6"/>
    <w:rsid w:val="000237A7"/>
    <w:rsid w:val="00024B60"/>
    <w:rsid w:val="00026B72"/>
    <w:rsid w:val="00030D3F"/>
    <w:rsid w:val="00034813"/>
    <w:rsid w:val="0004352E"/>
    <w:rsid w:val="00045C9B"/>
    <w:rsid w:val="00047080"/>
    <w:rsid w:val="00050AF9"/>
    <w:rsid w:val="00051398"/>
    <w:rsid w:val="00051E37"/>
    <w:rsid w:val="000524E4"/>
    <w:rsid w:val="00055367"/>
    <w:rsid w:val="000612A2"/>
    <w:rsid w:val="00061906"/>
    <w:rsid w:val="00067BA3"/>
    <w:rsid w:val="0007023D"/>
    <w:rsid w:val="000853D2"/>
    <w:rsid w:val="000858F2"/>
    <w:rsid w:val="00086360"/>
    <w:rsid w:val="00090BEB"/>
    <w:rsid w:val="000956EC"/>
    <w:rsid w:val="000A0C95"/>
    <w:rsid w:val="000A1C2F"/>
    <w:rsid w:val="000A3CC7"/>
    <w:rsid w:val="000A3EC2"/>
    <w:rsid w:val="000A4400"/>
    <w:rsid w:val="000A448D"/>
    <w:rsid w:val="000B1BDA"/>
    <w:rsid w:val="000B2B01"/>
    <w:rsid w:val="000B46E9"/>
    <w:rsid w:val="000B5024"/>
    <w:rsid w:val="000B55ED"/>
    <w:rsid w:val="000C05DF"/>
    <w:rsid w:val="000C59D1"/>
    <w:rsid w:val="000C6DD1"/>
    <w:rsid w:val="000C7B72"/>
    <w:rsid w:val="000D3FC4"/>
    <w:rsid w:val="000D6090"/>
    <w:rsid w:val="000D6AA8"/>
    <w:rsid w:val="000D6EA0"/>
    <w:rsid w:val="000D74C0"/>
    <w:rsid w:val="000E2912"/>
    <w:rsid w:val="000E4E6D"/>
    <w:rsid w:val="000E6D5C"/>
    <w:rsid w:val="000F14EE"/>
    <w:rsid w:val="000F277C"/>
    <w:rsid w:val="000F3EF0"/>
    <w:rsid w:val="00105975"/>
    <w:rsid w:val="00106583"/>
    <w:rsid w:val="001076EF"/>
    <w:rsid w:val="00111AEF"/>
    <w:rsid w:val="00111CA9"/>
    <w:rsid w:val="00111CFC"/>
    <w:rsid w:val="0011663A"/>
    <w:rsid w:val="001205A3"/>
    <w:rsid w:val="00120AF5"/>
    <w:rsid w:val="00121AFE"/>
    <w:rsid w:val="00123113"/>
    <w:rsid w:val="001240F5"/>
    <w:rsid w:val="00124247"/>
    <w:rsid w:val="00124A77"/>
    <w:rsid w:val="00130177"/>
    <w:rsid w:val="00142E6B"/>
    <w:rsid w:val="001520A5"/>
    <w:rsid w:val="001526DA"/>
    <w:rsid w:val="00153CE3"/>
    <w:rsid w:val="00157CC8"/>
    <w:rsid w:val="001600BA"/>
    <w:rsid w:val="0016044F"/>
    <w:rsid w:val="001660F0"/>
    <w:rsid w:val="00167022"/>
    <w:rsid w:val="00171E03"/>
    <w:rsid w:val="00175F56"/>
    <w:rsid w:val="00180A2F"/>
    <w:rsid w:val="0018160C"/>
    <w:rsid w:val="001820DB"/>
    <w:rsid w:val="00183FCD"/>
    <w:rsid w:val="00185155"/>
    <w:rsid w:val="001859F9"/>
    <w:rsid w:val="00185FE9"/>
    <w:rsid w:val="0019283C"/>
    <w:rsid w:val="001940D0"/>
    <w:rsid w:val="00196730"/>
    <w:rsid w:val="00196742"/>
    <w:rsid w:val="001977DB"/>
    <w:rsid w:val="001A28C2"/>
    <w:rsid w:val="001A3379"/>
    <w:rsid w:val="001A5AAD"/>
    <w:rsid w:val="001A79BE"/>
    <w:rsid w:val="001A7FCC"/>
    <w:rsid w:val="001B0DF5"/>
    <w:rsid w:val="001C00F0"/>
    <w:rsid w:val="001C38F8"/>
    <w:rsid w:val="001C6777"/>
    <w:rsid w:val="001D0ECD"/>
    <w:rsid w:val="001D212A"/>
    <w:rsid w:val="001E2C95"/>
    <w:rsid w:val="001E5360"/>
    <w:rsid w:val="001F2CB2"/>
    <w:rsid w:val="00200D2F"/>
    <w:rsid w:val="0020147B"/>
    <w:rsid w:val="00203E18"/>
    <w:rsid w:val="00204244"/>
    <w:rsid w:val="00207159"/>
    <w:rsid w:val="00207F34"/>
    <w:rsid w:val="00210336"/>
    <w:rsid w:val="00212AD6"/>
    <w:rsid w:val="00213827"/>
    <w:rsid w:val="002160D5"/>
    <w:rsid w:val="002227FD"/>
    <w:rsid w:val="00225049"/>
    <w:rsid w:val="00226D2A"/>
    <w:rsid w:val="00227959"/>
    <w:rsid w:val="002347C8"/>
    <w:rsid w:val="00234DED"/>
    <w:rsid w:val="00242843"/>
    <w:rsid w:val="00246401"/>
    <w:rsid w:val="00247BFC"/>
    <w:rsid w:val="00251E4B"/>
    <w:rsid w:val="00254A34"/>
    <w:rsid w:val="00255D9D"/>
    <w:rsid w:val="002604C9"/>
    <w:rsid w:val="002642FD"/>
    <w:rsid w:val="002650D9"/>
    <w:rsid w:val="002653F5"/>
    <w:rsid w:val="002669D8"/>
    <w:rsid w:val="00267792"/>
    <w:rsid w:val="00267918"/>
    <w:rsid w:val="00270D54"/>
    <w:rsid w:val="00276FBF"/>
    <w:rsid w:val="002832B1"/>
    <w:rsid w:val="00283444"/>
    <w:rsid w:val="00290FED"/>
    <w:rsid w:val="00297923"/>
    <w:rsid w:val="002A0198"/>
    <w:rsid w:val="002A2B42"/>
    <w:rsid w:val="002A35C4"/>
    <w:rsid w:val="002A40B8"/>
    <w:rsid w:val="002B062F"/>
    <w:rsid w:val="002B0F98"/>
    <w:rsid w:val="002B27B3"/>
    <w:rsid w:val="002B7AE5"/>
    <w:rsid w:val="002C0370"/>
    <w:rsid w:val="002C3D3C"/>
    <w:rsid w:val="002C409A"/>
    <w:rsid w:val="002C4E3B"/>
    <w:rsid w:val="002C5E8C"/>
    <w:rsid w:val="002D1136"/>
    <w:rsid w:val="002D3385"/>
    <w:rsid w:val="002D4785"/>
    <w:rsid w:val="002D5129"/>
    <w:rsid w:val="002D78DD"/>
    <w:rsid w:val="002E0590"/>
    <w:rsid w:val="002F0784"/>
    <w:rsid w:val="002F0B50"/>
    <w:rsid w:val="002F3155"/>
    <w:rsid w:val="002F4136"/>
    <w:rsid w:val="002F6021"/>
    <w:rsid w:val="002F60DA"/>
    <w:rsid w:val="00300366"/>
    <w:rsid w:val="00305C9F"/>
    <w:rsid w:val="00305E71"/>
    <w:rsid w:val="00321605"/>
    <w:rsid w:val="00327A9E"/>
    <w:rsid w:val="00327B94"/>
    <w:rsid w:val="0033186A"/>
    <w:rsid w:val="00334F32"/>
    <w:rsid w:val="00335A15"/>
    <w:rsid w:val="00335F89"/>
    <w:rsid w:val="00337ACD"/>
    <w:rsid w:val="00341B91"/>
    <w:rsid w:val="00344107"/>
    <w:rsid w:val="00345AD1"/>
    <w:rsid w:val="003468F3"/>
    <w:rsid w:val="003701DD"/>
    <w:rsid w:val="00372445"/>
    <w:rsid w:val="0037374F"/>
    <w:rsid w:val="00375C6F"/>
    <w:rsid w:val="003802C8"/>
    <w:rsid w:val="00380DA1"/>
    <w:rsid w:val="00381AA6"/>
    <w:rsid w:val="0038201B"/>
    <w:rsid w:val="003836C4"/>
    <w:rsid w:val="003856A6"/>
    <w:rsid w:val="00385A0F"/>
    <w:rsid w:val="00387498"/>
    <w:rsid w:val="003947A0"/>
    <w:rsid w:val="00395B69"/>
    <w:rsid w:val="003A2BDB"/>
    <w:rsid w:val="003B68B5"/>
    <w:rsid w:val="003C334F"/>
    <w:rsid w:val="003C4580"/>
    <w:rsid w:val="003C4A9C"/>
    <w:rsid w:val="003C65CF"/>
    <w:rsid w:val="003C7BED"/>
    <w:rsid w:val="003D2910"/>
    <w:rsid w:val="003D474A"/>
    <w:rsid w:val="003D59A3"/>
    <w:rsid w:val="003D644D"/>
    <w:rsid w:val="003D68D5"/>
    <w:rsid w:val="003D6A63"/>
    <w:rsid w:val="003E3992"/>
    <w:rsid w:val="003E4386"/>
    <w:rsid w:val="003E4A79"/>
    <w:rsid w:val="003E5917"/>
    <w:rsid w:val="003F490D"/>
    <w:rsid w:val="003F6CF7"/>
    <w:rsid w:val="0040423D"/>
    <w:rsid w:val="00404996"/>
    <w:rsid w:val="00406A11"/>
    <w:rsid w:val="00412634"/>
    <w:rsid w:val="00413067"/>
    <w:rsid w:val="00414CFF"/>
    <w:rsid w:val="00417C75"/>
    <w:rsid w:val="00422E30"/>
    <w:rsid w:val="00427E2F"/>
    <w:rsid w:val="00430EA0"/>
    <w:rsid w:val="004341B2"/>
    <w:rsid w:val="00442DDC"/>
    <w:rsid w:val="00444487"/>
    <w:rsid w:val="00444F0B"/>
    <w:rsid w:val="00450DC4"/>
    <w:rsid w:val="0045180C"/>
    <w:rsid w:val="00452745"/>
    <w:rsid w:val="004576C3"/>
    <w:rsid w:val="00465D27"/>
    <w:rsid w:val="00467880"/>
    <w:rsid w:val="0047555F"/>
    <w:rsid w:val="0048096E"/>
    <w:rsid w:val="004812D0"/>
    <w:rsid w:val="00482B3C"/>
    <w:rsid w:val="00483C4E"/>
    <w:rsid w:val="00484402"/>
    <w:rsid w:val="0048515F"/>
    <w:rsid w:val="004902E3"/>
    <w:rsid w:val="00493E9D"/>
    <w:rsid w:val="004A15B4"/>
    <w:rsid w:val="004A1655"/>
    <w:rsid w:val="004A1684"/>
    <w:rsid w:val="004A1CA0"/>
    <w:rsid w:val="004A66A9"/>
    <w:rsid w:val="004B0068"/>
    <w:rsid w:val="004B4027"/>
    <w:rsid w:val="004B41C7"/>
    <w:rsid w:val="004B5DC7"/>
    <w:rsid w:val="004C1A6C"/>
    <w:rsid w:val="004C560F"/>
    <w:rsid w:val="004C5F82"/>
    <w:rsid w:val="004C75EE"/>
    <w:rsid w:val="004D441D"/>
    <w:rsid w:val="004D4B2D"/>
    <w:rsid w:val="004E0479"/>
    <w:rsid w:val="004E42FA"/>
    <w:rsid w:val="004E4FA3"/>
    <w:rsid w:val="004F0469"/>
    <w:rsid w:val="004F04E5"/>
    <w:rsid w:val="004F37B8"/>
    <w:rsid w:val="004F5E08"/>
    <w:rsid w:val="00501753"/>
    <w:rsid w:val="00503708"/>
    <w:rsid w:val="0051092C"/>
    <w:rsid w:val="00513BFC"/>
    <w:rsid w:val="0052032F"/>
    <w:rsid w:val="00521509"/>
    <w:rsid w:val="00523878"/>
    <w:rsid w:val="005322A5"/>
    <w:rsid w:val="00532649"/>
    <w:rsid w:val="0053417A"/>
    <w:rsid w:val="005343AC"/>
    <w:rsid w:val="00542B4D"/>
    <w:rsid w:val="00544121"/>
    <w:rsid w:val="005503C4"/>
    <w:rsid w:val="00557EAA"/>
    <w:rsid w:val="00567246"/>
    <w:rsid w:val="00567A00"/>
    <w:rsid w:val="00570FEF"/>
    <w:rsid w:val="00571972"/>
    <w:rsid w:val="00571D14"/>
    <w:rsid w:val="00572A74"/>
    <w:rsid w:val="005840E1"/>
    <w:rsid w:val="005906FD"/>
    <w:rsid w:val="0059526A"/>
    <w:rsid w:val="00597A90"/>
    <w:rsid w:val="005A2852"/>
    <w:rsid w:val="005A76F5"/>
    <w:rsid w:val="005B0FC5"/>
    <w:rsid w:val="005B42F3"/>
    <w:rsid w:val="005B7A1C"/>
    <w:rsid w:val="005C014D"/>
    <w:rsid w:val="005C4B8B"/>
    <w:rsid w:val="005D3639"/>
    <w:rsid w:val="005E1536"/>
    <w:rsid w:val="005E301B"/>
    <w:rsid w:val="005E4A8F"/>
    <w:rsid w:val="005E6361"/>
    <w:rsid w:val="005E787F"/>
    <w:rsid w:val="005F77B6"/>
    <w:rsid w:val="0060387B"/>
    <w:rsid w:val="00604387"/>
    <w:rsid w:val="00605F3F"/>
    <w:rsid w:val="00606F83"/>
    <w:rsid w:val="00610A28"/>
    <w:rsid w:val="00611845"/>
    <w:rsid w:val="00612AC3"/>
    <w:rsid w:val="00616F50"/>
    <w:rsid w:val="0062062C"/>
    <w:rsid w:val="0062091B"/>
    <w:rsid w:val="00625D37"/>
    <w:rsid w:val="00630498"/>
    <w:rsid w:val="00634FFA"/>
    <w:rsid w:val="006372D9"/>
    <w:rsid w:val="00640D01"/>
    <w:rsid w:val="006432F6"/>
    <w:rsid w:val="00650A9C"/>
    <w:rsid w:val="00651D02"/>
    <w:rsid w:val="00651DB0"/>
    <w:rsid w:val="00656C71"/>
    <w:rsid w:val="00664B7F"/>
    <w:rsid w:val="00666DE1"/>
    <w:rsid w:val="006778A5"/>
    <w:rsid w:val="0068616E"/>
    <w:rsid w:val="00687BE7"/>
    <w:rsid w:val="0069011D"/>
    <w:rsid w:val="0069029B"/>
    <w:rsid w:val="00691CD9"/>
    <w:rsid w:val="00693C21"/>
    <w:rsid w:val="006A3AA3"/>
    <w:rsid w:val="006A4C19"/>
    <w:rsid w:val="006B3F5D"/>
    <w:rsid w:val="006B479F"/>
    <w:rsid w:val="006C293A"/>
    <w:rsid w:val="006C71B3"/>
    <w:rsid w:val="006C783E"/>
    <w:rsid w:val="006D31A5"/>
    <w:rsid w:val="006D4933"/>
    <w:rsid w:val="006D6E03"/>
    <w:rsid w:val="006D7376"/>
    <w:rsid w:val="006E0410"/>
    <w:rsid w:val="006E07BB"/>
    <w:rsid w:val="006E253E"/>
    <w:rsid w:val="006E30B5"/>
    <w:rsid w:val="006E66E7"/>
    <w:rsid w:val="006E672D"/>
    <w:rsid w:val="006F4C03"/>
    <w:rsid w:val="006F5157"/>
    <w:rsid w:val="006F7783"/>
    <w:rsid w:val="006F7E7F"/>
    <w:rsid w:val="006F7FCB"/>
    <w:rsid w:val="00700014"/>
    <w:rsid w:val="00700C9E"/>
    <w:rsid w:val="00701054"/>
    <w:rsid w:val="0070132B"/>
    <w:rsid w:val="00706F37"/>
    <w:rsid w:val="007106BE"/>
    <w:rsid w:val="0071371F"/>
    <w:rsid w:val="00713AD7"/>
    <w:rsid w:val="007212B3"/>
    <w:rsid w:val="00736E72"/>
    <w:rsid w:val="00737D56"/>
    <w:rsid w:val="00737E29"/>
    <w:rsid w:val="007479B9"/>
    <w:rsid w:val="00761847"/>
    <w:rsid w:val="007622C6"/>
    <w:rsid w:val="00763094"/>
    <w:rsid w:val="00765933"/>
    <w:rsid w:val="007672F9"/>
    <w:rsid w:val="0077320B"/>
    <w:rsid w:val="00773B50"/>
    <w:rsid w:val="00774FC6"/>
    <w:rsid w:val="007758AE"/>
    <w:rsid w:val="007768CF"/>
    <w:rsid w:val="00781E0E"/>
    <w:rsid w:val="00783B3D"/>
    <w:rsid w:val="007842CD"/>
    <w:rsid w:val="00784C3A"/>
    <w:rsid w:val="007866EC"/>
    <w:rsid w:val="00786E30"/>
    <w:rsid w:val="007873E9"/>
    <w:rsid w:val="00787808"/>
    <w:rsid w:val="0079498C"/>
    <w:rsid w:val="00794DCB"/>
    <w:rsid w:val="00796BA7"/>
    <w:rsid w:val="007A7A4A"/>
    <w:rsid w:val="007A7ADB"/>
    <w:rsid w:val="007B2FC9"/>
    <w:rsid w:val="007B3CE8"/>
    <w:rsid w:val="007B4147"/>
    <w:rsid w:val="007B4AEF"/>
    <w:rsid w:val="007B5677"/>
    <w:rsid w:val="007B5E0E"/>
    <w:rsid w:val="007B65F0"/>
    <w:rsid w:val="007C2A51"/>
    <w:rsid w:val="007C4DCC"/>
    <w:rsid w:val="007C5F8B"/>
    <w:rsid w:val="007D2714"/>
    <w:rsid w:val="007D2C0C"/>
    <w:rsid w:val="007E0067"/>
    <w:rsid w:val="007E0261"/>
    <w:rsid w:val="007E1FE8"/>
    <w:rsid w:val="007E5407"/>
    <w:rsid w:val="007E579E"/>
    <w:rsid w:val="007E74A1"/>
    <w:rsid w:val="007E7CBA"/>
    <w:rsid w:val="007F4E6B"/>
    <w:rsid w:val="007F6DB2"/>
    <w:rsid w:val="007F7287"/>
    <w:rsid w:val="00800BFD"/>
    <w:rsid w:val="008019A8"/>
    <w:rsid w:val="008108DD"/>
    <w:rsid w:val="0081792F"/>
    <w:rsid w:val="00817A74"/>
    <w:rsid w:val="00821CDD"/>
    <w:rsid w:val="00821F07"/>
    <w:rsid w:val="00822D54"/>
    <w:rsid w:val="00830AA1"/>
    <w:rsid w:val="00836BB0"/>
    <w:rsid w:val="00852B7B"/>
    <w:rsid w:val="00853C7A"/>
    <w:rsid w:val="00854C6B"/>
    <w:rsid w:val="00854F1F"/>
    <w:rsid w:val="00862EC3"/>
    <w:rsid w:val="00865036"/>
    <w:rsid w:val="00866506"/>
    <w:rsid w:val="00870822"/>
    <w:rsid w:val="00873464"/>
    <w:rsid w:val="00875C3E"/>
    <w:rsid w:val="00875F5F"/>
    <w:rsid w:val="0087626E"/>
    <w:rsid w:val="00881569"/>
    <w:rsid w:val="00882821"/>
    <w:rsid w:val="008872F3"/>
    <w:rsid w:val="00887BA5"/>
    <w:rsid w:val="00895399"/>
    <w:rsid w:val="008B25AD"/>
    <w:rsid w:val="008C121B"/>
    <w:rsid w:val="008C41D0"/>
    <w:rsid w:val="008C7ADA"/>
    <w:rsid w:val="008D00AA"/>
    <w:rsid w:val="008D2A0F"/>
    <w:rsid w:val="008D508F"/>
    <w:rsid w:val="008D50C2"/>
    <w:rsid w:val="008D5F54"/>
    <w:rsid w:val="008D7205"/>
    <w:rsid w:val="008E0C5B"/>
    <w:rsid w:val="008E1C13"/>
    <w:rsid w:val="008E4787"/>
    <w:rsid w:val="008E481B"/>
    <w:rsid w:val="008F4ADE"/>
    <w:rsid w:val="0090203A"/>
    <w:rsid w:val="0090234E"/>
    <w:rsid w:val="00910677"/>
    <w:rsid w:val="00911BAA"/>
    <w:rsid w:val="009144B3"/>
    <w:rsid w:val="009228D4"/>
    <w:rsid w:val="00922A49"/>
    <w:rsid w:val="00922C9B"/>
    <w:rsid w:val="009237B5"/>
    <w:rsid w:val="0092423E"/>
    <w:rsid w:val="009333CB"/>
    <w:rsid w:val="00941FF9"/>
    <w:rsid w:val="00943F84"/>
    <w:rsid w:val="009523E5"/>
    <w:rsid w:val="00955AB3"/>
    <w:rsid w:val="009565EE"/>
    <w:rsid w:val="00956ABF"/>
    <w:rsid w:val="009657EE"/>
    <w:rsid w:val="0096686C"/>
    <w:rsid w:val="0097015C"/>
    <w:rsid w:val="00970950"/>
    <w:rsid w:val="00970EC1"/>
    <w:rsid w:val="00971E4C"/>
    <w:rsid w:val="00971EDF"/>
    <w:rsid w:val="00977390"/>
    <w:rsid w:val="00981686"/>
    <w:rsid w:val="009819B5"/>
    <w:rsid w:val="00981F3A"/>
    <w:rsid w:val="0098241A"/>
    <w:rsid w:val="00982C5C"/>
    <w:rsid w:val="00983647"/>
    <w:rsid w:val="0099024A"/>
    <w:rsid w:val="00990B94"/>
    <w:rsid w:val="00990F06"/>
    <w:rsid w:val="00996701"/>
    <w:rsid w:val="00996D23"/>
    <w:rsid w:val="009A2880"/>
    <w:rsid w:val="009A5F28"/>
    <w:rsid w:val="009B0126"/>
    <w:rsid w:val="009B5312"/>
    <w:rsid w:val="009B7066"/>
    <w:rsid w:val="009C13E2"/>
    <w:rsid w:val="009C3C28"/>
    <w:rsid w:val="009C6D43"/>
    <w:rsid w:val="009E117C"/>
    <w:rsid w:val="009E36DB"/>
    <w:rsid w:val="009E419E"/>
    <w:rsid w:val="009E5AD0"/>
    <w:rsid w:val="009E6B71"/>
    <w:rsid w:val="009E6C79"/>
    <w:rsid w:val="009E7072"/>
    <w:rsid w:val="009F1CE0"/>
    <w:rsid w:val="009F394F"/>
    <w:rsid w:val="009F76AE"/>
    <w:rsid w:val="00A01DA8"/>
    <w:rsid w:val="00A0760C"/>
    <w:rsid w:val="00A10BF5"/>
    <w:rsid w:val="00A110D9"/>
    <w:rsid w:val="00A24E57"/>
    <w:rsid w:val="00A41564"/>
    <w:rsid w:val="00A44A05"/>
    <w:rsid w:val="00A44F10"/>
    <w:rsid w:val="00A45A13"/>
    <w:rsid w:val="00A53E26"/>
    <w:rsid w:val="00A60034"/>
    <w:rsid w:val="00A60501"/>
    <w:rsid w:val="00A606B5"/>
    <w:rsid w:val="00A65DD3"/>
    <w:rsid w:val="00A66D62"/>
    <w:rsid w:val="00A70D85"/>
    <w:rsid w:val="00A71CCA"/>
    <w:rsid w:val="00A75E7E"/>
    <w:rsid w:val="00A77685"/>
    <w:rsid w:val="00A82EE6"/>
    <w:rsid w:val="00A83A42"/>
    <w:rsid w:val="00A83B52"/>
    <w:rsid w:val="00A83CB6"/>
    <w:rsid w:val="00A8440B"/>
    <w:rsid w:val="00A85E17"/>
    <w:rsid w:val="00A942B8"/>
    <w:rsid w:val="00AB24BC"/>
    <w:rsid w:val="00AB2CAD"/>
    <w:rsid w:val="00AB430C"/>
    <w:rsid w:val="00AB6253"/>
    <w:rsid w:val="00AC03FF"/>
    <w:rsid w:val="00AC2663"/>
    <w:rsid w:val="00AD109D"/>
    <w:rsid w:val="00AD46FE"/>
    <w:rsid w:val="00AD54BD"/>
    <w:rsid w:val="00AD5D16"/>
    <w:rsid w:val="00AE2012"/>
    <w:rsid w:val="00AE3D46"/>
    <w:rsid w:val="00AF0B56"/>
    <w:rsid w:val="00AF5B53"/>
    <w:rsid w:val="00AF7D73"/>
    <w:rsid w:val="00B024F5"/>
    <w:rsid w:val="00B02E31"/>
    <w:rsid w:val="00B04559"/>
    <w:rsid w:val="00B05357"/>
    <w:rsid w:val="00B07D98"/>
    <w:rsid w:val="00B1009C"/>
    <w:rsid w:val="00B206F7"/>
    <w:rsid w:val="00B2653B"/>
    <w:rsid w:val="00B37787"/>
    <w:rsid w:val="00B40609"/>
    <w:rsid w:val="00B4177D"/>
    <w:rsid w:val="00B42AE2"/>
    <w:rsid w:val="00B55263"/>
    <w:rsid w:val="00B64222"/>
    <w:rsid w:val="00B64610"/>
    <w:rsid w:val="00B6499F"/>
    <w:rsid w:val="00B6726F"/>
    <w:rsid w:val="00B709BA"/>
    <w:rsid w:val="00B722B2"/>
    <w:rsid w:val="00B7402F"/>
    <w:rsid w:val="00B74401"/>
    <w:rsid w:val="00B74636"/>
    <w:rsid w:val="00B7481C"/>
    <w:rsid w:val="00B82B54"/>
    <w:rsid w:val="00B861CC"/>
    <w:rsid w:val="00B878E0"/>
    <w:rsid w:val="00B87C15"/>
    <w:rsid w:val="00B97B0A"/>
    <w:rsid w:val="00BA5C58"/>
    <w:rsid w:val="00BA5DEB"/>
    <w:rsid w:val="00BA7497"/>
    <w:rsid w:val="00BA7C6D"/>
    <w:rsid w:val="00BB023B"/>
    <w:rsid w:val="00BB1BBE"/>
    <w:rsid w:val="00BB3211"/>
    <w:rsid w:val="00BB50C7"/>
    <w:rsid w:val="00BC2915"/>
    <w:rsid w:val="00BC3192"/>
    <w:rsid w:val="00BD4CF1"/>
    <w:rsid w:val="00BD55B1"/>
    <w:rsid w:val="00BD6C84"/>
    <w:rsid w:val="00BD77BB"/>
    <w:rsid w:val="00BE12B4"/>
    <w:rsid w:val="00BE448F"/>
    <w:rsid w:val="00BE47FB"/>
    <w:rsid w:val="00BE6B62"/>
    <w:rsid w:val="00BF11B3"/>
    <w:rsid w:val="00BF6240"/>
    <w:rsid w:val="00C00E12"/>
    <w:rsid w:val="00C019CA"/>
    <w:rsid w:val="00C06CE1"/>
    <w:rsid w:val="00C115A0"/>
    <w:rsid w:val="00C16AAA"/>
    <w:rsid w:val="00C21C1B"/>
    <w:rsid w:val="00C239E3"/>
    <w:rsid w:val="00C249AC"/>
    <w:rsid w:val="00C267EC"/>
    <w:rsid w:val="00C26B1D"/>
    <w:rsid w:val="00C3003A"/>
    <w:rsid w:val="00C30BB1"/>
    <w:rsid w:val="00C330EC"/>
    <w:rsid w:val="00C35FF8"/>
    <w:rsid w:val="00C366F0"/>
    <w:rsid w:val="00C37B10"/>
    <w:rsid w:val="00C37CC3"/>
    <w:rsid w:val="00C430BE"/>
    <w:rsid w:val="00C445B2"/>
    <w:rsid w:val="00C47537"/>
    <w:rsid w:val="00C54513"/>
    <w:rsid w:val="00C56048"/>
    <w:rsid w:val="00C61B00"/>
    <w:rsid w:val="00C64650"/>
    <w:rsid w:val="00C64A9D"/>
    <w:rsid w:val="00C64F68"/>
    <w:rsid w:val="00C65C93"/>
    <w:rsid w:val="00C67A60"/>
    <w:rsid w:val="00C8031B"/>
    <w:rsid w:val="00C80CAF"/>
    <w:rsid w:val="00C81FEE"/>
    <w:rsid w:val="00C836A9"/>
    <w:rsid w:val="00C84084"/>
    <w:rsid w:val="00C86DEE"/>
    <w:rsid w:val="00C953B6"/>
    <w:rsid w:val="00CA1324"/>
    <w:rsid w:val="00CA1BC2"/>
    <w:rsid w:val="00CA4164"/>
    <w:rsid w:val="00CB7661"/>
    <w:rsid w:val="00CC3A45"/>
    <w:rsid w:val="00CD0EEE"/>
    <w:rsid w:val="00CD117B"/>
    <w:rsid w:val="00CD41FF"/>
    <w:rsid w:val="00CE1CF8"/>
    <w:rsid w:val="00CE7128"/>
    <w:rsid w:val="00CE7D1A"/>
    <w:rsid w:val="00CF2BDB"/>
    <w:rsid w:val="00D00160"/>
    <w:rsid w:val="00D06B96"/>
    <w:rsid w:val="00D117D5"/>
    <w:rsid w:val="00D13B0B"/>
    <w:rsid w:val="00D244E1"/>
    <w:rsid w:val="00D407C8"/>
    <w:rsid w:val="00D40DED"/>
    <w:rsid w:val="00D4417E"/>
    <w:rsid w:val="00D55A8A"/>
    <w:rsid w:val="00D5663D"/>
    <w:rsid w:val="00D74294"/>
    <w:rsid w:val="00D750CE"/>
    <w:rsid w:val="00D75972"/>
    <w:rsid w:val="00D836D6"/>
    <w:rsid w:val="00D969A9"/>
    <w:rsid w:val="00DA152C"/>
    <w:rsid w:val="00DA23DF"/>
    <w:rsid w:val="00DA75B8"/>
    <w:rsid w:val="00DB374F"/>
    <w:rsid w:val="00DB6D79"/>
    <w:rsid w:val="00DB7D08"/>
    <w:rsid w:val="00DC3E22"/>
    <w:rsid w:val="00DC6CC9"/>
    <w:rsid w:val="00DD0F03"/>
    <w:rsid w:val="00DD2F73"/>
    <w:rsid w:val="00DD4CDE"/>
    <w:rsid w:val="00DE4EFE"/>
    <w:rsid w:val="00DF0532"/>
    <w:rsid w:val="00DF6B28"/>
    <w:rsid w:val="00DF6D58"/>
    <w:rsid w:val="00DF6D84"/>
    <w:rsid w:val="00E01287"/>
    <w:rsid w:val="00E01D31"/>
    <w:rsid w:val="00E050EF"/>
    <w:rsid w:val="00E076A2"/>
    <w:rsid w:val="00E15374"/>
    <w:rsid w:val="00E163FF"/>
    <w:rsid w:val="00E27EBE"/>
    <w:rsid w:val="00E31CB9"/>
    <w:rsid w:val="00E344DD"/>
    <w:rsid w:val="00E4207A"/>
    <w:rsid w:val="00E55564"/>
    <w:rsid w:val="00E5615D"/>
    <w:rsid w:val="00E5689E"/>
    <w:rsid w:val="00E56D6B"/>
    <w:rsid w:val="00E600F1"/>
    <w:rsid w:val="00E64323"/>
    <w:rsid w:val="00E665F8"/>
    <w:rsid w:val="00E7584F"/>
    <w:rsid w:val="00E81A20"/>
    <w:rsid w:val="00E863B2"/>
    <w:rsid w:val="00E929DD"/>
    <w:rsid w:val="00E949B2"/>
    <w:rsid w:val="00EA54B8"/>
    <w:rsid w:val="00EA6796"/>
    <w:rsid w:val="00EB0447"/>
    <w:rsid w:val="00EB0C22"/>
    <w:rsid w:val="00EC2942"/>
    <w:rsid w:val="00EC2B20"/>
    <w:rsid w:val="00EC38CE"/>
    <w:rsid w:val="00ED4C13"/>
    <w:rsid w:val="00ED7C0C"/>
    <w:rsid w:val="00EE0040"/>
    <w:rsid w:val="00EE2988"/>
    <w:rsid w:val="00EF0AF3"/>
    <w:rsid w:val="00EF0C1B"/>
    <w:rsid w:val="00F00955"/>
    <w:rsid w:val="00F00EBE"/>
    <w:rsid w:val="00F01C5C"/>
    <w:rsid w:val="00F02DB9"/>
    <w:rsid w:val="00F069BC"/>
    <w:rsid w:val="00F128B1"/>
    <w:rsid w:val="00F14586"/>
    <w:rsid w:val="00F151E6"/>
    <w:rsid w:val="00F206B4"/>
    <w:rsid w:val="00F21CD5"/>
    <w:rsid w:val="00F22709"/>
    <w:rsid w:val="00F252A5"/>
    <w:rsid w:val="00F25ABD"/>
    <w:rsid w:val="00F30245"/>
    <w:rsid w:val="00F333A6"/>
    <w:rsid w:val="00F40621"/>
    <w:rsid w:val="00F4166D"/>
    <w:rsid w:val="00F435D5"/>
    <w:rsid w:val="00F45E9B"/>
    <w:rsid w:val="00F50671"/>
    <w:rsid w:val="00F55945"/>
    <w:rsid w:val="00F660DA"/>
    <w:rsid w:val="00F6616D"/>
    <w:rsid w:val="00F673EB"/>
    <w:rsid w:val="00F735CA"/>
    <w:rsid w:val="00F742A4"/>
    <w:rsid w:val="00F74520"/>
    <w:rsid w:val="00F74684"/>
    <w:rsid w:val="00F80BA7"/>
    <w:rsid w:val="00F81DE1"/>
    <w:rsid w:val="00F826E9"/>
    <w:rsid w:val="00F849C0"/>
    <w:rsid w:val="00F90305"/>
    <w:rsid w:val="00FA08CA"/>
    <w:rsid w:val="00FA310C"/>
    <w:rsid w:val="00FA7926"/>
    <w:rsid w:val="00FB6B70"/>
    <w:rsid w:val="00FC08E0"/>
    <w:rsid w:val="00FC36BB"/>
    <w:rsid w:val="00FC3C4C"/>
    <w:rsid w:val="00FC5D63"/>
    <w:rsid w:val="00FC6F41"/>
    <w:rsid w:val="00FC7EB6"/>
    <w:rsid w:val="00FD2E63"/>
    <w:rsid w:val="00FD3A96"/>
    <w:rsid w:val="00FD527B"/>
    <w:rsid w:val="00FD5931"/>
    <w:rsid w:val="00FD5C66"/>
    <w:rsid w:val="00FE0319"/>
    <w:rsid w:val="00FE2679"/>
    <w:rsid w:val="00FE2A2E"/>
    <w:rsid w:val="00FE5A87"/>
    <w:rsid w:val="00FE5B39"/>
    <w:rsid w:val="00FF2D15"/>
    <w:rsid w:val="00FF481D"/>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F660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2787">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6670716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765490069">
      <w:bodyDiv w:val="1"/>
      <w:marLeft w:val="0"/>
      <w:marRight w:val="0"/>
      <w:marTop w:val="0"/>
      <w:marBottom w:val="0"/>
      <w:divBdr>
        <w:top w:val="none" w:sz="0" w:space="0" w:color="auto"/>
        <w:left w:val="none" w:sz="0" w:space="0" w:color="auto"/>
        <w:bottom w:val="none" w:sz="0" w:space="0" w:color="auto"/>
        <w:right w:val="none" w:sz="0" w:space="0" w:color="auto"/>
      </w:divBdr>
    </w:div>
    <w:div w:id="1802073403">
      <w:bodyDiv w:val="1"/>
      <w:marLeft w:val="0"/>
      <w:marRight w:val="0"/>
      <w:marTop w:val="0"/>
      <w:marBottom w:val="0"/>
      <w:divBdr>
        <w:top w:val="none" w:sz="0" w:space="0" w:color="auto"/>
        <w:left w:val="none" w:sz="0" w:space="0" w:color="auto"/>
        <w:bottom w:val="none" w:sz="0" w:space="0" w:color="auto"/>
        <w:right w:val="none" w:sz="0" w:space="0" w:color="auto"/>
      </w:divBdr>
    </w:div>
    <w:div w:id="1833256301">
      <w:bodyDiv w:val="1"/>
      <w:marLeft w:val="0"/>
      <w:marRight w:val="0"/>
      <w:marTop w:val="0"/>
      <w:marBottom w:val="0"/>
      <w:divBdr>
        <w:top w:val="none" w:sz="0" w:space="0" w:color="auto"/>
        <w:left w:val="none" w:sz="0" w:space="0" w:color="auto"/>
        <w:bottom w:val="none" w:sz="0" w:space="0" w:color="auto"/>
        <w:right w:val="none" w:sz="0" w:space="0" w:color="auto"/>
      </w:divBdr>
    </w:div>
    <w:div w:id="210842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70D6A"/>
    <w:rsid w:val="000B38D4"/>
    <w:rsid w:val="00154E7C"/>
    <w:rsid w:val="001A7FCC"/>
    <w:rsid w:val="00213998"/>
    <w:rsid w:val="002D3DF6"/>
    <w:rsid w:val="002F0B50"/>
    <w:rsid w:val="00313382"/>
    <w:rsid w:val="003723E4"/>
    <w:rsid w:val="004C5AC3"/>
    <w:rsid w:val="004E03FB"/>
    <w:rsid w:val="006C0123"/>
    <w:rsid w:val="007169FF"/>
    <w:rsid w:val="00733FF7"/>
    <w:rsid w:val="007668B4"/>
    <w:rsid w:val="00870997"/>
    <w:rsid w:val="008A2C3D"/>
    <w:rsid w:val="009E4ACD"/>
    <w:rsid w:val="00A2174D"/>
    <w:rsid w:val="00A91AEC"/>
    <w:rsid w:val="00AB66CF"/>
    <w:rsid w:val="00B35945"/>
    <w:rsid w:val="00B70618"/>
    <w:rsid w:val="00BC1221"/>
    <w:rsid w:val="00C72EA7"/>
    <w:rsid w:val="00CB3BC0"/>
    <w:rsid w:val="00D8731E"/>
    <w:rsid w:val="00D9744C"/>
    <w:rsid w:val="00DD2F73"/>
    <w:rsid w:val="00DE2AF3"/>
    <w:rsid w:val="00EA1497"/>
    <w:rsid w:val="00F069BC"/>
    <w:rsid w:val="00FF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5.xml><?xml version="1.0" encoding="utf-8"?>
<ds:datastoreItem xmlns:ds="http://schemas.openxmlformats.org/officeDocument/2006/customXml" ds:itemID="{C07DEFA1-C04A-4B15-B4C2-B8E18361E215}"/>
</file>

<file path=docProps/app.xml><?xml version="1.0" encoding="utf-8"?>
<Properties xmlns="http://schemas.openxmlformats.org/officeDocument/2006/extended-properties" xmlns:vt="http://schemas.openxmlformats.org/officeDocument/2006/docPropsVTypes">
  <Template>Normal.dotm</Template>
  <TotalTime>3</TotalTime>
  <Pages>10</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7781</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04.01 
Company organisation</dc:title>
  <dc:subject>Process Design &amp; AMOS Configuration Document</dc:subject>
  <dc:creator>Julien Methot</dc:creator>
  <cp:keywords/>
  <dc:description/>
  <cp:lastModifiedBy>Sadowski Jakub</cp:lastModifiedBy>
  <cp:revision>4</cp:revision>
  <dcterms:created xsi:type="dcterms:W3CDTF">2024-12-03T11:15:00Z</dcterms:created>
  <dcterms:modified xsi:type="dcterms:W3CDTF">2025-05-28T15:26:00Z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