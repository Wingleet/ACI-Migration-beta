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sdt>
      <w:sdtPr>
        <w:id w:val="-1484766189"/>
        <w:docPartObj>
          <w:docPartGallery w:val="Cover Pages"/>
          <w:docPartUnique/>
        </w:docPartObj>
      </w:sdtPr>
      <w:sdtEndPr/>
      <w:sdtContent>
        <w:p w:rsidR="001E5360" w:rsidRDefault="00C47537" w14:paraId="450BF59B" w14:textId="77777777">
          <w:r>
            <w:rPr>
              <w:noProof/>
            </w:rPr>
            <mc:AlternateContent>
              <mc:Choice Requires="wps">
                <w:drawing>
                  <wp:anchor distT="0" distB="0" distL="114300" distR="114300" simplePos="0" relativeHeight="251658240" behindDoc="0" locked="0" layoutInCell="1" allowOverlap="1" wp14:anchorId="52454FB1"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E5360" w:rsidP="00C47537" w:rsidRDefault="00C870F6" w14:paraId="20032500" w14:textId="7777777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41564">
                                      <w:rPr>
                                        <w:caps/>
                                        <w:color w:val="C00000" w:themeColor="accent1"/>
                                        <w:sz w:val="64"/>
                                        <w:szCs w:val="64"/>
                                      </w:rPr>
                                      <w:t>01.01</w:t>
                                    </w:r>
                                    <w:r w:rsidR="00BF6240">
                                      <w:rPr>
                                        <w:caps/>
                                        <w:color w:val="C00000" w:themeColor="accent1"/>
                                        <w:sz w:val="64"/>
                                        <w:szCs w:val="64"/>
                                      </w:rPr>
                                      <w:t xml:space="preserve"> </w:t>
                                    </w:r>
                                    <w:r w:rsidR="00BF6240">
                                      <w:rPr>
                                        <w:caps/>
                                        <w:color w:val="C00000" w:themeColor="accent1"/>
                                        <w:sz w:val="64"/>
                                        <w:szCs w:val="64"/>
                                      </w:rPr>
                                      <w:br/>
                                    </w:r>
                                    <w:r w:rsidR="00A41564">
                                      <w:rPr>
                                        <w:caps/>
                                        <w:color w:val="C00000" w:themeColor="accent1"/>
                                        <w:sz w:val="64"/>
                                        <w:szCs w:val="64"/>
                                      </w:rPr>
                                      <w:t>AIRCRAFT DEFINITION</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Pr="0019283C" w:rsidR="001E5360" w:rsidP="00C47537" w:rsidRDefault="001E5360" w14:paraId="33AF4718" w14:textId="7777777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xmlns:w16du="http://schemas.microsoft.com/office/word/2023/wordml/word16du">
                <w:pict>
                  <v:shapetype id="_x0000_t202" coordsize="21600,21600" o:spt="202" path="m,l,21600r21600,l21600,xe" w14:anchorId="52454FB1">
                    <v:stroke joinstyle="miter"/>
                    <v:path gradientshapeok="t" o:connecttype="rect"/>
                  </v:shapetype>
                  <v:shape id="Text Box 154" style="position:absolute;margin-left:-34.4pt;margin-top:-37.2pt;width:8in;height:286.5pt;z-index:251658240;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v:textbox inset="126pt,0,54pt,0">
                      <w:txbxContent>
                        <w:p w:rsidR="001E5360" w:rsidP="00C47537" w:rsidRDefault="00ED527A" w14:paraId="20032500" w14:textId="7777777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41564">
                                <w:rPr>
                                  <w:caps/>
                                  <w:color w:val="C00000" w:themeColor="accent1"/>
                                  <w:sz w:val="64"/>
                                  <w:szCs w:val="64"/>
                                </w:rPr>
                                <w:t>01.01</w:t>
                              </w:r>
                              <w:r w:rsidR="00BF6240">
                                <w:rPr>
                                  <w:caps/>
                                  <w:color w:val="C00000" w:themeColor="accent1"/>
                                  <w:sz w:val="64"/>
                                  <w:szCs w:val="64"/>
                                </w:rPr>
                                <w:t xml:space="preserve"> </w:t>
                              </w:r>
                              <w:r w:rsidR="00BF6240">
                                <w:rPr>
                                  <w:caps/>
                                  <w:color w:val="C00000" w:themeColor="accent1"/>
                                  <w:sz w:val="64"/>
                                  <w:szCs w:val="64"/>
                                </w:rPr>
                                <w:br/>
                              </w:r>
                              <w:r w:rsidR="00A41564">
                                <w:rPr>
                                  <w:caps/>
                                  <w:color w:val="C00000" w:themeColor="accent1"/>
                                  <w:sz w:val="64"/>
                                  <w:szCs w:val="64"/>
                                </w:rPr>
                                <w:t>AIRCRAFT DEFINITION</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Pr="0019283C" w:rsidR="001E5360" w:rsidP="00C47537" w:rsidRDefault="001E5360" w14:paraId="33AF4718" w14:textId="7777777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58242" behindDoc="0" locked="0" layoutInCell="1" allowOverlap="1" wp14:anchorId="480F1889"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rto="http://schemas.microsoft.com/office/word/2006/arto" xmlns:w16du="http://schemas.microsoft.com/office/word/2023/wordml/word16du">
                <w:pict>
                  <v:group id="Group 149" style="position:absolute;margin-left:0;margin-top:0;width:8in;height:95.7pt;z-index:251658242;mso-width-percent:941;mso-height-percent:121;mso-top-percent:23;mso-position-horizontal:center;mso-position-horizontal-relative:page;mso-position-vertical-relative:page;mso-width-percent:941;mso-height-percent:121;mso-top-percent:23" coordsize="73152,12161" coordorigin="" o:spid="_x0000_s1026" w14:anchorId="03AB06BC"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c00000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3"/>
                    </v:rect>
                    <w10:wrap anchorx="page" anchory="page"/>
                  </v:group>
                </w:pict>
              </mc:Fallback>
            </mc:AlternateContent>
          </w:r>
        </w:p>
        <w:p w:rsidR="001E5360" w:rsidRDefault="005244C0" w14:paraId="76DA1871" w14:textId="59B20C6F">
          <w:r>
            <w:rPr>
              <w:noProof/>
            </w:rPr>
            <mc:AlternateContent>
              <mc:Choice Requires="wps">
                <w:drawing>
                  <wp:anchor distT="45720" distB="45720" distL="114300" distR="114300" simplePos="0" relativeHeight="251658243" behindDoc="0" locked="0" layoutInCell="1" allowOverlap="1" wp14:anchorId="1E93D77E" wp14:editId="2B16F022">
                    <wp:simplePos x="0" y="0"/>
                    <wp:positionH relativeFrom="column">
                      <wp:posOffset>1146505</wp:posOffset>
                    </wp:positionH>
                    <wp:positionV relativeFrom="paragraph">
                      <wp:posOffset>3467100</wp:posOffset>
                    </wp:positionV>
                    <wp:extent cx="489839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rsidRPr="0019283C" w:rsidR="005244C0" w:rsidP="005244C0" w:rsidRDefault="005244C0" w14:paraId="11DBB078" w14:textId="77777777">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Pr="0019283C" w:rsidR="005244C0" w:rsidTr="0019283C" w14:paraId="76A527B9" w14:textId="77777777">
                                  <w:tc>
                                    <w:tcPr>
                                      <w:tcW w:w="2472" w:type="dxa"/>
                                    </w:tcPr>
                                    <w:p w:rsidRPr="0019283C" w:rsidR="005244C0" w:rsidP="0019283C" w:rsidRDefault="005244C0" w14:paraId="340D9388" w14:textId="77777777">
                                      <w:pPr>
                                        <w:jc w:val="center"/>
                                        <w:rPr>
                                          <w:color w:val="595959" w:themeColor="text1" w:themeTint="A6"/>
                                        </w:rPr>
                                      </w:pPr>
                                      <w:r>
                                        <w:rPr>
                                          <w:color w:val="595959" w:themeColor="text1" w:themeTint="A6"/>
                                        </w:rPr>
                                        <w:t>Author, Name</w:t>
                                      </w:r>
                                    </w:p>
                                  </w:tc>
                                  <w:tc>
                                    <w:tcPr>
                                      <w:tcW w:w="2472" w:type="dxa"/>
                                    </w:tcPr>
                                    <w:p w:rsidRPr="0019283C" w:rsidR="005244C0" w:rsidP="0019283C" w:rsidRDefault="005244C0" w14:paraId="07E19B21" w14:textId="77777777">
                                      <w:pPr>
                                        <w:jc w:val="center"/>
                                        <w:rPr>
                                          <w:color w:val="595959" w:themeColor="text1" w:themeTint="A6"/>
                                        </w:rPr>
                                      </w:pPr>
                                      <w:r>
                                        <w:rPr>
                                          <w:color w:val="595959" w:themeColor="text1" w:themeTint="A6"/>
                                        </w:rPr>
                                        <w:t>Date</w:t>
                                      </w:r>
                                    </w:p>
                                  </w:tc>
                                  <w:tc>
                                    <w:tcPr>
                                      <w:tcW w:w="2473" w:type="dxa"/>
                                    </w:tcPr>
                                    <w:p w:rsidRPr="0019283C" w:rsidR="005244C0" w:rsidP="0019283C" w:rsidRDefault="005244C0" w14:paraId="750908D7" w14:textId="77777777">
                                      <w:pPr>
                                        <w:jc w:val="center"/>
                                        <w:rPr>
                                          <w:color w:val="595959" w:themeColor="text1" w:themeTint="A6"/>
                                        </w:rPr>
                                      </w:pPr>
                                      <w:r>
                                        <w:rPr>
                                          <w:color w:val="595959" w:themeColor="text1" w:themeTint="A6"/>
                                        </w:rPr>
                                        <w:t>Notes</w:t>
                                      </w:r>
                                    </w:p>
                                  </w:tc>
                                </w:tr>
                                <w:tr w:rsidRPr="0019283C" w:rsidR="005244C0" w:rsidTr="0019283C" w14:paraId="0B95CC06" w14:textId="77777777">
                                  <w:tc>
                                    <w:tcPr>
                                      <w:tcW w:w="2472" w:type="dxa"/>
                                    </w:tcPr>
                                    <w:p w:rsidRPr="004031CF" w:rsidR="005244C0" w:rsidRDefault="005244C0" w14:paraId="38F1DBB8" w14:textId="3AD85A06">
                                      <w:pPr>
                                        <w:rPr>
                                          <w:color w:val="595959" w:themeColor="text1" w:themeTint="A6"/>
                                        </w:rPr>
                                      </w:pPr>
                                      <w:r>
                                        <w:rPr>
                                          <w:color w:val="595959" w:themeColor="text1" w:themeTint="A6"/>
                                        </w:rPr>
                                        <w:t>Dimitri Dupont</w:t>
                                      </w:r>
                                    </w:p>
                                  </w:tc>
                                  <w:tc>
                                    <w:tcPr>
                                      <w:tcW w:w="2472" w:type="dxa"/>
                                    </w:tcPr>
                                    <w:p w:rsidRPr="0019283C" w:rsidR="005244C0" w:rsidRDefault="005244C0" w14:paraId="3186F0E5" w14:textId="77777777">
                                      <w:pPr>
                                        <w:rPr>
                                          <w:color w:val="595959" w:themeColor="text1" w:themeTint="A6"/>
                                        </w:rPr>
                                      </w:pPr>
                                      <w:r>
                                        <w:rPr>
                                          <w:color w:val="595959" w:themeColor="text1" w:themeTint="A6"/>
                                        </w:rPr>
                                        <w:t>01.06.2024</w:t>
                                      </w:r>
                                    </w:p>
                                  </w:tc>
                                  <w:tc>
                                    <w:tcPr>
                                      <w:tcW w:w="2473" w:type="dxa"/>
                                    </w:tcPr>
                                    <w:p w:rsidRPr="004031CF" w:rsidR="005244C0" w:rsidRDefault="005244C0" w14:paraId="20D44CDF" w14:textId="77777777">
                                      <w:pPr>
                                        <w:rPr>
                                          <w:color w:val="595959" w:themeColor="text1" w:themeTint="A6"/>
                                        </w:rPr>
                                      </w:pPr>
                                      <w:r>
                                        <w:rPr>
                                          <w:color w:val="595959" w:themeColor="text1" w:themeTint="A6"/>
                                        </w:rPr>
                                        <w:t>First Version</w:t>
                                      </w:r>
                                    </w:p>
                                  </w:tc>
                                </w:tr>
                                <w:tr w:rsidRPr="0019283C" w:rsidR="00874CA0" w:rsidTr="0019283C" w14:paraId="51F56BA3" w14:textId="77777777">
                                  <w:trPr>
                                    <w:ins w:author="Dupont Dimitri" w:date="2024-11-18T14:56:00Z" w:id="0"/>
                                  </w:trPr>
                                  <w:tc>
                                    <w:tcPr>
                                      <w:tcW w:w="2472" w:type="dxa"/>
                                    </w:tcPr>
                                    <w:p w:rsidR="00874CA0" w:rsidRDefault="00874CA0" w14:paraId="00E2ED82" w14:textId="4610DFE7">
                                      <w:pPr>
                                        <w:rPr>
                                          <w:ins w:author="Dupont Dimitri" w:date="2024-11-18T14:56:00Z" w:id="1"/>
                                          <w:color w:val="595959" w:themeColor="text1" w:themeTint="A6"/>
                                        </w:rPr>
                                      </w:pPr>
                                      <w:ins w:author="Dupont Dimitri" w:date="2024-11-18T14:57:00Z" w:id="2">
                                        <w:r>
                                          <w:rPr>
                                            <w:color w:val="595959" w:themeColor="text1" w:themeTint="A6"/>
                                          </w:rPr>
                                          <w:t>Dimitri Dupont</w:t>
                                        </w:r>
                                      </w:ins>
                                    </w:p>
                                  </w:tc>
                                  <w:tc>
                                    <w:tcPr>
                                      <w:tcW w:w="2472" w:type="dxa"/>
                                    </w:tcPr>
                                    <w:p w:rsidR="00874CA0" w:rsidRDefault="00874CA0" w14:paraId="1CBE4036" w14:textId="52794DD4">
                                      <w:pPr>
                                        <w:rPr>
                                          <w:ins w:author="Dupont Dimitri" w:date="2024-11-18T14:56:00Z" w:id="3"/>
                                          <w:color w:val="595959" w:themeColor="text1" w:themeTint="A6"/>
                                        </w:rPr>
                                      </w:pPr>
                                      <w:ins w:author="Dupont Dimitri" w:date="2024-11-18T14:57:00Z" w:id="4">
                                        <w:r>
                                          <w:rPr>
                                            <w:color w:val="595959" w:themeColor="text1" w:themeTint="A6"/>
                                          </w:rPr>
                                          <w:t>18.11.2024</w:t>
                                        </w:r>
                                      </w:ins>
                                    </w:p>
                                  </w:tc>
                                  <w:tc>
                                    <w:tcPr>
                                      <w:tcW w:w="2473" w:type="dxa"/>
                                    </w:tcPr>
                                    <w:p w:rsidR="00874CA0" w:rsidRDefault="00874CA0" w14:paraId="49B222FF" w14:textId="38A2FD99">
                                      <w:pPr>
                                        <w:rPr>
                                          <w:ins w:author="Dupont Dimitri" w:date="2024-11-18T14:56:00Z" w:id="5"/>
                                          <w:color w:val="595959" w:themeColor="text1" w:themeTint="A6"/>
                                        </w:rPr>
                                      </w:pPr>
                                      <w:ins w:author="Dupont Dimitri" w:date="2024-11-18T14:57:00Z" w:id="6">
                                        <w:r>
                                          <w:rPr>
                                            <w:color w:val="595959" w:themeColor="text1" w:themeTint="A6"/>
                                          </w:rPr>
                                          <w:t>Revision 1</w:t>
                                        </w:r>
                                      </w:ins>
                                    </w:p>
                                  </w:tc>
                                </w:tr>
                              </w:tbl>
                              <w:p w:rsidRPr="0019283C" w:rsidR="005244C0" w:rsidP="005244C0" w:rsidRDefault="005244C0" w14:paraId="0CC0C0D3" w14:textId="77777777">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1E93D77E">
                    <v:stroke joinstyle="miter"/>
                    <v:path gradientshapeok="t" o:connecttype="rect"/>
                  </v:shapetype>
                  <v:shape id="Text Box 2" style="position:absolute;margin-left:90.3pt;margin-top:273pt;width:385.7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7"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">
                    <v:textbox style="mso-fit-shape-to-text:t">
                      <w:txbxContent>
                        <w:p w:rsidRPr="0019283C" w:rsidR="005244C0" w:rsidP="005244C0" w:rsidRDefault="005244C0" w14:paraId="11DBB078" w14:textId="77777777">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Pr="0019283C" w:rsidR="005244C0" w:rsidTr="0019283C" w14:paraId="76A527B9" w14:textId="77777777">
                            <w:tc>
                              <w:tcPr>
                                <w:tcW w:w="2472" w:type="dxa"/>
                              </w:tcPr>
                              <w:p w:rsidRPr="0019283C" w:rsidR="005244C0" w:rsidP="0019283C" w:rsidRDefault="005244C0" w14:paraId="340D9388" w14:textId="77777777">
                                <w:pPr>
                                  <w:jc w:val="center"/>
                                  <w:rPr>
                                    <w:color w:val="595959" w:themeColor="text1" w:themeTint="A6"/>
                                  </w:rPr>
                                </w:pPr>
                                <w:r>
                                  <w:rPr>
                                    <w:color w:val="595959" w:themeColor="text1" w:themeTint="A6"/>
                                  </w:rPr>
                                  <w:t>Author, Name</w:t>
                                </w:r>
                              </w:p>
                            </w:tc>
                            <w:tc>
                              <w:tcPr>
                                <w:tcW w:w="2472" w:type="dxa"/>
                              </w:tcPr>
                              <w:p w:rsidRPr="0019283C" w:rsidR="005244C0" w:rsidP="0019283C" w:rsidRDefault="005244C0" w14:paraId="07E19B21" w14:textId="77777777">
                                <w:pPr>
                                  <w:jc w:val="center"/>
                                  <w:rPr>
                                    <w:color w:val="595959" w:themeColor="text1" w:themeTint="A6"/>
                                  </w:rPr>
                                </w:pPr>
                                <w:r>
                                  <w:rPr>
                                    <w:color w:val="595959" w:themeColor="text1" w:themeTint="A6"/>
                                  </w:rPr>
                                  <w:t>Date</w:t>
                                </w:r>
                              </w:p>
                            </w:tc>
                            <w:tc>
                              <w:tcPr>
                                <w:tcW w:w="2473" w:type="dxa"/>
                              </w:tcPr>
                              <w:p w:rsidRPr="0019283C" w:rsidR="005244C0" w:rsidP="0019283C" w:rsidRDefault="005244C0" w14:paraId="750908D7" w14:textId="77777777">
                                <w:pPr>
                                  <w:jc w:val="center"/>
                                  <w:rPr>
                                    <w:color w:val="595959" w:themeColor="text1" w:themeTint="A6"/>
                                  </w:rPr>
                                </w:pPr>
                                <w:r>
                                  <w:rPr>
                                    <w:color w:val="595959" w:themeColor="text1" w:themeTint="A6"/>
                                  </w:rPr>
                                  <w:t>Notes</w:t>
                                </w:r>
                              </w:p>
                            </w:tc>
                          </w:tr>
                          <w:tr w:rsidRPr="0019283C" w:rsidR="005244C0" w:rsidTr="0019283C" w14:paraId="0B95CC06" w14:textId="77777777">
                            <w:tc>
                              <w:tcPr>
                                <w:tcW w:w="2472" w:type="dxa"/>
                              </w:tcPr>
                              <w:p w:rsidRPr="004031CF" w:rsidR="005244C0" w:rsidRDefault="005244C0" w14:paraId="38F1DBB8" w14:textId="3AD85A06">
                                <w:pPr>
                                  <w:rPr>
                                    <w:color w:val="595959" w:themeColor="text1" w:themeTint="A6"/>
                                  </w:rPr>
                                </w:pPr>
                                <w:r>
                                  <w:rPr>
                                    <w:color w:val="595959" w:themeColor="text1" w:themeTint="A6"/>
                                  </w:rPr>
                                  <w:t>Dimitri Dupont</w:t>
                                </w:r>
                              </w:p>
                            </w:tc>
                            <w:tc>
                              <w:tcPr>
                                <w:tcW w:w="2472" w:type="dxa"/>
                              </w:tcPr>
                              <w:p w:rsidRPr="0019283C" w:rsidR="005244C0" w:rsidRDefault="005244C0" w14:paraId="3186F0E5" w14:textId="77777777">
                                <w:pPr>
                                  <w:rPr>
                                    <w:color w:val="595959" w:themeColor="text1" w:themeTint="A6"/>
                                  </w:rPr>
                                </w:pPr>
                                <w:r>
                                  <w:rPr>
                                    <w:color w:val="595959" w:themeColor="text1" w:themeTint="A6"/>
                                  </w:rPr>
                                  <w:t>01.06.2024</w:t>
                                </w:r>
                              </w:p>
                            </w:tc>
                            <w:tc>
                              <w:tcPr>
                                <w:tcW w:w="2473" w:type="dxa"/>
                              </w:tcPr>
                              <w:p w:rsidRPr="004031CF" w:rsidR="005244C0" w:rsidRDefault="005244C0" w14:paraId="20D44CDF" w14:textId="77777777">
                                <w:pPr>
                                  <w:rPr>
                                    <w:color w:val="595959" w:themeColor="text1" w:themeTint="A6"/>
                                  </w:rPr>
                                </w:pPr>
                                <w:r>
                                  <w:rPr>
                                    <w:color w:val="595959" w:themeColor="text1" w:themeTint="A6"/>
                                  </w:rPr>
                                  <w:t>First Version</w:t>
                                </w:r>
                              </w:p>
                            </w:tc>
                          </w:tr>
                          <w:tr w:rsidRPr="0019283C" w:rsidR="00874CA0" w:rsidTr="0019283C" w14:paraId="51F56BA3" w14:textId="77777777">
                            <w:trPr>
                              <w:ins w:author="Dupont Dimitri" w:date="2024-11-18T14:56:00Z" w:id="7"/>
                            </w:trPr>
                            <w:tc>
                              <w:tcPr>
                                <w:tcW w:w="2472" w:type="dxa"/>
                              </w:tcPr>
                              <w:p w:rsidR="00874CA0" w:rsidRDefault="00874CA0" w14:paraId="00E2ED82" w14:textId="4610DFE7">
                                <w:pPr>
                                  <w:rPr>
                                    <w:ins w:author="Dupont Dimitri" w:date="2024-11-18T14:56:00Z" w:id="8"/>
                                    <w:color w:val="595959" w:themeColor="text1" w:themeTint="A6"/>
                                  </w:rPr>
                                </w:pPr>
                                <w:ins w:author="Dupont Dimitri" w:date="2024-11-18T14:57:00Z" w:id="9">
                                  <w:r>
                                    <w:rPr>
                                      <w:color w:val="595959" w:themeColor="text1" w:themeTint="A6"/>
                                    </w:rPr>
                                    <w:t>Dimitri Dupont</w:t>
                                  </w:r>
                                </w:ins>
                              </w:p>
                            </w:tc>
                            <w:tc>
                              <w:tcPr>
                                <w:tcW w:w="2472" w:type="dxa"/>
                              </w:tcPr>
                              <w:p w:rsidR="00874CA0" w:rsidRDefault="00874CA0" w14:paraId="1CBE4036" w14:textId="52794DD4">
                                <w:pPr>
                                  <w:rPr>
                                    <w:ins w:author="Dupont Dimitri" w:date="2024-11-18T14:56:00Z" w:id="10"/>
                                    <w:color w:val="595959" w:themeColor="text1" w:themeTint="A6"/>
                                  </w:rPr>
                                </w:pPr>
                                <w:ins w:author="Dupont Dimitri" w:date="2024-11-18T14:57:00Z" w:id="11">
                                  <w:r>
                                    <w:rPr>
                                      <w:color w:val="595959" w:themeColor="text1" w:themeTint="A6"/>
                                    </w:rPr>
                                    <w:t>18.11.2024</w:t>
                                  </w:r>
                                </w:ins>
                              </w:p>
                            </w:tc>
                            <w:tc>
                              <w:tcPr>
                                <w:tcW w:w="2473" w:type="dxa"/>
                              </w:tcPr>
                              <w:p w:rsidR="00874CA0" w:rsidRDefault="00874CA0" w14:paraId="49B222FF" w14:textId="38A2FD99">
                                <w:pPr>
                                  <w:rPr>
                                    <w:ins w:author="Dupont Dimitri" w:date="2024-11-18T14:56:00Z" w:id="12"/>
                                    <w:color w:val="595959" w:themeColor="text1" w:themeTint="A6"/>
                                  </w:rPr>
                                </w:pPr>
                                <w:ins w:author="Dupont Dimitri" w:date="2024-11-18T14:57:00Z" w:id="13">
                                  <w:r>
                                    <w:rPr>
                                      <w:color w:val="595959" w:themeColor="text1" w:themeTint="A6"/>
                                    </w:rPr>
                                    <w:t>Revision 1</w:t>
                                  </w:r>
                                </w:ins>
                              </w:p>
                            </w:tc>
                          </w:tr>
                        </w:tbl>
                        <w:p w:rsidRPr="0019283C" w:rsidR="005244C0" w:rsidP="005244C0" w:rsidRDefault="005244C0" w14:paraId="0CC0C0D3" w14:textId="77777777">
                          <w:pPr>
                            <w:rPr>
                              <w:color w:val="595959" w:themeColor="text1" w:themeTint="A6"/>
                            </w:rPr>
                          </w:pPr>
                        </w:p>
                      </w:txbxContent>
                    </v:textbox>
                    <w10:wrap type="square"/>
                  </v:shape>
                </w:pict>
              </mc:Fallback>
            </mc:AlternateContent>
          </w:r>
          <w:r w:rsidR="0019283C">
            <w:rPr>
              <w:noProof/>
            </w:rPr>
            <mc:AlternateContent>
              <mc:Choice Requires="wps">
                <w:drawing>
                  <wp:anchor distT="0" distB="0" distL="114300" distR="114300" simplePos="0" relativeHeight="251658241" behindDoc="0" locked="0" layoutInCell="1" allowOverlap="1" wp14:anchorId="062D1471"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1E5360" w:rsidR="001E5360" w:rsidP="00C47537" w:rsidRDefault="001E5360" w14:paraId="545F5C26" w14:textId="7777777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rsidR="001E5360" w:rsidP="00C47537" w:rsidRDefault="001E5360" w14:paraId="695EFFA9" w14:textId="7777777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xmlns:w16du="http://schemas.microsoft.com/office/word/2023/wordml/word16du">
                <w:pict>
                  <v:shape id="Text Box 153" style="position:absolute;margin-left:-43.05pt;margin-top:516.6pt;width:565pt;height:79.5pt;z-index:251658241;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spid="_x0000_s102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" w14:anchorId="062D1471">
                    <v:textbox style="mso-fit-shape-to-text:t" inset="126pt,0,54pt,0">
                      <w:txbxContent>
                        <w:p w:rsidRPr="001E5360" w:rsidR="001E5360" w:rsidP="00C47537" w:rsidRDefault="001E5360" w14:paraId="545F5C26" w14:textId="7777777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rsidR="001E5360" w:rsidP="00C47537" w:rsidRDefault="001E5360" w14:paraId="695EFFA9" w14:textId="7777777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sidR="001E5360">
            <w:br w:type="page"/>
          </w:r>
        </w:p>
      </w:sdtContent>
    </w:sdt>
    <w:p w:rsidRPr="00EC2942" w:rsidR="00EC2942" w:rsidP="00EC2942" w:rsidRDefault="00EC2942" w14:paraId="27E89ECA" w14:textId="77777777">
      <w:pPr>
        <w:rPr>
          <w:rFonts w:ascii="Arial" w:hAnsi="Arial" w:cs="Arial"/>
        </w:rPr>
      </w:pPr>
    </w:p>
    <w:p w:rsidRPr="0019283C" w:rsidR="00C47537" w:rsidRDefault="00C47537" w14:paraId="2220690D" w14:textId="77777777">
      <w:pPr>
        <w:pStyle w:val="TOCHeading"/>
        <w:rPr>
          <w:rFonts w:asciiTheme="minorHAnsi" w:hAnsiTheme="minorHAnsi" w:cstheme="minorHAnsi"/>
          <w:sz w:val="22"/>
          <w:szCs w:val="22"/>
        </w:rPr>
      </w:pPr>
    </w:p>
    <w:sdt>
      <w:sdtPr>
        <w:id w:val="-238016409"/>
        <w:docPartObj>
          <w:docPartGallery w:val="Table of Contents"/>
          <w:docPartUnique/>
        </w:docPartObj>
        <w:rPr>
          <w:rFonts w:ascii="Calibri" w:hAnsi="Calibri" w:eastAsia="游明朝" w:cs="Arial" w:asciiTheme="minorAscii" w:hAnsiTheme="minorAscii" w:eastAsiaTheme="minorEastAsia" w:cstheme="minorBidi"/>
          <w:color w:val="auto"/>
          <w:sz w:val="20"/>
          <w:szCs w:val="20"/>
        </w:rPr>
      </w:sdtPr>
      <w:sdtEndPr>
        <w:rPr>
          <w:rFonts w:ascii="Calibri" w:hAnsi="Calibri" w:eastAsia="游明朝" w:cs="Arial" w:asciiTheme="minorAscii" w:hAnsiTheme="minorAscii" w:eastAsiaTheme="minorEastAsia" w:cstheme="minorBidi"/>
          <w:b w:val="1"/>
          <w:bCs w:val="1"/>
          <w:color w:val="auto"/>
          <w:sz w:val="20"/>
          <w:szCs w:val="20"/>
        </w:rPr>
      </w:sdtEndPr>
      <w:sdtContent>
        <w:p w:rsidR="00FE2679" w:rsidRDefault="00FE2679" w14:paraId="506ADE01" w14:textId="77777777">
          <w:pPr>
            <w:pStyle w:val="TOCHeading"/>
          </w:pPr>
          <w:r>
            <w:t>Table of Contents</w:t>
          </w:r>
        </w:p>
        <w:p w:rsidR="006D7376" w:rsidRDefault="00FE2679" w14:paraId="2ED3B4BD" w14:textId="77777777">
          <w:pPr>
            <w:pStyle w:val="TOC1"/>
            <w:rPr>
              <w:rFonts w:eastAsiaTheme="minorEastAsia" w:cstheme="minorBidi"/>
              <w:noProof/>
              <w:kern w:val="2"/>
              <w:szCs w:val="22"/>
              <w14:ligatures w14:val="standardContextual"/>
            </w:rPr>
          </w:pPr>
          <w:r>
            <w:fldChar w:fldCharType="begin"/>
          </w:r>
          <w:r>
            <w:instrText xml:space="preserve"> TOC \o "1-3" \h \z \u </w:instrText>
          </w:r>
          <w:r>
            <w:fldChar w:fldCharType="separate"/>
          </w:r>
          <w:hyperlink w:history="1" w:anchor="_Toc166423143">
            <w:r w:rsidRPr="00473C77" w:rsidR="006D7376">
              <w:rPr>
                <w:rStyle w:val="Hyperlink"/>
                <w:rFonts w:cstheme="minorHAnsi"/>
                <w:noProof/>
              </w:rPr>
              <w:t>1.</w:t>
            </w:r>
            <w:r w:rsidR="006D7376">
              <w:rPr>
                <w:rFonts w:eastAsiaTheme="minorEastAsia" w:cstheme="minorBidi"/>
                <w:noProof/>
                <w:kern w:val="2"/>
                <w:szCs w:val="22"/>
                <w14:ligatures w14:val="standardContextual"/>
              </w:rPr>
              <w:tab/>
            </w:r>
            <w:r w:rsidRPr="00473C77" w:rsidR="006D7376">
              <w:rPr>
                <w:rStyle w:val="Hyperlink"/>
                <w:rFonts w:cstheme="minorHAnsi"/>
                <w:noProof/>
              </w:rPr>
              <w:t>Process Overview &amp; Objectives</w:t>
            </w:r>
            <w:r w:rsidR="006D7376">
              <w:rPr>
                <w:noProof/>
                <w:webHidden/>
              </w:rPr>
              <w:tab/>
            </w:r>
            <w:r w:rsidR="006D7376">
              <w:rPr>
                <w:noProof/>
                <w:webHidden/>
              </w:rPr>
              <w:fldChar w:fldCharType="begin"/>
            </w:r>
            <w:r w:rsidR="006D7376">
              <w:rPr>
                <w:noProof/>
                <w:webHidden/>
              </w:rPr>
              <w:instrText xml:space="preserve"> PAGEREF _Toc166423143 \h </w:instrText>
            </w:r>
            <w:r w:rsidR="006D7376">
              <w:rPr>
                <w:noProof/>
                <w:webHidden/>
              </w:rPr>
            </w:r>
            <w:r w:rsidR="006D7376">
              <w:rPr>
                <w:noProof/>
                <w:webHidden/>
              </w:rPr>
              <w:fldChar w:fldCharType="separate"/>
            </w:r>
            <w:r w:rsidR="006D7376">
              <w:rPr>
                <w:noProof/>
                <w:webHidden/>
              </w:rPr>
              <w:t>3</w:t>
            </w:r>
            <w:r w:rsidR="006D7376">
              <w:rPr>
                <w:noProof/>
                <w:webHidden/>
              </w:rPr>
              <w:fldChar w:fldCharType="end"/>
            </w:r>
          </w:hyperlink>
        </w:p>
        <w:p w:rsidR="006D7376" w:rsidRDefault="00C870F6" w14:paraId="0AC9917A" w14:textId="77777777">
          <w:pPr>
            <w:pStyle w:val="TOC1"/>
            <w:rPr>
              <w:rFonts w:eastAsiaTheme="minorEastAsia" w:cstheme="minorBidi"/>
              <w:noProof/>
              <w:kern w:val="2"/>
              <w:szCs w:val="22"/>
              <w14:ligatures w14:val="standardContextual"/>
            </w:rPr>
          </w:pPr>
          <w:hyperlink w:history="1" w:anchor="_Toc166423144">
            <w:r w:rsidRPr="00473C77" w:rsidR="006D7376">
              <w:rPr>
                <w:rStyle w:val="Hyperlink"/>
                <w:rFonts w:cstheme="minorHAnsi"/>
                <w:noProof/>
              </w:rPr>
              <w:t>2.</w:t>
            </w:r>
            <w:r w:rsidR="006D7376">
              <w:rPr>
                <w:rFonts w:eastAsiaTheme="minorEastAsia" w:cstheme="minorBidi"/>
                <w:noProof/>
                <w:kern w:val="2"/>
                <w:szCs w:val="22"/>
                <w14:ligatures w14:val="standardContextual"/>
              </w:rPr>
              <w:tab/>
            </w:r>
            <w:r w:rsidRPr="00473C77" w:rsidR="006D7376">
              <w:rPr>
                <w:rStyle w:val="Hyperlink"/>
                <w:rFonts w:cstheme="minorHAnsi"/>
                <w:noProof/>
              </w:rPr>
              <w:t>Regulatory References</w:t>
            </w:r>
            <w:r w:rsidR="006D7376">
              <w:rPr>
                <w:noProof/>
                <w:webHidden/>
              </w:rPr>
              <w:tab/>
            </w:r>
            <w:r w:rsidR="006D7376">
              <w:rPr>
                <w:noProof/>
                <w:webHidden/>
              </w:rPr>
              <w:fldChar w:fldCharType="begin"/>
            </w:r>
            <w:r w:rsidR="006D7376">
              <w:rPr>
                <w:noProof/>
                <w:webHidden/>
              </w:rPr>
              <w:instrText xml:space="preserve"> PAGEREF _Toc166423144 \h </w:instrText>
            </w:r>
            <w:r w:rsidR="006D7376">
              <w:rPr>
                <w:noProof/>
                <w:webHidden/>
              </w:rPr>
            </w:r>
            <w:r w:rsidR="006D7376">
              <w:rPr>
                <w:noProof/>
                <w:webHidden/>
              </w:rPr>
              <w:fldChar w:fldCharType="separate"/>
            </w:r>
            <w:r w:rsidR="006D7376">
              <w:rPr>
                <w:noProof/>
                <w:webHidden/>
              </w:rPr>
              <w:t>3</w:t>
            </w:r>
            <w:r w:rsidR="006D7376">
              <w:rPr>
                <w:noProof/>
                <w:webHidden/>
              </w:rPr>
              <w:fldChar w:fldCharType="end"/>
            </w:r>
          </w:hyperlink>
        </w:p>
        <w:p w:rsidR="006D7376" w:rsidRDefault="00C870F6" w14:paraId="71DEAE7D" w14:textId="77777777">
          <w:pPr>
            <w:pStyle w:val="TOC1"/>
            <w:rPr>
              <w:rFonts w:eastAsiaTheme="minorEastAsia" w:cstheme="minorBidi"/>
              <w:noProof/>
              <w:kern w:val="2"/>
              <w:szCs w:val="22"/>
              <w14:ligatures w14:val="standardContextual"/>
            </w:rPr>
          </w:pPr>
          <w:hyperlink w:history="1" w:anchor="_Toc166423145">
            <w:r w:rsidRPr="00473C77" w:rsidR="006D7376">
              <w:rPr>
                <w:rStyle w:val="Hyperlink"/>
                <w:rFonts w:cstheme="minorHAnsi"/>
                <w:noProof/>
              </w:rPr>
              <w:t>3.</w:t>
            </w:r>
            <w:r w:rsidR="006D7376">
              <w:rPr>
                <w:rFonts w:eastAsiaTheme="minorEastAsia" w:cstheme="minorBidi"/>
                <w:noProof/>
                <w:kern w:val="2"/>
                <w:szCs w:val="22"/>
                <w14:ligatures w14:val="standardContextual"/>
              </w:rPr>
              <w:tab/>
            </w:r>
            <w:r w:rsidRPr="00473C77" w:rsidR="006D7376">
              <w:rPr>
                <w:rStyle w:val="Hyperlink"/>
                <w:rFonts w:cstheme="minorHAnsi"/>
                <w:noProof/>
              </w:rPr>
              <w:t>Definitions &amp; Glossary</w:t>
            </w:r>
            <w:r w:rsidR="006D7376">
              <w:rPr>
                <w:noProof/>
                <w:webHidden/>
              </w:rPr>
              <w:tab/>
            </w:r>
            <w:r w:rsidR="006D7376">
              <w:rPr>
                <w:noProof/>
                <w:webHidden/>
              </w:rPr>
              <w:fldChar w:fldCharType="begin"/>
            </w:r>
            <w:r w:rsidR="006D7376">
              <w:rPr>
                <w:noProof/>
                <w:webHidden/>
              </w:rPr>
              <w:instrText xml:space="preserve"> PAGEREF _Toc166423145 \h </w:instrText>
            </w:r>
            <w:r w:rsidR="006D7376">
              <w:rPr>
                <w:noProof/>
                <w:webHidden/>
              </w:rPr>
            </w:r>
            <w:r w:rsidR="006D7376">
              <w:rPr>
                <w:noProof/>
                <w:webHidden/>
              </w:rPr>
              <w:fldChar w:fldCharType="separate"/>
            </w:r>
            <w:r w:rsidR="006D7376">
              <w:rPr>
                <w:noProof/>
                <w:webHidden/>
              </w:rPr>
              <w:t>3</w:t>
            </w:r>
            <w:r w:rsidR="006D7376">
              <w:rPr>
                <w:noProof/>
                <w:webHidden/>
              </w:rPr>
              <w:fldChar w:fldCharType="end"/>
            </w:r>
          </w:hyperlink>
        </w:p>
        <w:p w:rsidR="006D7376" w:rsidRDefault="00C870F6" w14:paraId="06D8E1F5" w14:textId="77777777">
          <w:pPr>
            <w:pStyle w:val="TOC1"/>
            <w:rPr>
              <w:rFonts w:eastAsiaTheme="minorEastAsia" w:cstheme="minorBidi"/>
              <w:noProof/>
              <w:kern w:val="2"/>
              <w:szCs w:val="22"/>
              <w14:ligatures w14:val="standardContextual"/>
            </w:rPr>
          </w:pPr>
          <w:hyperlink w:history="1" w:anchor="_Toc166423146">
            <w:r w:rsidRPr="00473C77" w:rsidR="006D7376">
              <w:rPr>
                <w:rStyle w:val="Hyperlink"/>
                <w:rFonts w:cstheme="minorHAnsi"/>
                <w:noProof/>
              </w:rPr>
              <w:t>4.</w:t>
            </w:r>
            <w:r w:rsidR="006D7376">
              <w:rPr>
                <w:rFonts w:eastAsiaTheme="minorEastAsia" w:cstheme="minorBidi"/>
                <w:noProof/>
                <w:kern w:val="2"/>
                <w:szCs w:val="22"/>
                <w14:ligatures w14:val="standardContextual"/>
              </w:rPr>
              <w:tab/>
            </w:r>
            <w:r w:rsidRPr="00473C77" w:rsidR="006D7376">
              <w:rPr>
                <w:rStyle w:val="Hyperlink"/>
                <w:rFonts w:cstheme="minorHAnsi"/>
                <w:noProof/>
              </w:rPr>
              <w:t>Process Tasks</w:t>
            </w:r>
            <w:r w:rsidR="006D7376">
              <w:rPr>
                <w:noProof/>
                <w:webHidden/>
              </w:rPr>
              <w:tab/>
            </w:r>
            <w:r w:rsidR="006D7376">
              <w:rPr>
                <w:noProof/>
                <w:webHidden/>
              </w:rPr>
              <w:fldChar w:fldCharType="begin"/>
            </w:r>
            <w:r w:rsidR="006D7376">
              <w:rPr>
                <w:noProof/>
                <w:webHidden/>
              </w:rPr>
              <w:instrText xml:space="preserve"> PAGEREF _Toc166423146 \h </w:instrText>
            </w:r>
            <w:r w:rsidR="006D7376">
              <w:rPr>
                <w:noProof/>
                <w:webHidden/>
              </w:rPr>
            </w:r>
            <w:r w:rsidR="006D7376">
              <w:rPr>
                <w:noProof/>
                <w:webHidden/>
              </w:rPr>
              <w:fldChar w:fldCharType="separate"/>
            </w:r>
            <w:r w:rsidR="006D7376">
              <w:rPr>
                <w:noProof/>
                <w:webHidden/>
              </w:rPr>
              <w:t>3</w:t>
            </w:r>
            <w:r w:rsidR="006D7376">
              <w:rPr>
                <w:noProof/>
                <w:webHidden/>
              </w:rPr>
              <w:fldChar w:fldCharType="end"/>
            </w:r>
          </w:hyperlink>
        </w:p>
        <w:p w:rsidR="006D7376" w:rsidRDefault="00C870F6" w14:paraId="496120E3" w14:textId="77777777">
          <w:pPr>
            <w:pStyle w:val="TOC1"/>
            <w:rPr>
              <w:rFonts w:eastAsiaTheme="minorEastAsia" w:cstheme="minorBidi"/>
              <w:noProof/>
              <w:kern w:val="2"/>
              <w:szCs w:val="22"/>
              <w14:ligatures w14:val="standardContextual"/>
            </w:rPr>
          </w:pPr>
          <w:hyperlink w:history="1" w:anchor="_Toc166423147">
            <w:r w:rsidRPr="00473C77" w:rsidR="006D7376">
              <w:rPr>
                <w:rStyle w:val="Hyperlink"/>
                <w:rFonts w:cstheme="minorHAnsi"/>
                <w:noProof/>
              </w:rPr>
              <w:t>5.</w:t>
            </w:r>
            <w:r w:rsidR="006D7376">
              <w:rPr>
                <w:rFonts w:eastAsiaTheme="minorEastAsia" w:cstheme="minorBidi"/>
                <w:noProof/>
                <w:kern w:val="2"/>
                <w:szCs w:val="22"/>
                <w14:ligatures w14:val="standardContextual"/>
              </w:rPr>
              <w:tab/>
            </w:r>
            <w:r w:rsidRPr="00473C77" w:rsidR="006D7376">
              <w:rPr>
                <w:rStyle w:val="Hyperlink"/>
                <w:rFonts w:cstheme="minorHAnsi"/>
                <w:noProof/>
              </w:rPr>
              <w:t>Process Dependencies</w:t>
            </w:r>
            <w:r w:rsidR="006D7376">
              <w:rPr>
                <w:noProof/>
                <w:webHidden/>
              </w:rPr>
              <w:tab/>
            </w:r>
            <w:r w:rsidR="006D7376">
              <w:rPr>
                <w:noProof/>
                <w:webHidden/>
              </w:rPr>
              <w:fldChar w:fldCharType="begin"/>
            </w:r>
            <w:r w:rsidR="006D7376">
              <w:rPr>
                <w:noProof/>
                <w:webHidden/>
              </w:rPr>
              <w:instrText xml:space="preserve"> PAGEREF _Toc166423147 \h </w:instrText>
            </w:r>
            <w:r w:rsidR="006D7376">
              <w:rPr>
                <w:noProof/>
                <w:webHidden/>
              </w:rPr>
            </w:r>
            <w:r w:rsidR="006D7376">
              <w:rPr>
                <w:noProof/>
                <w:webHidden/>
              </w:rPr>
              <w:fldChar w:fldCharType="separate"/>
            </w:r>
            <w:r w:rsidR="006D7376">
              <w:rPr>
                <w:noProof/>
                <w:webHidden/>
              </w:rPr>
              <w:t>4</w:t>
            </w:r>
            <w:r w:rsidR="006D7376">
              <w:rPr>
                <w:noProof/>
                <w:webHidden/>
              </w:rPr>
              <w:fldChar w:fldCharType="end"/>
            </w:r>
          </w:hyperlink>
        </w:p>
        <w:p w:rsidR="006D7376" w:rsidRDefault="00C870F6" w14:paraId="2E3776BD" w14:textId="77777777">
          <w:pPr>
            <w:pStyle w:val="TOC1"/>
            <w:rPr>
              <w:rFonts w:eastAsiaTheme="minorEastAsia" w:cstheme="minorBidi"/>
              <w:noProof/>
              <w:kern w:val="2"/>
              <w:szCs w:val="22"/>
              <w14:ligatures w14:val="standardContextual"/>
            </w:rPr>
          </w:pPr>
          <w:hyperlink w:history="1" w:anchor="_Toc166423148">
            <w:r w:rsidRPr="00473C77" w:rsidR="006D7376">
              <w:rPr>
                <w:rStyle w:val="Hyperlink"/>
                <w:rFonts w:cstheme="minorHAnsi"/>
                <w:noProof/>
              </w:rPr>
              <w:t>6.</w:t>
            </w:r>
            <w:r w:rsidR="006D7376">
              <w:rPr>
                <w:rFonts w:eastAsiaTheme="minorEastAsia" w:cstheme="minorBidi"/>
                <w:noProof/>
                <w:kern w:val="2"/>
                <w:szCs w:val="22"/>
                <w14:ligatures w14:val="standardContextual"/>
              </w:rPr>
              <w:tab/>
            </w:r>
            <w:r w:rsidRPr="00473C77" w:rsidR="006D7376">
              <w:rPr>
                <w:rStyle w:val="Hyperlink"/>
                <w:rFonts w:cstheme="minorHAnsi"/>
                <w:noProof/>
              </w:rPr>
              <w:t>Process Flow</w:t>
            </w:r>
            <w:r w:rsidR="006D7376">
              <w:rPr>
                <w:noProof/>
                <w:webHidden/>
              </w:rPr>
              <w:tab/>
            </w:r>
            <w:r w:rsidR="006D7376">
              <w:rPr>
                <w:noProof/>
                <w:webHidden/>
              </w:rPr>
              <w:fldChar w:fldCharType="begin"/>
            </w:r>
            <w:r w:rsidR="006D7376">
              <w:rPr>
                <w:noProof/>
                <w:webHidden/>
              </w:rPr>
              <w:instrText xml:space="preserve"> PAGEREF _Toc166423148 \h </w:instrText>
            </w:r>
            <w:r w:rsidR="006D7376">
              <w:rPr>
                <w:noProof/>
                <w:webHidden/>
              </w:rPr>
            </w:r>
            <w:r w:rsidR="006D7376">
              <w:rPr>
                <w:noProof/>
                <w:webHidden/>
              </w:rPr>
              <w:fldChar w:fldCharType="separate"/>
            </w:r>
            <w:r w:rsidR="006D7376">
              <w:rPr>
                <w:noProof/>
                <w:webHidden/>
              </w:rPr>
              <w:t>5</w:t>
            </w:r>
            <w:r w:rsidR="006D7376">
              <w:rPr>
                <w:noProof/>
                <w:webHidden/>
              </w:rPr>
              <w:fldChar w:fldCharType="end"/>
            </w:r>
          </w:hyperlink>
        </w:p>
        <w:p w:rsidR="006D7376" w:rsidRDefault="00C870F6" w14:paraId="20D2F512" w14:textId="77777777">
          <w:pPr>
            <w:pStyle w:val="TOC1"/>
            <w:rPr>
              <w:rFonts w:eastAsiaTheme="minorEastAsia" w:cstheme="minorBidi"/>
              <w:noProof/>
              <w:kern w:val="2"/>
              <w:szCs w:val="22"/>
              <w14:ligatures w14:val="standardContextual"/>
            </w:rPr>
          </w:pPr>
          <w:hyperlink w:history="1" w:anchor="_Toc166423149">
            <w:r w:rsidRPr="00473C77" w:rsidR="006D7376">
              <w:rPr>
                <w:rStyle w:val="Hyperlink"/>
                <w:rFonts w:cstheme="minorHAnsi"/>
                <w:noProof/>
              </w:rPr>
              <w:t>7.</w:t>
            </w:r>
            <w:r w:rsidR="006D7376">
              <w:rPr>
                <w:rFonts w:eastAsiaTheme="minorEastAsia" w:cstheme="minorBidi"/>
                <w:noProof/>
                <w:kern w:val="2"/>
                <w:szCs w:val="22"/>
                <w14:ligatures w14:val="standardContextual"/>
              </w:rPr>
              <w:tab/>
            </w:r>
            <w:r w:rsidRPr="00473C77" w:rsidR="006D7376">
              <w:rPr>
                <w:rStyle w:val="Hyperlink"/>
                <w:rFonts w:cstheme="minorHAnsi"/>
                <w:noProof/>
              </w:rPr>
              <w:t>Process Design Questions</w:t>
            </w:r>
            <w:r w:rsidR="006D7376">
              <w:rPr>
                <w:noProof/>
                <w:webHidden/>
              </w:rPr>
              <w:tab/>
            </w:r>
            <w:r w:rsidR="006D7376">
              <w:rPr>
                <w:noProof/>
                <w:webHidden/>
              </w:rPr>
              <w:fldChar w:fldCharType="begin"/>
            </w:r>
            <w:r w:rsidR="006D7376">
              <w:rPr>
                <w:noProof/>
                <w:webHidden/>
              </w:rPr>
              <w:instrText xml:space="preserve"> PAGEREF _Toc166423149 \h </w:instrText>
            </w:r>
            <w:r w:rsidR="006D7376">
              <w:rPr>
                <w:noProof/>
                <w:webHidden/>
              </w:rPr>
            </w:r>
            <w:r w:rsidR="006D7376">
              <w:rPr>
                <w:noProof/>
                <w:webHidden/>
              </w:rPr>
              <w:fldChar w:fldCharType="separate"/>
            </w:r>
            <w:r w:rsidR="006D7376">
              <w:rPr>
                <w:noProof/>
                <w:webHidden/>
              </w:rPr>
              <w:t>7</w:t>
            </w:r>
            <w:r w:rsidR="006D7376">
              <w:rPr>
                <w:noProof/>
                <w:webHidden/>
              </w:rPr>
              <w:fldChar w:fldCharType="end"/>
            </w:r>
          </w:hyperlink>
        </w:p>
        <w:p w:rsidR="006D7376" w:rsidRDefault="00C870F6" w14:paraId="58108728" w14:textId="77777777">
          <w:pPr>
            <w:pStyle w:val="TOC1"/>
            <w:rPr>
              <w:rFonts w:eastAsiaTheme="minorEastAsia" w:cstheme="minorBidi"/>
              <w:noProof/>
              <w:kern w:val="2"/>
              <w:szCs w:val="22"/>
              <w14:ligatures w14:val="standardContextual"/>
            </w:rPr>
          </w:pPr>
          <w:hyperlink w:history="1" w:anchor="_Toc166423150">
            <w:r w:rsidRPr="00473C77" w:rsidR="006D7376">
              <w:rPr>
                <w:rStyle w:val="Hyperlink"/>
                <w:rFonts w:cstheme="minorHAnsi"/>
                <w:noProof/>
              </w:rPr>
              <w:t>8.</w:t>
            </w:r>
            <w:r w:rsidR="006D7376">
              <w:rPr>
                <w:rFonts w:eastAsiaTheme="minorEastAsia" w:cstheme="minorBidi"/>
                <w:noProof/>
                <w:kern w:val="2"/>
                <w:szCs w:val="22"/>
                <w14:ligatures w14:val="standardContextual"/>
              </w:rPr>
              <w:tab/>
            </w:r>
            <w:r w:rsidRPr="00473C77" w:rsidR="006D7376">
              <w:rPr>
                <w:rStyle w:val="Hyperlink"/>
                <w:rFonts w:cstheme="minorHAnsi"/>
                <w:noProof/>
              </w:rPr>
              <w:t>Data Source Mapping</w:t>
            </w:r>
            <w:r w:rsidR="006D7376">
              <w:rPr>
                <w:noProof/>
                <w:webHidden/>
              </w:rPr>
              <w:tab/>
            </w:r>
            <w:r w:rsidR="006D7376">
              <w:rPr>
                <w:noProof/>
                <w:webHidden/>
              </w:rPr>
              <w:fldChar w:fldCharType="begin"/>
            </w:r>
            <w:r w:rsidR="006D7376">
              <w:rPr>
                <w:noProof/>
                <w:webHidden/>
              </w:rPr>
              <w:instrText xml:space="preserve"> PAGEREF _Toc166423150 \h </w:instrText>
            </w:r>
            <w:r w:rsidR="006D7376">
              <w:rPr>
                <w:noProof/>
                <w:webHidden/>
              </w:rPr>
            </w:r>
            <w:r w:rsidR="006D7376">
              <w:rPr>
                <w:noProof/>
                <w:webHidden/>
              </w:rPr>
              <w:fldChar w:fldCharType="separate"/>
            </w:r>
            <w:r w:rsidR="006D7376">
              <w:rPr>
                <w:noProof/>
                <w:webHidden/>
              </w:rPr>
              <w:t>11</w:t>
            </w:r>
            <w:r w:rsidR="006D7376">
              <w:rPr>
                <w:noProof/>
                <w:webHidden/>
              </w:rPr>
              <w:fldChar w:fldCharType="end"/>
            </w:r>
          </w:hyperlink>
        </w:p>
        <w:p w:rsidR="006D7376" w:rsidRDefault="00C870F6" w14:paraId="0D1DFEA6" w14:textId="77777777">
          <w:pPr>
            <w:pStyle w:val="TOC1"/>
            <w:rPr>
              <w:rFonts w:eastAsiaTheme="minorEastAsia" w:cstheme="minorBidi"/>
              <w:noProof/>
              <w:kern w:val="2"/>
              <w:szCs w:val="22"/>
              <w14:ligatures w14:val="standardContextual"/>
            </w:rPr>
          </w:pPr>
          <w:hyperlink w:history="1" w:anchor="_Toc166423151">
            <w:r w:rsidRPr="00473C77" w:rsidR="006D7376">
              <w:rPr>
                <w:rStyle w:val="Hyperlink"/>
                <w:rFonts w:cstheme="minorHAnsi"/>
                <w:noProof/>
              </w:rPr>
              <w:t>9.</w:t>
            </w:r>
            <w:r w:rsidR="006D7376">
              <w:rPr>
                <w:rFonts w:eastAsiaTheme="minorEastAsia" w:cstheme="minorBidi"/>
                <w:noProof/>
                <w:kern w:val="2"/>
                <w:szCs w:val="22"/>
                <w14:ligatures w14:val="standardContextual"/>
              </w:rPr>
              <w:tab/>
            </w:r>
            <w:r w:rsidRPr="00473C77" w:rsidR="006D7376">
              <w:rPr>
                <w:rStyle w:val="Hyperlink"/>
                <w:rFonts w:cstheme="minorHAnsi"/>
                <w:noProof/>
              </w:rPr>
              <w:t>Other Software Used</w:t>
            </w:r>
            <w:r w:rsidR="006D7376">
              <w:rPr>
                <w:noProof/>
                <w:webHidden/>
              </w:rPr>
              <w:tab/>
            </w:r>
            <w:r w:rsidR="006D7376">
              <w:rPr>
                <w:noProof/>
                <w:webHidden/>
              </w:rPr>
              <w:fldChar w:fldCharType="begin"/>
            </w:r>
            <w:r w:rsidR="006D7376">
              <w:rPr>
                <w:noProof/>
                <w:webHidden/>
              </w:rPr>
              <w:instrText xml:space="preserve"> PAGEREF _Toc166423151 \h </w:instrText>
            </w:r>
            <w:r w:rsidR="006D7376">
              <w:rPr>
                <w:noProof/>
                <w:webHidden/>
              </w:rPr>
            </w:r>
            <w:r w:rsidR="006D7376">
              <w:rPr>
                <w:noProof/>
                <w:webHidden/>
              </w:rPr>
              <w:fldChar w:fldCharType="separate"/>
            </w:r>
            <w:r w:rsidR="006D7376">
              <w:rPr>
                <w:noProof/>
                <w:webHidden/>
              </w:rPr>
              <w:t>11</w:t>
            </w:r>
            <w:r w:rsidR="006D7376">
              <w:rPr>
                <w:noProof/>
                <w:webHidden/>
              </w:rPr>
              <w:fldChar w:fldCharType="end"/>
            </w:r>
          </w:hyperlink>
        </w:p>
        <w:p w:rsidR="006D7376" w:rsidRDefault="00C870F6" w14:paraId="52BED61C" w14:textId="77777777">
          <w:pPr>
            <w:pStyle w:val="TOC1"/>
            <w:rPr>
              <w:rFonts w:eastAsiaTheme="minorEastAsia" w:cstheme="minorBidi"/>
              <w:noProof/>
              <w:kern w:val="2"/>
              <w:szCs w:val="22"/>
              <w14:ligatures w14:val="standardContextual"/>
            </w:rPr>
          </w:pPr>
          <w:hyperlink w:history="1" w:anchor="_Toc166423152">
            <w:r w:rsidRPr="00473C77" w:rsidR="006D7376">
              <w:rPr>
                <w:rStyle w:val="Hyperlink"/>
                <w:rFonts w:cstheme="minorHAnsi"/>
                <w:noProof/>
              </w:rPr>
              <w:t>10.</w:t>
            </w:r>
            <w:r w:rsidR="006D7376">
              <w:rPr>
                <w:rFonts w:eastAsiaTheme="minorEastAsia" w:cstheme="minorBidi"/>
                <w:noProof/>
                <w:kern w:val="2"/>
                <w:szCs w:val="22"/>
                <w14:ligatures w14:val="standardContextual"/>
              </w:rPr>
              <w:tab/>
            </w:r>
            <w:r w:rsidRPr="00473C77" w:rsidR="006D7376">
              <w:rPr>
                <w:rStyle w:val="Hyperlink"/>
                <w:rFonts w:cstheme="minorHAnsi"/>
                <w:noProof/>
              </w:rPr>
              <w:t>AMOS Configuration</w:t>
            </w:r>
            <w:r w:rsidR="006D7376">
              <w:rPr>
                <w:noProof/>
                <w:webHidden/>
              </w:rPr>
              <w:tab/>
            </w:r>
            <w:r w:rsidR="006D7376">
              <w:rPr>
                <w:noProof/>
                <w:webHidden/>
              </w:rPr>
              <w:fldChar w:fldCharType="begin"/>
            </w:r>
            <w:r w:rsidR="006D7376">
              <w:rPr>
                <w:noProof/>
                <w:webHidden/>
              </w:rPr>
              <w:instrText xml:space="preserve"> PAGEREF _Toc166423152 \h </w:instrText>
            </w:r>
            <w:r w:rsidR="006D7376">
              <w:rPr>
                <w:noProof/>
                <w:webHidden/>
              </w:rPr>
            </w:r>
            <w:r w:rsidR="006D7376">
              <w:rPr>
                <w:noProof/>
                <w:webHidden/>
              </w:rPr>
              <w:fldChar w:fldCharType="separate"/>
            </w:r>
            <w:r w:rsidR="006D7376">
              <w:rPr>
                <w:noProof/>
                <w:webHidden/>
              </w:rPr>
              <w:t>12</w:t>
            </w:r>
            <w:r w:rsidR="006D7376">
              <w:rPr>
                <w:noProof/>
                <w:webHidden/>
              </w:rPr>
              <w:fldChar w:fldCharType="end"/>
            </w:r>
          </w:hyperlink>
        </w:p>
        <w:p w:rsidR="006D7376" w:rsidRDefault="00C870F6" w14:paraId="7E28C5A9" w14:textId="77777777">
          <w:pPr>
            <w:pStyle w:val="TOC1"/>
            <w:rPr>
              <w:rFonts w:eastAsiaTheme="minorEastAsia" w:cstheme="minorBidi"/>
              <w:noProof/>
              <w:kern w:val="2"/>
              <w:szCs w:val="22"/>
              <w14:ligatures w14:val="standardContextual"/>
            </w:rPr>
          </w:pPr>
          <w:hyperlink w:history="1" w:anchor="_Toc166423153">
            <w:r w:rsidRPr="00473C77" w:rsidR="006D7376">
              <w:rPr>
                <w:rStyle w:val="Hyperlink"/>
                <w:rFonts w:cstheme="minorHAnsi"/>
                <w:noProof/>
              </w:rPr>
              <w:t>a.</w:t>
            </w:r>
            <w:r w:rsidR="006D7376">
              <w:rPr>
                <w:rFonts w:eastAsiaTheme="minorEastAsia" w:cstheme="minorBidi"/>
                <w:noProof/>
                <w:kern w:val="2"/>
                <w:szCs w:val="22"/>
                <w14:ligatures w14:val="standardContextual"/>
              </w:rPr>
              <w:tab/>
            </w:r>
            <w:r w:rsidRPr="00473C77" w:rsidR="006D7376">
              <w:rPr>
                <w:rStyle w:val="Hyperlink"/>
                <w:rFonts w:cstheme="minorHAnsi"/>
                <w:noProof/>
              </w:rPr>
              <w:t>Process specific configuration programmes</w:t>
            </w:r>
            <w:r w:rsidR="006D7376">
              <w:rPr>
                <w:noProof/>
                <w:webHidden/>
              </w:rPr>
              <w:tab/>
            </w:r>
            <w:r w:rsidR="006D7376">
              <w:rPr>
                <w:noProof/>
                <w:webHidden/>
              </w:rPr>
              <w:fldChar w:fldCharType="begin"/>
            </w:r>
            <w:r w:rsidR="006D7376">
              <w:rPr>
                <w:noProof/>
                <w:webHidden/>
              </w:rPr>
              <w:instrText xml:space="preserve"> PAGEREF _Toc166423153 \h </w:instrText>
            </w:r>
            <w:r w:rsidR="006D7376">
              <w:rPr>
                <w:noProof/>
                <w:webHidden/>
              </w:rPr>
            </w:r>
            <w:r w:rsidR="006D7376">
              <w:rPr>
                <w:noProof/>
                <w:webHidden/>
              </w:rPr>
              <w:fldChar w:fldCharType="separate"/>
            </w:r>
            <w:r w:rsidR="006D7376">
              <w:rPr>
                <w:noProof/>
                <w:webHidden/>
              </w:rPr>
              <w:t>12</w:t>
            </w:r>
            <w:r w:rsidR="006D7376">
              <w:rPr>
                <w:noProof/>
                <w:webHidden/>
              </w:rPr>
              <w:fldChar w:fldCharType="end"/>
            </w:r>
          </w:hyperlink>
        </w:p>
        <w:p w:rsidR="006D7376" w:rsidRDefault="00C870F6" w14:paraId="7D33EE42" w14:textId="77777777">
          <w:pPr>
            <w:pStyle w:val="TOC1"/>
            <w:rPr>
              <w:rFonts w:eastAsiaTheme="minorEastAsia" w:cstheme="minorBidi"/>
              <w:noProof/>
              <w:kern w:val="2"/>
              <w:szCs w:val="22"/>
              <w14:ligatures w14:val="standardContextual"/>
            </w:rPr>
          </w:pPr>
          <w:hyperlink w:history="1" w:anchor="_Toc166423154">
            <w:r w:rsidRPr="00473C77" w:rsidR="006D7376">
              <w:rPr>
                <w:rStyle w:val="Hyperlink"/>
                <w:rFonts w:cstheme="minorHAnsi"/>
                <w:noProof/>
              </w:rPr>
              <w:t>b.</w:t>
            </w:r>
            <w:r w:rsidR="006D7376">
              <w:rPr>
                <w:rFonts w:eastAsiaTheme="minorEastAsia" w:cstheme="minorBidi"/>
                <w:noProof/>
                <w:kern w:val="2"/>
                <w:szCs w:val="22"/>
                <w14:ligatures w14:val="standardContextual"/>
              </w:rPr>
              <w:tab/>
            </w:r>
            <w:r w:rsidRPr="00473C77" w:rsidR="006D7376">
              <w:rPr>
                <w:rStyle w:val="Hyperlink"/>
                <w:rFonts w:cstheme="minorHAnsi"/>
                <w:noProof/>
              </w:rPr>
              <w:t>Basic Data</w:t>
            </w:r>
            <w:r w:rsidR="006D7376">
              <w:rPr>
                <w:noProof/>
                <w:webHidden/>
              </w:rPr>
              <w:tab/>
            </w:r>
            <w:r w:rsidR="006D7376">
              <w:rPr>
                <w:noProof/>
                <w:webHidden/>
              </w:rPr>
              <w:fldChar w:fldCharType="begin"/>
            </w:r>
            <w:r w:rsidR="006D7376">
              <w:rPr>
                <w:noProof/>
                <w:webHidden/>
              </w:rPr>
              <w:instrText xml:space="preserve"> PAGEREF _Toc166423154 \h </w:instrText>
            </w:r>
            <w:r w:rsidR="006D7376">
              <w:rPr>
                <w:noProof/>
                <w:webHidden/>
              </w:rPr>
            </w:r>
            <w:r w:rsidR="006D7376">
              <w:rPr>
                <w:noProof/>
                <w:webHidden/>
              </w:rPr>
              <w:fldChar w:fldCharType="separate"/>
            </w:r>
            <w:r w:rsidR="006D7376">
              <w:rPr>
                <w:noProof/>
                <w:webHidden/>
              </w:rPr>
              <w:t>12</w:t>
            </w:r>
            <w:r w:rsidR="006D7376">
              <w:rPr>
                <w:noProof/>
                <w:webHidden/>
              </w:rPr>
              <w:fldChar w:fldCharType="end"/>
            </w:r>
          </w:hyperlink>
        </w:p>
        <w:p w:rsidR="006D7376" w:rsidRDefault="00C870F6" w14:paraId="4C486292" w14:textId="77777777">
          <w:pPr>
            <w:pStyle w:val="TOC1"/>
            <w:rPr>
              <w:rFonts w:eastAsiaTheme="minorEastAsia" w:cstheme="minorBidi"/>
              <w:noProof/>
              <w:kern w:val="2"/>
              <w:szCs w:val="22"/>
              <w14:ligatures w14:val="standardContextual"/>
            </w:rPr>
          </w:pPr>
          <w:hyperlink w:history="1" w:anchor="_Toc166423155">
            <w:r w:rsidRPr="00473C77" w:rsidR="006D7376">
              <w:rPr>
                <w:rStyle w:val="Hyperlink"/>
                <w:rFonts w:cstheme="minorHAnsi"/>
                <w:noProof/>
              </w:rPr>
              <w:t>c.</w:t>
            </w:r>
            <w:r w:rsidR="006D7376">
              <w:rPr>
                <w:rFonts w:eastAsiaTheme="minorEastAsia" w:cstheme="minorBidi"/>
                <w:noProof/>
                <w:kern w:val="2"/>
                <w:szCs w:val="22"/>
                <w14:ligatures w14:val="standardContextual"/>
              </w:rPr>
              <w:tab/>
            </w:r>
            <w:r w:rsidRPr="00473C77" w:rsidR="006D7376">
              <w:rPr>
                <w:rStyle w:val="Hyperlink"/>
                <w:rFonts w:cstheme="minorHAnsi"/>
                <w:noProof/>
              </w:rPr>
              <w:t>Parameters</w:t>
            </w:r>
            <w:r w:rsidR="006D7376">
              <w:rPr>
                <w:noProof/>
                <w:webHidden/>
              </w:rPr>
              <w:tab/>
            </w:r>
            <w:r w:rsidR="006D7376">
              <w:rPr>
                <w:noProof/>
                <w:webHidden/>
              </w:rPr>
              <w:fldChar w:fldCharType="begin"/>
            </w:r>
            <w:r w:rsidR="006D7376">
              <w:rPr>
                <w:noProof/>
                <w:webHidden/>
              </w:rPr>
              <w:instrText xml:space="preserve"> PAGEREF _Toc166423155 \h </w:instrText>
            </w:r>
            <w:r w:rsidR="006D7376">
              <w:rPr>
                <w:noProof/>
                <w:webHidden/>
              </w:rPr>
            </w:r>
            <w:r w:rsidR="006D7376">
              <w:rPr>
                <w:noProof/>
                <w:webHidden/>
              </w:rPr>
              <w:fldChar w:fldCharType="separate"/>
            </w:r>
            <w:r w:rsidR="006D7376">
              <w:rPr>
                <w:noProof/>
                <w:webHidden/>
              </w:rPr>
              <w:t>13</w:t>
            </w:r>
            <w:r w:rsidR="006D7376">
              <w:rPr>
                <w:noProof/>
                <w:webHidden/>
              </w:rPr>
              <w:fldChar w:fldCharType="end"/>
            </w:r>
          </w:hyperlink>
        </w:p>
        <w:p w:rsidR="006D7376" w:rsidRDefault="00C870F6" w14:paraId="0FFA59FA" w14:textId="77777777">
          <w:pPr>
            <w:pStyle w:val="TOC1"/>
            <w:rPr>
              <w:rFonts w:eastAsiaTheme="minorEastAsia" w:cstheme="minorBidi"/>
              <w:noProof/>
              <w:kern w:val="2"/>
              <w:szCs w:val="22"/>
              <w14:ligatures w14:val="standardContextual"/>
            </w:rPr>
          </w:pPr>
          <w:hyperlink w:history="1" w:anchor="_Toc166423156">
            <w:r w:rsidRPr="00473C77" w:rsidR="006D7376">
              <w:rPr>
                <w:rStyle w:val="Hyperlink"/>
                <w:rFonts w:cstheme="minorHAnsi"/>
                <w:noProof/>
              </w:rPr>
              <w:t>d.</w:t>
            </w:r>
            <w:r w:rsidR="006D7376">
              <w:rPr>
                <w:rFonts w:eastAsiaTheme="minorEastAsia" w:cstheme="minorBidi"/>
                <w:noProof/>
                <w:kern w:val="2"/>
                <w:szCs w:val="22"/>
                <w14:ligatures w14:val="standardContextual"/>
              </w:rPr>
              <w:tab/>
            </w:r>
            <w:r w:rsidRPr="00473C77" w:rsidR="006D7376">
              <w:rPr>
                <w:rStyle w:val="Hyperlink"/>
                <w:rFonts w:cstheme="minorHAnsi"/>
                <w:noProof/>
              </w:rPr>
              <w:t>Workflows</w:t>
            </w:r>
            <w:r w:rsidR="006D7376">
              <w:rPr>
                <w:noProof/>
                <w:webHidden/>
              </w:rPr>
              <w:tab/>
            </w:r>
            <w:r w:rsidR="006D7376">
              <w:rPr>
                <w:noProof/>
                <w:webHidden/>
              </w:rPr>
              <w:fldChar w:fldCharType="begin"/>
            </w:r>
            <w:r w:rsidR="006D7376">
              <w:rPr>
                <w:noProof/>
                <w:webHidden/>
              </w:rPr>
              <w:instrText xml:space="preserve"> PAGEREF _Toc166423156 \h </w:instrText>
            </w:r>
            <w:r w:rsidR="006D7376">
              <w:rPr>
                <w:noProof/>
                <w:webHidden/>
              </w:rPr>
            </w:r>
            <w:r w:rsidR="006D7376">
              <w:rPr>
                <w:noProof/>
                <w:webHidden/>
              </w:rPr>
              <w:fldChar w:fldCharType="separate"/>
            </w:r>
            <w:r w:rsidR="006D7376">
              <w:rPr>
                <w:noProof/>
                <w:webHidden/>
              </w:rPr>
              <w:t>15</w:t>
            </w:r>
            <w:r w:rsidR="006D7376">
              <w:rPr>
                <w:noProof/>
                <w:webHidden/>
              </w:rPr>
              <w:fldChar w:fldCharType="end"/>
            </w:r>
          </w:hyperlink>
        </w:p>
        <w:p w:rsidR="006D7376" w:rsidRDefault="00C870F6" w14:paraId="125A849E" w14:textId="77777777">
          <w:pPr>
            <w:pStyle w:val="TOC1"/>
            <w:rPr>
              <w:rFonts w:eastAsiaTheme="minorEastAsia" w:cstheme="minorBidi"/>
              <w:noProof/>
              <w:kern w:val="2"/>
              <w:szCs w:val="22"/>
              <w14:ligatures w14:val="standardContextual"/>
            </w:rPr>
          </w:pPr>
          <w:hyperlink w:history="1" w:anchor="_Toc166423157">
            <w:r w:rsidRPr="00473C77" w:rsidR="006D7376">
              <w:rPr>
                <w:rStyle w:val="Hyperlink"/>
                <w:rFonts w:cstheme="minorHAnsi"/>
                <w:noProof/>
              </w:rPr>
              <w:t>e.</w:t>
            </w:r>
            <w:r w:rsidR="006D7376">
              <w:rPr>
                <w:rFonts w:eastAsiaTheme="minorEastAsia" w:cstheme="minorBidi"/>
                <w:noProof/>
                <w:kern w:val="2"/>
                <w:szCs w:val="22"/>
                <w14:ligatures w14:val="standardContextual"/>
              </w:rPr>
              <w:tab/>
            </w:r>
            <w:r w:rsidRPr="00473C77" w:rsidR="006D7376">
              <w:rPr>
                <w:rStyle w:val="Hyperlink"/>
                <w:rFonts w:cstheme="minorHAnsi"/>
                <w:noProof/>
              </w:rPr>
              <w:t>Scheduled Tasks</w:t>
            </w:r>
            <w:r w:rsidR="006D7376">
              <w:rPr>
                <w:noProof/>
                <w:webHidden/>
              </w:rPr>
              <w:tab/>
            </w:r>
            <w:r w:rsidR="006D7376">
              <w:rPr>
                <w:noProof/>
                <w:webHidden/>
              </w:rPr>
              <w:fldChar w:fldCharType="begin"/>
            </w:r>
            <w:r w:rsidR="006D7376">
              <w:rPr>
                <w:noProof/>
                <w:webHidden/>
              </w:rPr>
              <w:instrText xml:space="preserve"> PAGEREF _Toc166423157 \h </w:instrText>
            </w:r>
            <w:r w:rsidR="006D7376">
              <w:rPr>
                <w:noProof/>
                <w:webHidden/>
              </w:rPr>
            </w:r>
            <w:r w:rsidR="006D7376">
              <w:rPr>
                <w:noProof/>
                <w:webHidden/>
              </w:rPr>
              <w:fldChar w:fldCharType="separate"/>
            </w:r>
            <w:r w:rsidR="006D7376">
              <w:rPr>
                <w:noProof/>
                <w:webHidden/>
              </w:rPr>
              <w:t>15</w:t>
            </w:r>
            <w:r w:rsidR="006D7376">
              <w:rPr>
                <w:noProof/>
                <w:webHidden/>
              </w:rPr>
              <w:fldChar w:fldCharType="end"/>
            </w:r>
          </w:hyperlink>
        </w:p>
        <w:p w:rsidR="006D7376" w:rsidRDefault="00C870F6" w14:paraId="359E6F1A" w14:textId="77777777">
          <w:pPr>
            <w:pStyle w:val="TOC1"/>
            <w:rPr>
              <w:rFonts w:eastAsiaTheme="minorEastAsia" w:cstheme="minorBidi"/>
              <w:noProof/>
              <w:kern w:val="2"/>
              <w:szCs w:val="22"/>
              <w14:ligatures w14:val="standardContextual"/>
            </w:rPr>
          </w:pPr>
          <w:hyperlink w:history="1" w:anchor="_Toc166423158">
            <w:r w:rsidRPr="00473C77" w:rsidR="006D7376">
              <w:rPr>
                <w:rStyle w:val="Hyperlink"/>
                <w:rFonts w:cstheme="minorHAnsi"/>
                <w:noProof/>
              </w:rPr>
              <w:t>f.</w:t>
            </w:r>
            <w:r w:rsidR="006D7376">
              <w:rPr>
                <w:rFonts w:eastAsiaTheme="minorEastAsia" w:cstheme="minorBidi"/>
                <w:noProof/>
                <w:kern w:val="2"/>
                <w:szCs w:val="22"/>
                <w14:ligatures w14:val="standardContextual"/>
              </w:rPr>
              <w:tab/>
            </w:r>
            <w:r w:rsidRPr="00473C77" w:rsidR="006D7376">
              <w:rPr>
                <w:rStyle w:val="Hyperlink"/>
                <w:rFonts w:cstheme="minorHAnsi"/>
                <w:noProof/>
              </w:rPr>
              <w:t>API’s &amp; Interfaces</w:t>
            </w:r>
            <w:r w:rsidR="006D7376">
              <w:rPr>
                <w:noProof/>
                <w:webHidden/>
              </w:rPr>
              <w:tab/>
            </w:r>
            <w:r w:rsidR="006D7376">
              <w:rPr>
                <w:noProof/>
                <w:webHidden/>
              </w:rPr>
              <w:fldChar w:fldCharType="begin"/>
            </w:r>
            <w:r w:rsidR="006D7376">
              <w:rPr>
                <w:noProof/>
                <w:webHidden/>
              </w:rPr>
              <w:instrText xml:space="preserve"> PAGEREF _Toc166423158 \h </w:instrText>
            </w:r>
            <w:r w:rsidR="006D7376">
              <w:rPr>
                <w:noProof/>
                <w:webHidden/>
              </w:rPr>
            </w:r>
            <w:r w:rsidR="006D7376">
              <w:rPr>
                <w:noProof/>
                <w:webHidden/>
              </w:rPr>
              <w:fldChar w:fldCharType="separate"/>
            </w:r>
            <w:r w:rsidR="006D7376">
              <w:rPr>
                <w:noProof/>
                <w:webHidden/>
              </w:rPr>
              <w:t>16</w:t>
            </w:r>
            <w:r w:rsidR="006D7376">
              <w:rPr>
                <w:noProof/>
                <w:webHidden/>
              </w:rPr>
              <w:fldChar w:fldCharType="end"/>
            </w:r>
          </w:hyperlink>
        </w:p>
        <w:p w:rsidR="006D7376" w:rsidRDefault="00C870F6" w14:paraId="1A18F9C9" w14:textId="77777777">
          <w:pPr>
            <w:pStyle w:val="TOC1"/>
            <w:rPr>
              <w:rFonts w:eastAsiaTheme="minorEastAsia" w:cstheme="minorBidi"/>
              <w:noProof/>
              <w:kern w:val="2"/>
              <w:szCs w:val="22"/>
              <w14:ligatures w14:val="standardContextual"/>
            </w:rPr>
          </w:pPr>
          <w:hyperlink w:history="1" w:anchor="_Toc166423159">
            <w:r w:rsidRPr="00473C77" w:rsidR="006D7376">
              <w:rPr>
                <w:rStyle w:val="Hyperlink"/>
                <w:rFonts w:cstheme="minorHAnsi"/>
                <w:noProof/>
              </w:rPr>
              <w:t>11.</w:t>
            </w:r>
            <w:r w:rsidR="006D7376">
              <w:rPr>
                <w:rFonts w:eastAsiaTheme="minorEastAsia" w:cstheme="minorBidi"/>
                <w:noProof/>
                <w:kern w:val="2"/>
                <w:szCs w:val="22"/>
                <w14:ligatures w14:val="standardContextual"/>
              </w:rPr>
              <w:tab/>
            </w:r>
            <w:r w:rsidRPr="00473C77" w:rsidR="006D7376">
              <w:rPr>
                <w:rStyle w:val="Hyperlink"/>
                <w:rFonts w:cstheme="minorHAnsi"/>
                <w:noProof/>
              </w:rPr>
              <w:t>UAT Guidance</w:t>
            </w:r>
            <w:r w:rsidR="006D7376">
              <w:rPr>
                <w:noProof/>
                <w:webHidden/>
              </w:rPr>
              <w:tab/>
            </w:r>
            <w:r w:rsidR="006D7376">
              <w:rPr>
                <w:noProof/>
                <w:webHidden/>
              </w:rPr>
              <w:fldChar w:fldCharType="begin"/>
            </w:r>
            <w:r w:rsidR="006D7376">
              <w:rPr>
                <w:noProof/>
                <w:webHidden/>
              </w:rPr>
              <w:instrText xml:space="preserve"> PAGEREF _Toc166423159 \h </w:instrText>
            </w:r>
            <w:r w:rsidR="006D7376">
              <w:rPr>
                <w:noProof/>
                <w:webHidden/>
              </w:rPr>
            </w:r>
            <w:r w:rsidR="006D7376">
              <w:rPr>
                <w:noProof/>
                <w:webHidden/>
              </w:rPr>
              <w:fldChar w:fldCharType="separate"/>
            </w:r>
            <w:r w:rsidR="006D7376">
              <w:rPr>
                <w:noProof/>
                <w:webHidden/>
              </w:rPr>
              <w:t>17</w:t>
            </w:r>
            <w:r w:rsidR="006D7376">
              <w:rPr>
                <w:noProof/>
                <w:webHidden/>
              </w:rPr>
              <w:fldChar w:fldCharType="end"/>
            </w:r>
          </w:hyperlink>
        </w:p>
        <w:p w:rsidR="006D7376" w:rsidRDefault="00C870F6" w14:paraId="4B33567B" w14:textId="77777777">
          <w:pPr>
            <w:pStyle w:val="TOC1"/>
            <w:rPr>
              <w:rFonts w:eastAsiaTheme="minorEastAsia" w:cstheme="minorBidi"/>
              <w:noProof/>
              <w:kern w:val="2"/>
              <w:szCs w:val="22"/>
              <w14:ligatures w14:val="standardContextual"/>
            </w:rPr>
          </w:pPr>
          <w:hyperlink w:history="1" w:anchor="_Toc166423160">
            <w:r w:rsidRPr="00473C77" w:rsidR="006D7376">
              <w:rPr>
                <w:rStyle w:val="Hyperlink"/>
                <w:rFonts w:cstheme="minorHAnsi"/>
                <w:noProof/>
              </w:rPr>
              <w:t>12.</w:t>
            </w:r>
            <w:r w:rsidR="006D7376">
              <w:rPr>
                <w:rFonts w:eastAsiaTheme="minorEastAsia" w:cstheme="minorBidi"/>
                <w:noProof/>
                <w:kern w:val="2"/>
                <w:szCs w:val="22"/>
                <w14:ligatures w14:val="standardContextual"/>
              </w:rPr>
              <w:tab/>
            </w:r>
            <w:r w:rsidRPr="00473C77" w:rsidR="006D7376">
              <w:rPr>
                <w:rStyle w:val="Hyperlink"/>
                <w:rFonts w:cstheme="minorHAnsi"/>
                <w:noProof/>
              </w:rPr>
              <w:t>Annex – Additional Info</w:t>
            </w:r>
            <w:r w:rsidR="006D7376">
              <w:rPr>
                <w:noProof/>
                <w:webHidden/>
              </w:rPr>
              <w:tab/>
            </w:r>
            <w:r w:rsidR="006D7376">
              <w:rPr>
                <w:noProof/>
                <w:webHidden/>
              </w:rPr>
              <w:fldChar w:fldCharType="begin"/>
            </w:r>
            <w:r w:rsidR="006D7376">
              <w:rPr>
                <w:noProof/>
                <w:webHidden/>
              </w:rPr>
              <w:instrText xml:space="preserve"> PAGEREF _Toc166423160 \h </w:instrText>
            </w:r>
            <w:r w:rsidR="006D7376">
              <w:rPr>
                <w:noProof/>
                <w:webHidden/>
              </w:rPr>
            </w:r>
            <w:r w:rsidR="006D7376">
              <w:rPr>
                <w:noProof/>
                <w:webHidden/>
              </w:rPr>
              <w:fldChar w:fldCharType="separate"/>
            </w:r>
            <w:r w:rsidR="006D7376">
              <w:rPr>
                <w:noProof/>
                <w:webHidden/>
              </w:rPr>
              <w:t>17</w:t>
            </w:r>
            <w:r w:rsidR="006D7376">
              <w:rPr>
                <w:noProof/>
                <w:webHidden/>
              </w:rPr>
              <w:fldChar w:fldCharType="end"/>
            </w:r>
          </w:hyperlink>
        </w:p>
        <w:p w:rsidR="00FE2679" w:rsidRDefault="00FE2679" w14:paraId="0B898AF2" w14:textId="77777777">
          <w:r>
            <w:rPr>
              <w:b/>
              <w:bCs/>
            </w:rPr>
            <w:fldChar w:fldCharType="end"/>
          </w:r>
        </w:p>
      </w:sdtContent>
    </w:sdt>
    <w:p w:rsidRPr="0019283C" w:rsidR="00EC2942" w:rsidP="00EC2942" w:rsidRDefault="00EC2942" w14:paraId="36A42CB9" w14:textId="77777777">
      <w:pPr>
        <w:spacing w:line="240" w:lineRule="exact"/>
        <w:rPr>
          <w:rFonts w:cstheme="minorHAnsi"/>
          <w:sz w:val="22"/>
          <w:szCs w:val="22"/>
        </w:rPr>
      </w:pPr>
      <w:r w:rsidRPr="0019283C">
        <w:rPr>
          <w:rFonts w:cstheme="minorHAnsi"/>
          <w:sz w:val="22"/>
          <w:szCs w:val="22"/>
        </w:rPr>
        <w:br w:type="page"/>
      </w:r>
    </w:p>
    <w:p w:rsidRPr="0019283C" w:rsidR="00EC2942" w:rsidP="0019283C" w:rsidRDefault="00EC2942" w14:paraId="535481A2" w14:textId="77777777">
      <w:pPr>
        <w:pStyle w:val="Heading1"/>
        <w:numPr>
          <w:ilvl w:val="0"/>
          <w:numId w:val="4"/>
        </w:numPr>
        <w:rPr>
          <w:rFonts w:asciiTheme="minorHAnsi" w:hAnsiTheme="minorHAnsi" w:cstheme="minorHAnsi"/>
          <w:sz w:val="22"/>
          <w:szCs w:val="22"/>
        </w:rPr>
      </w:pPr>
      <w:bookmarkStart w:name="_Toc159516448" w:id="14"/>
      <w:bookmarkStart w:name="_Toc166423143" w:id="15"/>
      <w:r w:rsidRPr="0019283C">
        <w:rPr>
          <w:rFonts w:asciiTheme="minorHAnsi" w:hAnsiTheme="minorHAnsi" w:cstheme="minorHAnsi"/>
          <w:sz w:val="22"/>
          <w:szCs w:val="22"/>
        </w:rPr>
        <w:lastRenderedPageBreak/>
        <w:t xml:space="preserve">Process </w:t>
      </w:r>
      <w:r w:rsidRPr="0019283C" w:rsid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14"/>
      <w:bookmarkEnd w:id="15"/>
    </w:p>
    <w:p w:rsidRPr="007A7A4A" w:rsidR="004576C3" w:rsidP="00687BE7" w:rsidRDefault="0070132B" w14:paraId="6BFE082E" w14:textId="77777777">
      <w:pPr>
        <w:spacing w:before="240"/>
        <w:jc w:val="both"/>
        <w:rPr>
          <w:rFonts w:cstheme="minorHAnsi"/>
          <w:sz w:val="22"/>
          <w:szCs w:val="22"/>
        </w:rPr>
      </w:pPr>
      <w:r w:rsidRPr="007A7A4A">
        <w:rPr>
          <w:rFonts w:cstheme="minorHAnsi"/>
          <w:sz w:val="22"/>
          <w:szCs w:val="22"/>
          <w:u w:val="single"/>
        </w:rPr>
        <w:t>Process General Description:</w:t>
      </w:r>
      <w:r w:rsidRPr="007A7A4A">
        <w:rPr>
          <w:rFonts w:cstheme="minorHAnsi"/>
          <w:sz w:val="22"/>
          <w:szCs w:val="22"/>
        </w:rPr>
        <w:t xml:space="preserve">  </w:t>
      </w:r>
    </w:p>
    <w:p w:rsidRPr="007C4DCC" w:rsidR="002A0198" w:rsidP="00687BE7" w:rsidRDefault="007C4DCC" w14:paraId="0B8CAEDF" w14:textId="77777777">
      <w:pPr>
        <w:spacing w:before="240" w:after="240" w:line="276" w:lineRule="auto"/>
        <w:jc w:val="both"/>
        <w:rPr>
          <w:rFonts w:cstheme="minorHAnsi"/>
          <w:sz w:val="22"/>
          <w:szCs w:val="22"/>
        </w:rPr>
      </w:pPr>
      <w:r>
        <w:rPr>
          <w:rFonts w:cstheme="minorHAnsi"/>
          <w:sz w:val="22"/>
          <w:szCs w:val="22"/>
        </w:rPr>
        <w:t xml:space="preserve">This process describes the </w:t>
      </w:r>
      <w:r w:rsidR="000C05DF">
        <w:rPr>
          <w:rFonts w:cstheme="minorHAnsi"/>
          <w:sz w:val="22"/>
          <w:szCs w:val="22"/>
        </w:rPr>
        <w:t>flow to register and define an aircraft in AMOS</w:t>
      </w:r>
      <w:r w:rsidR="00251E4B">
        <w:rPr>
          <w:rFonts w:cstheme="minorHAnsi"/>
          <w:sz w:val="22"/>
          <w:szCs w:val="22"/>
        </w:rPr>
        <w:t xml:space="preserve"> </w:t>
      </w:r>
      <w:proofErr w:type="gramStart"/>
      <w:r w:rsidR="00251E4B">
        <w:rPr>
          <w:rFonts w:cstheme="minorHAnsi"/>
          <w:sz w:val="22"/>
          <w:szCs w:val="22"/>
        </w:rPr>
        <w:t>(</w:t>
      </w:r>
      <w:r w:rsidR="00300366">
        <w:rPr>
          <w:rFonts w:cstheme="minorHAnsi"/>
          <w:sz w:val="22"/>
          <w:szCs w:val="22"/>
        </w:rPr>
        <w:t xml:space="preserve"> </w:t>
      </w:r>
      <w:proofErr w:type="spellStart"/>
      <w:r w:rsidR="00300366">
        <w:rPr>
          <w:rFonts w:cstheme="minorHAnsi"/>
          <w:sz w:val="22"/>
          <w:szCs w:val="22"/>
        </w:rPr>
        <w:t>i.e</w:t>
      </w:r>
      <w:proofErr w:type="spellEnd"/>
      <w:proofErr w:type="gramEnd"/>
      <w:r w:rsidR="00300366">
        <w:rPr>
          <w:rFonts w:cstheme="minorHAnsi"/>
          <w:sz w:val="22"/>
          <w:szCs w:val="22"/>
        </w:rPr>
        <w:t xml:space="preserve"> define the A/C registration, the </w:t>
      </w:r>
      <w:r w:rsidR="00251E4B">
        <w:rPr>
          <w:rFonts w:cstheme="minorHAnsi"/>
          <w:sz w:val="22"/>
          <w:szCs w:val="22"/>
        </w:rPr>
        <w:t>operator, the serial number, the manufacture date</w:t>
      </w:r>
      <w:r w:rsidR="00895399">
        <w:rPr>
          <w:rFonts w:cstheme="minorHAnsi"/>
          <w:sz w:val="22"/>
          <w:szCs w:val="22"/>
        </w:rPr>
        <w:t xml:space="preserve">, assign </w:t>
      </w:r>
      <w:r w:rsidR="00234DED">
        <w:rPr>
          <w:rFonts w:cstheme="minorHAnsi"/>
          <w:sz w:val="22"/>
          <w:szCs w:val="22"/>
        </w:rPr>
        <w:t>the associated Maintenance Program,</w:t>
      </w:r>
      <w:r w:rsidR="00251E4B">
        <w:rPr>
          <w:rFonts w:cstheme="minorHAnsi"/>
          <w:sz w:val="22"/>
          <w:szCs w:val="22"/>
        </w:rPr>
        <w:t xml:space="preserve"> etc...). The creation of the aircraft is one of the </w:t>
      </w:r>
      <w:r w:rsidR="00895399">
        <w:rPr>
          <w:rFonts w:cstheme="minorHAnsi"/>
          <w:sz w:val="22"/>
          <w:szCs w:val="22"/>
        </w:rPr>
        <w:t xml:space="preserve">key processes </w:t>
      </w:r>
      <w:r w:rsidR="008019A8">
        <w:rPr>
          <w:rFonts w:cstheme="minorHAnsi"/>
          <w:sz w:val="22"/>
          <w:szCs w:val="22"/>
        </w:rPr>
        <w:t>of AMOS, from which numerous other processes are dependent upon</w:t>
      </w:r>
      <w:r w:rsidR="00FC7EB6">
        <w:rPr>
          <w:rFonts w:cstheme="minorHAnsi"/>
          <w:sz w:val="22"/>
          <w:szCs w:val="22"/>
        </w:rPr>
        <w:t xml:space="preserve"> (Planning, Maintenance, Invoicing etc...)</w:t>
      </w:r>
    </w:p>
    <w:p w:rsidRPr="007A7A4A" w:rsidR="000C7B72" w:rsidP="00687BE7" w:rsidRDefault="0070132B" w14:paraId="2F1D52B1" w14:textId="77777777">
      <w:pPr>
        <w:jc w:val="both"/>
        <w:rPr>
          <w:rFonts w:cstheme="minorHAnsi"/>
          <w:sz w:val="22"/>
          <w:szCs w:val="22"/>
        </w:rPr>
      </w:pPr>
      <w:r w:rsidRPr="007A7A4A">
        <w:rPr>
          <w:rFonts w:cstheme="minorHAnsi"/>
          <w:sz w:val="22"/>
          <w:szCs w:val="22"/>
          <w:u w:val="single"/>
        </w:rPr>
        <w:t>Main Process Objective (Outputs &amp; Outcomes):</w:t>
      </w:r>
      <w:r w:rsidRPr="007A7A4A">
        <w:rPr>
          <w:rFonts w:cstheme="minorHAnsi"/>
          <w:sz w:val="22"/>
          <w:szCs w:val="22"/>
        </w:rPr>
        <w:t xml:space="preserve">  </w:t>
      </w:r>
    </w:p>
    <w:p w:rsidRPr="00911BAA" w:rsidR="00DB6D79" w:rsidP="00687BE7" w:rsidRDefault="005C014D" w14:paraId="12FA1430" w14:textId="447F6F8F">
      <w:pPr>
        <w:pStyle w:val="NormalWeb"/>
        <w:spacing w:line="276" w:lineRule="auto"/>
        <w:jc w:val="both"/>
        <w:rPr>
          <w:rFonts w:asciiTheme="minorHAnsi" w:hAnsiTheme="minorHAnsi" w:cstheme="minorHAnsi"/>
          <w:sz w:val="22"/>
          <w:szCs w:val="22"/>
        </w:rPr>
      </w:pPr>
      <w:bookmarkStart w:name="_Toc159516449" w:id="16"/>
      <w:r w:rsidRPr="007A7A4A">
        <w:rPr>
          <w:rFonts w:asciiTheme="minorHAnsi" w:hAnsiTheme="minorHAnsi" w:cstheme="minorHAnsi"/>
          <w:sz w:val="22"/>
          <w:szCs w:val="22"/>
        </w:rPr>
        <w:t>The main objective of this</w:t>
      </w:r>
      <w:r w:rsidR="008D00AA">
        <w:rPr>
          <w:rFonts w:asciiTheme="minorHAnsi" w:hAnsiTheme="minorHAnsi" w:cstheme="minorHAnsi"/>
          <w:sz w:val="22"/>
          <w:szCs w:val="22"/>
        </w:rPr>
        <w:t xml:space="preserve"> b</w:t>
      </w:r>
      <w:r w:rsidRPr="007A7A4A">
        <w:rPr>
          <w:rFonts w:asciiTheme="minorHAnsi" w:hAnsiTheme="minorHAnsi" w:cstheme="minorHAnsi"/>
          <w:sz w:val="22"/>
          <w:szCs w:val="22"/>
        </w:rPr>
        <w:t xml:space="preserve">usiness </w:t>
      </w:r>
      <w:r w:rsidR="008D00AA">
        <w:rPr>
          <w:rFonts w:asciiTheme="minorHAnsi" w:hAnsiTheme="minorHAnsi" w:cstheme="minorHAnsi"/>
          <w:sz w:val="22"/>
          <w:szCs w:val="22"/>
        </w:rPr>
        <w:t>p</w:t>
      </w:r>
      <w:r w:rsidRPr="007A7A4A">
        <w:rPr>
          <w:rFonts w:asciiTheme="minorHAnsi" w:hAnsiTheme="minorHAnsi" w:cstheme="minorHAnsi"/>
          <w:sz w:val="22"/>
          <w:szCs w:val="22"/>
        </w:rPr>
        <w:t xml:space="preserve">rocess </w:t>
      </w:r>
      <w:r w:rsidR="00911BAA">
        <w:rPr>
          <w:rFonts w:asciiTheme="minorHAnsi" w:hAnsiTheme="minorHAnsi" w:cstheme="minorHAnsi"/>
          <w:sz w:val="22"/>
          <w:szCs w:val="22"/>
        </w:rPr>
        <w:t xml:space="preserve">is to create </w:t>
      </w:r>
      <w:r w:rsidR="00866506">
        <w:rPr>
          <w:rFonts w:asciiTheme="minorHAnsi" w:hAnsiTheme="minorHAnsi" w:cstheme="minorHAnsi"/>
          <w:sz w:val="22"/>
          <w:szCs w:val="22"/>
        </w:rPr>
        <w:t xml:space="preserve">an aircraft in AMOS. </w:t>
      </w:r>
      <w:r w:rsidR="00183FCD">
        <w:rPr>
          <w:rFonts w:asciiTheme="minorHAnsi" w:hAnsiTheme="minorHAnsi" w:cstheme="minorHAnsi"/>
          <w:sz w:val="22"/>
          <w:szCs w:val="22"/>
        </w:rPr>
        <w:t xml:space="preserve">The generation of a new registration in AMOS is a core element for </w:t>
      </w:r>
      <w:r w:rsidR="00255D9D">
        <w:rPr>
          <w:rFonts w:asciiTheme="minorHAnsi" w:hAnsiTheme="minorHAnsi" w:cstheme="minorHAnsi"/>
          <w:sz w:val="22"/>
          <w:szCs w:val="22"/>
        </w:rPr>
        <w:t>the system which will allow using all other processes where an aircraft registration is needed</w:t>
      </w:r>
      <w:r w:rsidR="00412634">
        <w:rPr>
          <w:rFonts w:asciiTheme="minorHAnsi" w:hAnsiTheme="minorHAnsi" w:cstheme="minorHAnsi"/>
          <w:sz w:val="22"/>
          <w:szCs w:val="22"/>
        </w:rPr>
        <w:t>, including all the financial aspect linked</w:t>
      </w:r>
      <w:r w:rsidR="00015583">
        <w:rPr>
          <w:rFonts w:asciiTheme="minorHAnsi" w:hAnsiTheme="minorHAnsi" w:cstheme="minorHAnsi"/>
          <w:sz w:val="22"/>
          <w:szCs w:val="22"/>
        </w:rPr>
        <w:t xml:space="preserve"> but not limited </w:t>
      </w:r>
      <w:r w:rsidR="00A62F2D">
        <w:rPr>
          <w:rFonts w:asciiTheme="minorHAnsi" w:hAnsiTheme="minorHAnsi" w:cstheme="minorHAnsi"/>
          <w:sz w:val="22"/>
          <w:szCs w:val="22"/>
        </w:rPr>
        <w:t>to pricing</w:t>
      </w:r>
      <w:r w:rsidR="00015583">
        <w:rPr>
          <w:rFonts w:asciiTheme="minorHAnsi" w:hAnsiTheme="minorHAnsi" w:cstheme="minorHAnsi"/>
          <w:sz w:val="22"/>
          <w:szCs w:val="22"/>
        </w:rPr>
        <w:t>, invoicing</w:t>
      </w:r>
      <w:r w:rsidR="00412634">
        <w:rPr>
          <w:rFonts w:asciiTheme="minorHAnsi" w:hAnsiTheme="minorHAnsi" w:cstheme="minorHAnsi"/>
          <w:sz w:val="22"/>
          <w:szCs w:val="22"/>
        </w:rPr>
        <w:t xml:space="preserve"> (in case of MRO billable activities)</w:t>
      </w:r>
      <w:r w:rsidR="00015583">
        <w:rPr>
          <w:rFonts w:asciiTheme="minorHAnsi" w:hAnsiTheme="minorHAnsi" w:cstheme="minorHAnsi"/>
          <w:sz w:val="22"/>
          <w:szCs w:val="22"/>
        </w:rPr>
        <w:t>.</w:t>
      </w:r>
    </w:p>
    <w:p w:rsidRPr="0019283C" w:rsidR="00EC2942" w:rsidP="0019283C" w:rsidRDefault="00EC2942" w14:paraId="1EE53EA5" w14:textId="77777777">
      <w:pPr>
        <w:pStyle w:val="Heading1"/>
        <w:numPr>
          <w:ilvl w:val="0"/>
          <w:numId w:val="4"/>
        </w:numPr>
        <w:rPr>
          <w:rFonts w:asciiTheme="minorHAnsi" w:hAnsiTheme="minorHAnsi" w:cstheme="minorHAnsi"/>
          <w:sz w:val="22"/>
          <w:szCs w:val="22"/>
        </w:rPr>
      </w:pPr>
      <w:bookmarkStart w:name="_Toc166423144" w:id="17"/>
      <w:r w:rsidRPr="0019283C">
        <w:rPr>
          <w:rFonts w:asciiTheme="minorHAnsi" w:hAnsiTheme="minorHAnsi" w:cstheme="minorHAnsi"/>
          <w:sz w:val="22"/>
          <w:szCs w:val="22"/>
        </w:rPr>
        <w:t>Regulatory References</w:t>
      </w:r>
      <w:bookmarkEnd w:id="17"/>
    </w:p>
    <w:p w:rsidRPr="007F6DB2" w:rsidR="00FE2A2E" w:rsidP="007A7A4A" w:rsidRDefault="003947A0" w14:paraId="5BA1052C" w14:textId="77777777">
      <w:pPr>
        <w:pStyle w:val="ListParagraph"/>
        <w:numPr>
          <w:ilvl w:val="0"/>
          <w:numId w:val="5"/>
        </w:numPr>
        <w:spacing w:before="240"/>
        <w:rPr>
          <w:rFonts w:cstheme="minorHAnsi"/>
          <w:iCs/>
          <w:sz w:val="22"/>
          <w:szCs w:val="22"/>
        </w:rPr>
      </w:pPr>
      <w:r>
        <w:rPr>
          <w:rFonts w:cstheme="minorHAnsi"/>
          <w:iCs/>
          <w:sz w:val="22"/>
          <w:szCs w:val="22"/>
        </w:rPr>
        <w:t xml:space="preserve">EASA </w:t>
      </w:r>
      <w:r w:rsidR="007F6DB2">
        <w:rPr>
          <w:rFonts w:cstheme="minorHAnsi"/>
          <w:iCs/>
          <w:sz w:val="22"/>
          <w:szCs w:val="22"/>
        </w:rPr>
        <w:t>Continuing Airworthiness</w:t>
      </w:r>
    </w:p>
    <w:p w:rsidRPr="00852B7B" w:rsidR="007F6DB2" w:rsidP="007A7A4A" w:rsidRDefault="007F6DB2" w14:paraId="4B5062E4" w14:textId="77777777">
      <w:pPr>
        <w:pStyle w:val="ListParagraph"/>
        <w:numPr>
          <w:ilvl w:val="0"/>
          <w:numId w:val="5"/>
        </w:numPr>
        <w:spacing w:before="240"/>
        <w:rPr>
          <w:rFonts w:cstheme="minorHAnsi"/>
          <w:iCs/>
          <w:sz w:val="22"/>
          <w:szCs w:val="22"/>
        </w:rPr>
      </w:pPr>
      <w:r>
        <w:rPr>
          <w:rFonts w:cstheme="minorHAnsi"/>
          <w:iCs/>
          <w:sz w:val="22"/>
          <w:szCs w:val="22"/>
        </w:rPr>
        <w:t>EASA TCDS</w:t>
      </w:r>
    </w:p>
    <w:p w:rsidRPr="005B7A1C" w:rsidR="007A7A4A" w:rsidP="005B7A1C" w:rsidRDefault="00EC2942" w14:paraId="65EEB2F9" w14:textId="77777777">
      <w:pPr>
        <w:pStyle w:val="Heading1"/>
        <w:numPr>
          <w:ilvl w:val="0"/>
          <w:numId w:val="4"/>
        </w:numPr>
        <w:spacing w:after="240"/>
        <w:rPr>
          <w:rFonts w:asciiTheme="minorHAnsi" w:hAnsiTheme="minorHAnsi" w:cstheme="minorHAnsi"/>
          <w:sz w:val="22"/>
          <w:szCs w:val="22"/>
        </w:rPr>
      </w:pPr>
      <w:bookmarkStart w:name="_Toc166423145" w:id="18"/>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18"/>
    </w:p>
    <w:tbl>
      <w:tblPr>
        <w:tblStyle w:val="TableAMOS"/>
        <w:tblW w:w="9776" w:type="dxa"/>
        <w:tblLook w:val="04A0" w:firstRow="1" w:lastRow="0" w:firstColumn="1" w:lastColumn="0" w:noHBand="0" w:noVBand="1"/>
      </w:tblPr>
      <w:tblGrid>
        <w:gridCol w:w="1980"/>
        <w:gridCol w:w="7796"/>
      </w:tblGrid>
      <w:tr w:rsidRPr="0019283C" w:rsidR="00EC2942" w:rsidTr="00BD77BB" w14:paraId="0885D3E5"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rsidRPr="0070132B" w:rsidR="00EC2942" w:rsidP="00BD77BB" w:rsidRDefault="0070132B" w14:paraId="1154D4C0" w14:textId="77777777">
            <w:pPr>
              <w:rPr>
                <w:rFonts w:cstheme="minorHAnsi"/>
                <w:sz w:val="22"/>
                <w:szCs w:val="22"/>
              </w:rPr>
            </w:pPr>
            <w:r>
              <w:rPr>
                <w:rFonts w:cstheme="minorHAnsi"/>
                <w:sz w:val="22"/>
                <w:szCs w:val="22"/>
              </w:rPr>
              <w:t>Key-Words</w:t>
            </w:r>
          </w:p>
        </w:tc>
        <w:tc>
          <w:tcPr>
            <w:tcW w:w="7796" w:type="dxa"/>
          </w:tcPr>
          <w:p w:rsidRPr="0070132B" w:rsidR="00EC2942" w:rsidP="00BD77BB" w:rsidRDefault="0070132B" w14:paraId="7E727880" w14:textId="77777777">
            <w:pPr>
              <w:rPr>
                <w:rFonts w:cstheme="minorHAnsi"/>
                <w:sz w:val="22"/>
                <w:szCs w:val="22"/>
              </w:rPr>
            </w:pPr>
            <w:r>
              <w:rPr>
                <w:rFonts w:cstheme="minorHAnsi"/>
                <w:sz w:val="22"/>
                <w:szCs w:val="22"/>
              </w:rPr>
              <w:t>Explanation</w:t>
            </w:r>
          </w:p>
        </w:tc>
      </w:tr>
      <w:tr w:rsidRPr="0019283C" w:rsidR="00EC2942" w:rsidTr="00BD77BB" w14:paraId="6D204AB1" w14:textId="77777777">
        <w:trPr>
          <w:cnfStyle w:val="000000100000" w:firstRow="0" w:lastRow="0" w:firstColumn="0" w:lastColumn="0" w:oddVBand="0" w:evenVBand="0" w:oddHBand="1" w:evenHBand="0" w:firstRowFirstColumn="0" w:firstRowLastColumn="0" w:lastRowFirstColumn="0" w:lastRowLastColumn="0"/>
        </w:trPr>
        <w:tc>
          <w:tcPr>
            <w:tcW w:w="1980" w:type="dxa"/>
          </w:tcPr>
          <w:p w:rsidRPr="00C64A9D" w:rsidR="00EC2942" w:rsidP="00EE0040" w:rsidRDefault="00C64A9D" w14:paraId="111EA261" w14:textId="77777777">
            <w:pPr>
              <w:jc w:val="left"/>
              <w:rPr>
                <w:rFonts w:cstheme="minorHAnsi"/>
                <w:sz w:val="22"/>
                <w:szCs w:val="22"/>
              </w:rPr>
            </w:pPr>
            <w:r>
              <w:rPr>
                <w:rFonts w:cstheme="minorHAnsi"/>
                <w:sz w:val="22"/>
                <w:szCs w:val="22"/>
              </w:rPr>
              <w:t>TCDS</w:t>
            </w:r>
          </w:p>
        </w:tc>
        <w:tc>
          <w:tcPr>
            <w:tcW w:w="7796" w:type="dxa"/>
          </w:tcPr>
          <w:p w:rsidRPr="00C64A9D" w:rsidR="00EC2942" w:rsidP="00852B7B" w:rsidRDefault="00C64A9D" w14:paraId="5F4820D4" w14:textId="77777777">
            <w:pPr>
              <w:jc w:val="both"/>
              <w:rPr>
                <w:rFonts w:cstheme="minorHAnsi"/>
                <w:sz w:val="22"/>
                <w:szCs w:val="22"/>
              </w:rPr>
            </w:pPr>
            <w:r>
              <w:rPr>
                <w:rFonts w:ascii="Arial" w:hAnsi="Arial" w:cs="Arial"/>
                <w:szCs w:val="20"/>
              </w:rPr>
              <w:t xml:space="preserve">Type Certificate Data Sheet </w:t>
            </w:r>
          </w:p>
        </w:tc>
      </w:tr>
      <w:tr w:rsidRPr="00691CD9" w:rsidR="00E344DD" w:rsidTr="00BD77BB" w14:paraId="44840DEA" w14:textId="77777777">
        <w:trPr>
          <w:cnfStyle w:val="000000010000" w:firstRow="0" w:lastRow="0" w:firstColumn="0" w:lastColumn="0" w:oddVBand="0" w:evenVBand="0" w:oddHBand="0" w:evenHBand="1" w:firstRowFirstColumn="0" w:firstRowLastColumn="0" w:lastRowFirstColumn="0" w:lastRowLastColumn="0"/>
        </w:trPr>
        <w:tc>
          <w:tcPr>
            <w:tcW w:w="1980" w:type="dxa"/>
          </w:tcPr>
          <w:p w:rsidRPr="00E344DD" w:rsidR="00E344DD" w:rsidP="009C3C28" w:rsidRDefault="00E344DD" w14:paraId="0ADE54CD" w14:textId="77777777">
            <w:pPr>
              <w:jc w:val="left"/>
              <w:rPr>
                <w:rFonts w:cstheme="minorHAnsi"/>
                <w:sz w:val="22"/>
                <w:szCs w:val="22"/>
              </w:rPr>
            </w:pPr>
            <w:r w:rsidRPr="009C3C28">
              <w:rPr>
                <w:rFonts w:cstheme="minorHAnsi"/>
                <w:sz w:val="22"/>
                <w:szCs w:val="22"/>
              </w:rPr>
              <w:t>Managed Aircraft</w:t>
            </w:r>
          </w:p>
        </w:tc>
        <w:tc>
          <w:tcPr>
            <w:tcW w:w="7796" w:type="dxa"/>
          </w:tcPr>
          <w:p w:rsidRPr="009C3C28" w:rsidR="00E344DD" w:rsidP="00852B7B" w:rsidRDefault="009C3C28" w14:paraId="0E67F08D" w14:textId="77777777">
            <w:pPr>
              <w:jc w:val="both"/>
              <w:rPr>
                <w:rFonts w:cstheme="minorHAnsi"/>
                <w:sz w:val="22"/>
                <w:szCs w:val="22"/>
              </w:rPr>
            </w:pPr>
            <w:r>
              <w:rPr>
                <w:rFonts w:cstheme="minorHAnsi"/>
                <w:sz w:val="22"/>
                <w:szCs w:val="22"/>
              </w:rPr>
              <w:t xml:space="preserve">Aircraft </w:t>
            </w:r>
            <w:r w:rsidR="003B68B5">
              <w:rPr>
                <w:rFonts w:cstheme="minorHAnsi"/>
                <w:sz w:val="22"/>
                <w:szCs w:val="22"/>
              </w:rPr>
              <w:t>managed in AMOS by a CAMO</w:t>
            </w:r>
          </w:p>
        </w:tc>
      </w:tr>
      <w:tr w:rsidRPr="00691CD9" w:rsidR="00691CD9" w:rsidTr="00BD77BB" w14:paraId="29A0B40A" w14:textId="77777777">
        <w:trPr>
          <w:cnfStyle w:val="000000100000" w:firstRow="0" w:lastRow="0" w:firstColumn="0" w:lastColumn="0" w:oddVBand="0" w:evenVBand="0" w:oddHBand="1" w:evenHBand="0" w:firstRowFirstColumn="0" w:firstRowLastColumn="0" w:lastRowFirstColumn="0" w:lastRowLastColumn="0"/>
        </w:trPr>
        <w:tc>
          <w:tcPr>
            <w:tcW w:w="1980" w:type="dxa"/>
          </w:tcPr>
          <w:p w:rsidRPr="00FE5A87" w:rsidR="00691CD9" w:rsidP="00EE0040" w:rsidRDefault="00120AF5" w14:paraId="1916A8CB" w14:textId="77777777">
            <w:pPr>
              <w:jc w:val="left"/>
              <w:rPr>
                <w:rFonts w:cstheme="minorHAnsi"/>
                <w:sz w:val="22"/>
                <w:szCs w:val="22"/>
              </w:rPr>
            </w:pPr>
            <w:r>
              <w:rPr>
                <w:rFonts w:cstheme="minorHAnsi"/>
                <w:sz w:val="22"/>
                <w:szCs w:val="22"/>
              </w:rPr>
              <w:t>Non-Managed Aircraft</w:t>
            </w:r>
          </w:p>
        </w:tc>
        <w:tc>
          <w:tcPr>
            <w:tcW w:w="7796" w:type="dxa"/>
          </w:tcPr>
          <w:p w:rsidRPr="00406A11" w:rsidR="00691CD9" w:rsidP="00852B7B" w:rsidRDefault="00406A11" w14:paraId="155644F9" w14:textId="77777777">
            <w:pPr>
              <w:jc w:val="both"/>
              <w:rPr>
                <w:rFonts w:cstheme="minorHAnsi"/>
                <w:sz w:val="22"/>
                <w:szCs w:val="22"/>
              </w:rPr>
            </w:pPr>
            <w:r>
              <w:rPr>
                <w:rFonts w:cstheme="minorHAnsi"/>
                <w:sz w:val="22"/>
                <w:szCs w:val="22"/>
              </w:rPr>
              <w:t xml:space="preserve">Aircraft </w:t>
            </w:r>
            <w:r w:rsidR="009E36DB">
              <w:rPr>
                <w:rFonts w:cstheme="minorHAnsi"/>
                <w:sz w:val="22"/>
                <w:szCs w:val="22"/>
              </w:rPr>
              <w:t>for which is performed third party maintenance</w:t>
            </w:r>
          </w:p>
        </w:tc>
      </w:tr>
      <w:tr w:rsidRPr="00691CD9" w:rsidR="00691CD9" w:rsidTr="00BD77BB" w14:paraId="588040B9" w14:textId="77777777">
        <w:trPr>
          <w:cnfStyle w:val="000000010000" w:firstRow="0" w:lastRow="0" w:firstColumn="0" w:lastColumn="0" w:oddVBand="0" w:evenVBand="0" w:oddHBand="0" w:evenHBand="1" w:firstRowFirstColumn="0" w:firstRowLastColumn="0" w:lastRowFirstColumn="0" w:lastRowLastColumn="0"/>
        </w:trPr>
        <w:tc>
          <w:tcPr>
            <w:tcW w:w="1980" w:type="dxa"/>
          </w:tcPr>
          <w:p w:rsidRPr="0069011D" w:rsidR="00691CD9" w:rsidP="00EE0040" w:rsidRDefault="0069011D" w14:paraId="1527A439" w14:textId="77777777">
            <w:pPr>
              <w:jc w:val="left"/>
              <w:rPr>
                <w:rFonts w:cstheme="minorHAnsi"/>
                <w:sz w:val="22"/>
                <w:szCs w:val="22"/>
              </w:rPr>
            </w:pPr>
            <w:r>
              <w:rPr>
                <w:rFonts w:cstheme="minorHAnsi"/>
                <w:sz w:val="22"/>
                <w:szCs w:val="22"/>
              </w:rPr>
              <w:t>Counters</w:t>
            </w:r>
          </w:p>
        </w:tc>
        <w:tc>
          <w:tcPr>
            <w:tcW w:w="7796" w:type="dxa"/>
          </w:tcPr>
          <w:p w:rsidRPr="009228D4" w:rsidR="00691CD9" w:rsidP="00852B7B" w:rsidRDefault="009228D4" w14:paraId="2CD3E837" w14:textId="77777777">
            <w:pPr>
              <w:jc w:val="both"/>
              <w:rPr>
                <w:rFonts w:cstheme="minorHAnsi"/>
                <w:sz w:val="22"/>
                <w:szCs w:val="22"/>
              </w:rPr>
            </w:pPr>
            <w:r>
              <w:rPr>
                <w:rFonts w:cstheme="minorHAnsi"/>
                <w:sz w:val="22"/>
                <w:szCs w:val="22"/>
              </w:rPr>
              <w:t>Type of pre-defined counters used for this aircraft.</w:t>
            </w:r>
          </w:p>
        </w:tc>
      </w:tr>
      <w:tr w:rsidRPr="00691CD9" w:rsidR="00691CD9" w:rsidTr="00BD77BB" w14:paraId="54EB268D" w14:textId="77777777">
        <w:trPr>
          <w:cnfStyle w:val="000000100000" w:firstRow="0" w:lastRow="0" w:firstColumn="0" w:lastColumn="0" w:oddVBand="0" w:evenVBand="0" w:oddHBand="1" w:evenHBand="0" w:firstRowFirstColumn="0" w:firstRowLastColumn="0" w:lastRowFirstColumn="0" w:lastRowLastColumn="0"/>
        </w:trPr>
        <w:tc>
          <w:tcPr>
            <w:tcW w:w="1980" w:type="dxa"/>
          </w:tcPr>
          <w:p w:rsidRPr="00341B91" w:rsidR="00691CD9" w:rsidP="00EE0040" w:rsidRDefault="00341B91" w14:paraId="4B3FE2A1" w14:textId="77777777">
            <w:pPr>
              <w:jc w:val="left"/>
              <w:rPr>
                <w:rFonts w:cstheme="minorHAnsi"/>
                <w:sz w:val="22"/>
                <w:szCs w:val="22"/>
              </w:rPr>
            </w:pPr>
            <w:r>
              <w:rPr>
                <w:rFonts w:cstheme="minorHAnsi"/>
                <w:sz w:val="22"/>
                <w:szCs w:val="22"/>
              </w:rPr>
              <w:t>Addresses</w:t>
            </w:r>
          </w:p>
        </w:tc>
        <w:tc>
          <w:tcPr>
            <w:tcW w:w="7796" w:type="dxa"/>
          </w:tcPr>
          <w:p w:rsidRPr="00207159" w:rsidR="00691CD9" w:rsidP="00852B7B" w:rsidRDefault="00341B91" w14:paraId="6CE62A21" w14:textId="77777777">
            <w:pPr>
              <w:jc w:val="both"/>
              <w:rPr>
                <w:rFonts w:cstheme="minorHAnsi"/>
                <w:sz w:val="22"/>
                <w:szCs w:val="22"/>
              </w:rPr>
            </w:pPr>
            <w:r>
              <w:rPr>
                <w:rFonts w:cstheme="minorHAnsi"/>
                <w:sz w:val="22"/>
                <w:szCs w:val="22"/>
              </w:rPr>
              <w:t xml:space="preserve">Mandatory information </w:t>
            </w:r>
            <w:r w:rsidR="00207159">
              <w:rPr>
                <w:rFonts w:cstheme="minorHAnsi"/>
                <w:sz w:val="22"/>
                <w:szCs w:val="22"/>
              </w:rPr>
              <w:t>for the ownership and the operator of the aircraft. It does have an impact on financial aspects</w:t>
            </w:r>
            <w:r w:rsidR="00297923">
              <w:rPr>
                <w:rFonts w:cstheme="minorHAnsi"/>
                <w:sz w:val="22"/>
                <w:szCs w:val="22"/>
              </w:rPr>
              <w:t>.</w:t>
            </w:r>
          </w:p>
        </w:tc>
      </w:tr>
      <w:tr w:rsidRPr="00691CD9" w:rsidR="00EC2942" w:rsidTr="00BD77BB" w14:paraId="25F3ED8C" w14:textId="77777777">
        <w:trPr>
          <w:cnfStyle w:val="000000010000" w:firstRow="0" w:lastRow="0" w:firstColumn="0" w:lastColumn="0" w:oddVBand="0" w:evenVBand="0" w:oddHBand="0" w:evenHBand="1" w:firstRowFirstColumn="0" w:firstRowLastColumn="0" w:lastRowFirstColumn="0" w:lastRowLastColumn="0"/>
        </w:trPr>
        <w:tc>
          <w:tcPr>
            <w:tcW w:w="1980" w:type="dxa"/>
          </w:tcPr>
          <w:p w:rsidRPr="007E579E" w:rsidR="00EC2942" w:rsidP="00EE0040" w:rsidRDefault="007E579E" w14:paraId="5C32E515" w14:textId="77777777">
            <w:pPr>
              <w:jc w:val="left"/>
              <w:rPr>
                <w:rFonts w:cstheme="minorHAnsi"/>
                <w:sz w:val="22"/>
                <w:szCs w:val="22"/>
              </w:rPr>
            </w:pPr>
            <w:r>
              <w:rPr>
                <w:rFonts w:cstheme="minorHAnsi"/>
                <w:sz w:val="22"/>
                <w:szCs w:val="22"/>
              </w:rPr>
              <w:t>Daily Hours &amp; Daily Cycles</w:t>
            </w:r>
          </w:p>
        </w:tc>
        <w:tc>
          <w:tcPr>
            <w:tcW w:w="7796" w:type="dxa"/>
          </w:tcPr>
          <w:p w:rsidRPr="000D74C0" w:rsidR="00EC2942" w:rsidP="00852B7B" w:rsidRDefault="00F333A6" w14:paraId="278B4C1E" w14:textId="77777777">
            <w:pPr>
              <w:jc w:val="both"/>
              <w:rPr>
                <w:rFonts w:cstheme="minorHAnsi"/>
                <w:sz w:val="22"/>
                <w:szCs w:val="22"/>
              </w:rPr>
            </w:pPr>
            <w:r>
              <w:rPr>
                <w:rFonts w:ascii="Calibri" w:hAnsi="Calibri" w:cs="Calibri"/>
                <w:sz w:val="21"/>
              </w:rPr>
              <w:t>Average value of estimated flight hours and cycles, which are set manually per aircraft registration (or fleet). The entry is used by the system to calculate future maintenance events, constantly updated with the actual hours and cycles transmitted into AMOS by the OPS system. If the future flight schedule is transferred by the OPS system into AMOS those values are taken into consideration for the calculation of the future maintenance events first.</w:t>
            </w:r>
          </w:p>
        </w:tc>
      </w:tr>
    </w:tbl>
    <w:p w:rsidRPr="0019283C" w:rsidR="00EC2942" w:rsidP="00EC2942" w:rsidRDefault="00EC2942" w14:paraId="19ECD4C0" w14:textId="77777777">
      <w:pPr>
        <w:rPr>
          <w:rFonts w:cstheme="minorHAnsi"/>
          <w:sz w:val="22"/>
          <w:szCs w:val="22"/>
        </w:rPr>
      </w:pPr>
    </w:p>
    <w:p w:rsidRPr="0019283C" w:rsidR="00EC2942" w:rsidP="0019283C" w:rsidRDefault="00EC2942" w14:paraId="2DAA88C4" w14:textId="77777777">
      <w:pPr>
        <w:pStyle w:val="Heading1"/>
        <w:numPr>
          <w:ilvl w:val="0"/>
          <w:numId w:val="4"/>
        </w:numPr>
        <w:rPr>
          <w:rFonts w:asciiTheme="minorHAnsi" w:hAnsiTheme="minorHAnsi" w:cstheme="minorHAnsi"/>
          <w:sz w:val="22"/>
          <w:szCs w:val="22"/>
        </w:rPr>
      </w:pPr>
      <w:bookmarkStart w:name="_Toc159516456" w:id="19"/>
      <w:bookmarkStart w:name="_Toc166423146" w:id="20"/>
      <w:bookmarkEnd w:id="16"/>
      <w:r w:rsidRPr="0019283C">
        <w:rPr>
          <w:rFonts w:asciiTheme="minorHAnsi" w:hAnsiTheme="minorHAnsi" w:cstheme="minorHAnsi"/>
          <w:sz w:val="22"/>
          <w:szCs w:val="22"/>
        </w:rPr>
        <w:t xml:space="preserve">Process </w:t>
      </w:r>
      <w:bookmarkEnd w:id="19"/>
      <w:r w:rsidRPr="0019283C">
        <w:rPr>
          <w:rFonts w:asciiTheme="minorHAnsi" w:hAnsiTheme="minorHAnsi" w:cstheme="minorHAnsi"/>
          <w:sz w:val="22"/>
          <w:szCs w:val="22"/>
        </w:rPr>
        <w:t>Tasks</w:t>
      </w:r>
      <w:bookmarkEnd w:id="20"/>
    </w:p>
    <w:p w:rsidRPr="0070132B" w:rsidR="00EC2942" w:rsidP="00687BE7" w:rsidRDefault="00EC2942" w14:paraId="024D97D4" w14:textId="77777777">
      <w:pPr>
        <w:spacing w:before="240"/>
        <w:jc w:val="both"/>
        <w:rPr>
          <w:rFonts w:cstheme="minorHAnsi"/>
          <w:sz w:val="22"/>
          <w:szCs w:val="22"/>
        </w:rPr>
      </w:pPr>
      <w:r w:rsidRPr="0019283C">
        <w:rPr>
          <w:rFonts w:cstheme="minorHAnsi"/>
          <w:sz w:val="22"/>
          <w:szCs w:val="22"/>
        </w:rPr>
        <w:t xml:space="preserve">Business </w:t>
      </w:r>
      <w:r w:rsidR="0070132B">
        <w:rPr>
          <w:rFonts w:cstheme="minorHAnsi"/>
          <w:sz w:val="22"/>
          <w:szCs w:val="22"/>
        </w:rPr>
        <w:t xml:space="preserve">Process Task / Actions / Activities: </w:t>
      </w:r>
    </w:p>
    <w:p w:rsidRPr="00185FE9" w:rsidR="00185FE9" w:rsidP="00687BE7" w:rsidRDefault="001A79BE" w14:paraId="75C66492" w14:textId="77777777">
      <w:pPr>
        <w:pStyle w:val="ListParagraph"/>
        <w:numPr>
          <w:ilvl w:val="0"/>
          <w:numId w:val="5"/>
        </w:numPr>
        <w:jc w:val="both"/>
        <w:rPr>
          <w:rFonts w:cstheme="minorHAnsi"/>
          <w:sz w:val="22"/>
          <w:szCs w:val="22"/>
        </w:rPr>
      </w:pPr>
      <w:r>
        <w:rPr>
          <w:rFonts w:cstheme="minorHAnsi"/>
          <w:sz w:val="22"/>
          <w:szCs w:val="22"/>
        </w:rPr>
        <w:t xml:space="preserve">Create </w:t>
      </w:r>
      <w:r w:rsidR="004E0479">
        <w:rPr>
          <w:rFonts w:cstheme="minorHAnsi"/>
          <w:sz w:val="22"/>
          <w:szCs w:val="22"/>
        </w:rPr>
        <w:t xml:space="preserve">a new </w:t>
      </w:r>
      <w:r w:rsidR="00A65DD3">
        <w:rPr>
          <w:rFonts w:cstheme="minorHAnsi"/>
          <w:sz w:val="22"/>
          <w:szCs w:val="22"/>
        </w:rPr>
        <w:t>registration</w:t>
      </w:r>
      <w:r w:rsidR="00225049">
        <w:rPr>
          <w:rFonts w:cstheme="minorHAnsi"/>
          <w:sz w:val="22"/>
          <w:szCs w:val="22"/>
        </w:rPr>
        <w:t>:</w:t>
      </w:r>
    </w:p>
    <w:p w:rsidR="00C019CA" w:rsidP="00225049" w:rsidRDefault="00A65DD3" w14:paraId="570D3CF6" w14:textId="77777777">
      <w:pPr>
        <w:ind w:left="1080"/>
        <w:jc w:val="both"/>
        <w:rPr>
          <w:rFonts w:cstheme="minorHAnsi"/>
          <w:sz w:val="22"/>
          <w:szCs w:val="22"/>
        </w:rPr>
      </w:pPr>
      <w:r>
        <w:rPr>
          <w:rFonts w:cstheme="minorHAnsi"/>
          <w:sz w:val="22"/>
          <w:szCs w:val="22"/>
        </w:rPr>
        <w:t>Th</w:t>
      </w:r>
      <w:r w:rsidR="00DE4EFE">
        <w:rPr>
          <w:rFonts w:cstheme="minorHAnsi"/>
          <w:sz w:val="22"/>
          <w:szCs w:val="22"/>
        </w:rPr>
        <w:t>e creation of a new registration</w:t>
      </w:r>
      <w:r w:rsidR="00C80CAF">
        <w:rPr>
          <w:rFonts w:cstheme="minorHAnsi"/>
          <w:sz w:val="22"/>
          <w:szCs w:val="22"/>
        </w:rPr>
        <w:t xml:space="preserve"> </w:t>
      </w:r>
      <w:r w:rsidR="00EB0447">
        <w:rPr>
          <w:rFonts w:cstheme="minorHAnsi"/>
          <w:sz w:val="22"/>
          <w:szCs w:val="22"/>
        </w:rPr>
        <w:t xml:space="preserve">process might differ </w:t>
      </w:r>
      <w:r w:rsidR="00C019CA">
        <w:rPr>
          <w:rFonts w:cstheme="minorHAnsi"/>
          <w:sz w:val="22"/>
          <w:szCs w:val="22"/>
        </w:rPr>
        <w:t>from a managed to a non-managed aircraft</w:t>
      </w:r>
      <w:r w:rsidR="00FB6B70">
        <w:rPr>
          <w:rFonts w:cstheme="minorHAnsi"/>
          <w:sz w:val="22"/>
          <w:szCs w:val="22"/>
        </w:rPr>
        <w:t>.</w:t>
      </w:r>
      <w:r w:rsidR="00CD0EEE">
        <w:rPr>
          <w:rFonts w:cstheme="minorHAnsi"/>
          <w:sz w:val="22"/>
          <w:szCs w:val="22"/>
        </w:rPr>
        <w:t xml:space="preserve"> </w:t>
      </w:r>
    </w:p>
    <w:p w:rsidR="00FB6B70" w:rsidP="00225049" w:rsidRDefault="00337ACD" w14:paraId="31E886F4" w14:textId="77777777">
      <w:pPr>
        <w:ind w:left="1080"/>
        <w:jc w:val="both"/>
        <w:rPr>
          <w:rFonts w:cstheme="minorHAnsi"/>
          <w:sz w:val="22"/>
          <w:szCs w:val="22"/>
          <w:u w:val="single"/>
        </w:rPr>
      </w:pPr>
      <w:r w:rsidRPr="00337ACD">
        <w:rPr>
          <w:rFonts w:cstheme="minorHAnsi"/>
          <w:sz w:val="22"/>
          <w:szCs w:val="22"/>
          <w:u w:val="single"/>
        </w:rPr>
        <w:t>Non-managed Aircraft:</w:t>
      </w:r>
    </w:p>
    <w:p w:rsidRPr="00337ACD" w:rsidR="00337ACD" w:rsidP="00225049" w:rsidRDefault="00CD41FF" w14:paraId="408E1376" w14:textId="77777777">
      <w:pPr>
        <w:ind w:left="1080"/>
        <w:jc w:val="both"/>
        <w:rPr>
          <w:rFonts w:cstheme="minorHAnsi"/>
          <w:sz w:val="22"/>
          <w:szCs w:val="22"/>
        </w:rPr>
      </w:pPr>
      <w:r>
        <w:rPr>
          <w:rFonts w:cstheme="minorHAnsi"/>
          <w:sz w:val="22"/>
          <w:szCs w:val="22"/>
        </w:rPr>
        <w:lastRenderedPageBreak/>
        <w:t xml:space="preserve">The core information contains the aircraft registration, </w:t>
      </w:r>
      <w:r w:rsidR="00381AA6">
        <w:rPr>
          <w:rFonts w:cstheme="minorHAnsi"/>
          <w:sz w:val="22"/>
          <w:szCs w:val="22"/>
        </w:rPr>
        <w:t xml:space="preserve">the aircraft description, </w:t>
      </w:r>
      <w:r w:rsidR="0068616E">
        <w:rPr>
          <w:rFonts w:cstheme="minorHAnsi"/>
          <w:sz w:val="22"/>
          <w:szCs w:val="22"/>
        </w:rPr>
        <w:t xml:space="preserve">the aircraft type, the </w:t>
      </w:r>
      <w:r w:rsidR="00381AA6">
        <w:rPr>
          <w:rFonts w:cstheme="minorHAnsi"/>
          <w:sz w:val="22"/>
          <w:szCs w:val="22"/>
        </w:rPr>
        <w:t xml:space="preserve">A/C </w:t>
      </w:r>
      <w:proofErr w:type="gramStart"/>
      <w:r w:rsidR="00381AA6">
        <w:rPr>
          <w:rFonts w:cstheme="minorHAnsi"/>
          <w:sz w:val="22"/>
          <w:szCs w:val="22"/>
        </w:rPr>
        <w:t>owner</w:t>
      </w:r>
      <w:proofErr w:type="gramEnd"/>
      <w:r w:rsidR="00381AA6">
        <w:rPr>
          <w:rFonts w:cstheme="minorHAnsi"/>
          <w:sz w:val="22"/>
          <w:szCs w:val="22"/>
        </w:rPr>
        <w:t xml:space="preserve"> and the A/C operator addresses (can be the same), </w:t>
      </w:r>
      <w:r w:rsidR="00175F56">
        <w:rPr>
          <w:rFonts w:cstheme="minorHAnsi"/>
          <w:sz w:val="22"/>
          <w:szCs w:val="22"/>
        </w:rPr>
        <w:t xml:space="preserve">the manufacture </w:t>
      </w:r>
      <w:r w:rsidR="00484402">
        <w:rPr>
          <w:rFonts w:cstheme="minorHAnsi"/>
          <w:sz w:val="22"/>
          <w:szCs w:val="22"/>
        </w:rPr>
        <w:t>and delivery date and finally the daily hours and cycles.</w:t>
      </w:r>
    </w:p>
    <w:p w:rsidRPr="007E7CBA" w:rsidR="007E7CBA" w:rsidP="007E7CBA" w:rsidRDefault="007E7CBA" w14:paraId="258D6106" w14:textId="77777777">
      <w:pPr>
        <w:ind w:left="1080"/>
        <w:jc w:val="both"/>
        <w:rPr>
          <w:rFonts w:cstheme="minorHAnsi"/>
          <w:sz w:val="22"/>
          <w:szCs w:val="22"/>
          <w:u w:val="single"/>
        </w:rPr>
      </w:pPr>
      <w:r w:rsidRPr="007E7CBA">
        <w:rPr>
          <w:rFonts w:cstheme="minorHAnsi"/>
          <w:sz w:val="22"/>
          <w:szCs w:val="22"/>
          <w:u w:val="single"/>
        </w:rPr>
        <w:t xml:space="preserve">Managed Aircraft </w:t>
      </w:r>
    </w:p>
    <w:p w:rsidR="00337ACD" w:rsidP="00225049" w:rsidRDefault="004A66A9" w14:paraId="3BCFDDC6" w14:textId="77777777">
      <w:pPr>
        <w:ind w:left="1080"/>
        <w:jc w:val="both"/>
        <w:rPr>
          <w:rFonts w:cstheme="minorHAnsi"/>
          <w:sz w:val="22"/>
          <w:szCs w:val="22"/>
        </w:rPr>
      </w:pPr>
      <w:r>
        <w:rPr>
          <w:rFonts w:cstheme="minorHAnsi"/>
          <w:sz w:val="22"/>
          <w:szCs w:val="22"/>
        </w:rPr>
        <w:t xml:space="preserve">In addition to the non-managed aircraft, </w:t>
      </w:r>
      <w:r w:rsidR="00203E18">
        <w:rPr>
          <w:rFonts w:cstheme="minorHAnsi"/>
          <w:sz w:val="22"/>
          <w:szCs w:val="22"/>
        </w:rPr>
        <w:t>a Maintenance Pr</w:t>
      </w:r>
      <w:r w:rsidR="00E56D6B">
        <w:rPr>
          <w:rFonts w:cstheme="minorHAnsi"/>
          <w:sz w:val="22"/>
          <w:szCs w:val="22"/>
        </w:rPr>
        <w:t>ogram</w:t>
      </w:r>
      <w:r w:rsidR="00571D14">
        <w:rPr>
          <w:rFonts w:cstheme="minorHAnsi"/>
          <w:sz w:val="22"/>
          <w:szCs w:val="22"/>
        </w:rPr>
        <w:t xml:space="preserve"> and </w:t>
      </w:r>
      <w:r w:rsidR="00E56D6B">
        <w:rPr>
          <w:rFonts w:cstheme="minorHAnsi"/>
          <w:sz w:val="22"/>
          <w:szCs w:val="22"/>
        </w:rPr>
        <w:t>a</w:t>
      </w:r>
      <w:r w:rsidR="00571D14">
        <w:rPr>
          <w:rFonts w:cstheme="minorHAnsi"/>
          <w:sz w:val="22"/>
          <w:szCs w:val="22"/>
        </w:rPr>
        <w:t>n aircraft</w:t>
      </w:r>
      <w:r w:rsidR="00E56D6B">
        <w:rPr>
          <w:rFonts w:cstheme="minorHAnsi"/>
          <w:sz w:val="22"/>
          <w:szCs w:val="22"/>
        </w:rPr>
        <w:t xml:space="preserve"> </w:t>
      </w:r>
      <w:r w:rsidR="00571D14">
        <w:rPr>
          <w:rFonts w:cstheme="minorHAnsi"/>
          <w:sz w:val="22"/>
          <w:szCs w:val="22"/>
        </w:rPr>
        <w:t xml:space="preserve">configuration will have to be assigned to the managed aircraft. </w:t>
      </w:r>
      <w:r w:rsidR="00F252A5">
        <w:rPr>
          <w:rFonts w:cstheme="minorHAnsi"/>
          <w:sz w:val="22"/>
          <w:szCs w:val="22"/>
        </w:rPr>
        <w:t xml:space="preserve">Counters will have to </w:t>
      </w:r>
      <w:r w:rsidR="00B74401">
        <w:rPr>
          <w:rFonts w:cstheme="minorHAnsi"/>
          <w:sz w:val="22"/>
          <w:szCs w:val="22"/>
        </w:rPr>
        <w:t xml:space="preserve">be set and initialized and </w:t>
      </w:r>
      <w:r w:rsidR="00A44A05">
        <w:rPr>
          <w:rFonts w:cstheme="minorHAnsi"/>
          <w:sz w:val="22"/>
          <w:szCs w:val="22"/>
        </w:rPr>
        <w:t>weight &amp; balance information filled in</w:t>
      </w:r>
      <w:r w:rsidR="00CF2BDB">
        <w:rPr>
          <w:rFonts w:cstheme="minorHAnsi"/>
          <w:sz w:val="22"/>
          <w:szCs w:val="22"/>
        </w:rPr>
        <w:t>.</w:t>
      </w:r>
      <w:r w:rsidR="00B74401">
        <w:rPr>
          <w:rFonts w:cstheme="minorHAnsi"/>
          <w:sz w:val="22"/>
          <w:szCs w:val="22"/>
        </w:rPr>
        <w:t xml:space="preserve"> </w:t>
      </w:r>
    </w:p>
    <w:p w:rsidRPr="005B7A1C" w:rsidR="00EC2942" w:rsidP="00873464" w:rsidRDefault="00EC2942" w14:paraId="307BD06B" w14:textId="77777777">
      <w:pPr>
        <w:pStyle w:val="ListParagraph"/>
        <w:jc w:val="both"/>
        <w:rPr>
          <w:rFonts w:cstheme="minorHAnsi"/>
          <w:sz w:val="22"/>
          <w:szCs w:val="22"/>
        </w:rPr>
      </w:pPr>
    </w:p>
    <w:p w:rsidRPr="005B7A1C" w:rsidR="0090203A" w:rsidP="005B7A1C" w:rsidRDefault="00EC2942" w14:paraId="18F76A65" w14:textId="77777777">
      <w:pPr>
        <w:pStyle w:val="Heading1"/>
        <w:numPr>
          <w:ilvl w:val="0"/>
          <w:numId w:val="4"/>
        </w:numPr>
        <w:spacing w:after="240"/>
        <w:rPr>
          <w:rFonts w:asciiTheme="minorHAnsi" w:hAnsiTheme="minorHAnsi" w:cstheme="minorHAnsi"/>
          <w:sz w:val="22"/>
          <w:szCs w:val="22"/>
        </w:rPr>
      </w:pPr>
      <w:bookmarkStart w:name="_Toc166423147" w:id="21"/>
      <w:r w:rsidRPr="0019283C">
        <w:rPr>
          <w:rFonts w:asciiTheme="minorHAnsi" w:hAnsiTheme="minorHAnsi" w:cstheme="minorHAnsi"/>
          <w:sz w:val="22"/>
          <w:szCs w:val="22"/>
        </w:rPr>
        <w:t xml:space="preserve">Process </w:t>
      </w:r>
      <w:r w:rsidRPr="0019283C" w:rsidR="0070132B">
        <w:rPr>
          <w:rFonts w:asciiTheme="minorHAnsi" w:hAnsiTheme="minorHAnsi" w:cstheme="minorHAnsi"/>
          <w:sz w:val="22"/>
          <w:szCs w:val="22"/>
        </w:rPr>
        <w:t>Dependencies</w:t>
      </w:r>
      <w:bookmarkEnd w:id="21"/>
    </w:p>
    <w:tbl>
      <w:tblPr>
        <w:tblStyle w:val="TableGrid"/>
        <w:tblW w:w="0" w:type="auto"/>
        <w:tblLook w:val="04A0" w:firstRow="1" w:lastRow="0" w:firstColumn="1" w:lastColumn="0" w:noHBand="0" w:noVBand="1"/>
      </w:tblPr>
      <w:tblGrid>
        <w:gridCol w:w="3224"/>
        <w:gridCol w:w="3225"/>
        <w:gridCol w:w="3225"/>
      </w:tblGrid>
      <w:tr w:rsidRPr="007D2714" w:rsidR="007D2714" w:rsidTr="0090203A" w14:paraId="7382CD66" w14:textId="77777777">
        <w:tc>
          <w:tcPr>
            <w:tcW w:w="3224" w:type="dxa"/>
          </w:tcPr>
          <w:p w:rsidRPr="00EE0040" w:rsidR="0090203A" w:rsidP="00EE0040" w:rsidRDefault="002C409A" w14:paraId="66B97024" w14:textId="77777777">
            <w:pPr>
              <w:rPr>
                <w:rFonts w:cstheme="minorHAnsi"/>
                <w:sz w:val="22"/>
                <w:szCs w:val="22"/>
              </w:rPr>
            </w:pPr>
            <w:r w:rsidRPr="00EE0040">
              <w:rPr>
                <w:rFonts w:cstheme="minorHAnsi"/>
                <w:sz w:val="22"/>
                <w:szCs w:val="22"/>
              </w:rPr>
              <w:t>INPUT</w:t>
            </w:r>
          </w:p>
        </w:tc>
        <w:tc>
          <w:tcPr>
            <w:tcW w:w="3225" w:type="dxa"/>
          </w:tcPr>
          <w:p w:rsidRPr="00EE0040" w:rsidR="0090203A" w:rsidP="00EE0040" w:rsidRDefault="002C409A" w14:paraId="731011E8" w14:textId="77777777">
            <w:pPr>
              <w:rPr>
                <w:rFonts w:cstheme="minorHAnsi"/>
                <w:sz w:val="22"/>
                <w:szCs w:val="22"/>
              </w:rPr>
            </w:pPr>
            <w:r w:rsidRPr="00EE0040">
              <w:rPr>
                <w:rFonts w:cstheme="minorHAnsi"/>
                <w:sz w:val="22"/>
                <w:szCs w:val="22"/>
              </w:rPr>
              <w:t>CONCURRENT</w:t>
            </w:r>
          </w:p>
        </w:tc>
        <w:tc>
          <w:tcPr>
            <w:tcW w:w="3225" w:type="dxa"/>
          </w:tcPr>
          <w:p w:rsidRPr="00EE0040" w:rsidR="0090203A" w:rsidP="00EE0040" w:rsidRDefault="002C409A" w14:paraId="4A8BE2A6" w14:textId="77777777">
            <w:pPr>
              <w:rPr>
                <w:rFonts w:cstheme="minorHAnsi"/>
                <w:sz w:val="22"/>
                <w:szCs w:val="22"/>
              </w:rPr>
            </w:pPr>
            <w:r w:rsidRPr="00EE0040">
              <w:rPr>
                <w:rFonts w:cstheme="minorHAnsi"/>
                <w:sz w:val="22"/>
                <w:szCs w:val="22"/>
              </w:rPr>
              <w:t>OUTPUT</w:t>
            </w:r>
          </w:p>
        </w:tc>
      </w:tr>
      <w:tr w:rsidRPr="007D2714" w:rsidR="007D2714" w:rsidTr="0090203A" w14:paraId="02DD15A9" w14:textId="77777777">
        <w:tc>
          <w:tcPr>
            <w:tcW w:w="3224" w:type="dxa"/>
          </w:tcPr>
          <w:p w:rsidRPr="00CE7D1A" w:rsidR="00167022" w:rsidP="00EE0040" w:rsidRDefault="00EB0C22" w14:paraId="7C0EACC0" w14:textId="77777777">
            <w:pPr>
              <w:pStyle w:val="ListParagraph"/>
              <w:numPr>
                <w:ilvl w:val="0"/>
                <w:numId w:val="5"/>
              </w:numPr>
              <w:rPr>
                <w:rFonts w:cstheme="minorHAnsi"/>
                <w:sz w:val="22"/>
                <w:szCs w:val="22"/>
              </w:rPr>
            </w:pPr>
            <w:r>
              <w:rPr>
                <w:rFonts w:cstheme="minorHAnsi"/>
                <w:sz w:val="22"/>
                <w:szCs w:val="22"/>
              </w:rPr>
              <w:t>01.03</w:t>
            </w:r>
            <w:r w:rsidRPr="00EE0040" w:rsidR="009565EE">
              <w:rPr>
                <w:rFonts w:cstheme="minorHAnsi"/>
                <w:sz w:val="22"/>
                <w:szCs w:val="22"/>
              </w:rPr>
              <w:t xml:space="preserve"> – </w:t>
            </w:r>
            <w:r>
              <w:rPr>
                <w:rFonts w:cstheme="minorHAnsi"/>
                <w:sz w:val="22"/>
                <w:szCs w:val="22"/>
              </w:rPr>
              <w:t>Maintenance Program:</w:t>
            </w:r>
            <w:r w:rsidRPr="00EE0040" w:rsidR="00977390">
              <w:rPr>
                <w:rFonts w:cstheme="minorHAnsi"/>
                <w:sz w:val="22"/>
                <w:szCs w:val="22"/>
              </w:rPr>
              <w:t xml:space="preserve"> Required </w:t>
            </w:r>
            <w:r>
              <w:rPr>
                <w:rFonts w:cstheme="minorHAnsi"/>
                <w:sz w:val="22"/>
                <w:szCs w:val="22"/>
              </w:rPr>
              <w:t xml:space="preserve">for assigning </w:t>
            </w:r>
            <w:r w:rsidR="00CE7D1A">
              <w:rPr>
                <w:rFonts w:cstheme="minorHAnsi"/>
                <w:sz w:val="22"/>
                <w:szCs w:val="22"/>
              </w:rPr>
              <w:t xml:space="preserve">a MP to the </w:t>
            </w:r>
            <w:r w:rsidR="00FD5931">
              <w:rPr>
                <w:rFonts w:cstheme="minorHAnsi"/>
                <w:sz w:val="22"/>
                <w:szCs w:val="22"/>
              </w:rPr>
              <w:t xml:space="preserve">managed </w:t>
            </w:r>
            <w:r w:rsidR="00CE7D1A">
              <w:rPr>
                <w:rFonts w:cstheme="minorHAnsi"/>
                <w:sz w:val="22"/>
                <w:szCs w:val="22"/>
              </w:rPr>
              <w:t>aircraft</w:t>
            </w:r>
          </w:p>
          <w:p w:rsidRPr="00FD5931" w:rsidR="00CE7D1A" w:rsidP="00EE0040" w:rsidRDefault="00CE7D1A" w14:paraId="5A0634C3" w14:textId="77777777">
            <w:pPr>
              <w:pStyle w:val="ListParagraph"/>
              <w:numPr>
                <w:ilvl w:val="0"/>
                <w:numId w:val="5"/>
              </w:numPr>
              <w:rPr>
                <w:rFonts w:cstheme="minorHAnsi"/>
                <w:sz w:val="22"/>
                <w:szCs w:val="22"/>
              </w:rPr>
            </w:pPr>
            <w:r>
              <w:rPr>
                <w:rFonts w:cstheme="minorHAnsi"/>
                <w:sz w:val="22"/>
                <w:szCs w:val="22"/>
              </w:rPr>
              <w:t xml:space="preserve">01.05 – Configuration Management: Required for assigning a </w:t>
            </w:r>
            <w:r w:rsidR="00FD5931">
              <w:rPr>
                <w:rFonts w:cstheme="minorHAnsi"/>
                <w:sz w:val="22"/>
                <w:szCs w:val="22"/>
              </w:rPr>
              <w:t>configuration to the managed aircraft</w:t>
            </w:r>
          </w:p>
          <w:p w:rsidRPr="004F5E08" w:rsidR="004F5E08" w:rsidP="00EE0040" w:rsidRDefault="009B7066" w14:paraId="3B231626" w14:textId="77777777">
            <w:pPr>
              <w:pStyle w:val="ListParagraph"/>
              <w:numPr>
                <w:ilvl w:val="0"/>
                <w:numId w:val="5"/>
              </w:numPr>
              <w:rPr>
                <w:rFonts w:cstheme="minorHAnsi"/>
                <w:sz w:val="22"/>
                <w:szCs w:val="22"/>
              </w:rPr>
            </w:pPr>
            <w:r>
              <w:rPr>
                <w:rFonts w:cstheme="minorHAnsi"/>
                <w:sz w:val="22"/>
                <w:szCs w:val="22"/>
              </w:rPr>
              <w:t xml:space="preserve">01.08 – Weight &amp; Balance: required for </w:t>
            </w:r>
            <w:r w:rsidR="00BA7497">
              <w:rPr>
                <w:rFonts w:cstheme="minorHAnsi"/>
                <w:sz w:val="22"/>
                <w:szCs w:val="22"/>
              </w:rPr>
              <w:t xml:space="preserve">assign </w:t>
            </w:r>
            <w:r w:rsidR="004F5E08">
              <w:rPr>
                <w:rFonts w:cstheme="minorHAnsi"/>
                <w:sz w:val="22"/>
                <w:szCs w:val="22"/>
              </w:rPr>
              <w:t>W&amp;B to the managed aircraft</w:t>
            </w:r>
          </w:p>
          <w:p w:rsidRPr="007873E9" w:rsidR="0090203A" w:rsidP="00030D3F" w:rsidRDefault="004F5E08" w14:paraId="4C158C91" w14:textId="77777777">
            <w:pPr>
              <w:pStyle w:val="ListParagraph"/>
              <w:numPr>
                <w:ilvl w:val="0"/>
                <w:numId w:val="5"/>
              </w:numPr>
              <w:rPr>
                <w:rFonts w:cstheme="minorHAnsi"/>
                <w:sz w:val="22"/>
                <w:szCs w:val="22"/>
              </w:rPr>
            </w:pPr>
            <w:r>
              <w:rPr>
                <w:rFonts w:cstheme="minorHAnsi"/>
                <w:sz w:val="22"/>
                <w:szCs w:val="22"/>
              </w:rPr>
              <w:t>02.04 – Aircraft &amp; Component Counters: To create and assign counters to the managed aircraft</w:t>
            </w:r>
          </w:p>
          <w:p w:rsidRPr="00030D3F" w:rsidR="007873E9" w:rsidP="00030D3F" w:rsidRDefault="007873E9" w14:paraId="71BE6B91" w14:textId="77777777">
            <w:pPr>
              <w:pStyle w:val="ListParagraph"/>
              <w:numPr>
                <w:ilvl w:val="0"/>
                <w:numId w:val="5"/>
              </w:numPr>
              <w:rPr>
                <w:rFonts w:cstheme="minorHAnsi"/>
                <w:sz w:val="22"/>
                <w:szCs w:val="22"/>
              </w:rPr>
            </w:pPr>
            <w:r>
              <w:rPr>
                <w:rFonts w:cstheme="minorHAnsi"/>
                <w:sz w:val="22"/>
                <w:szCs w:val="22"/>
              </w:rPr>
              <w:t>02.05 – Te</w:t>
            </w:r>
            <w:r w:rsidR="00572A74">
              <w:rPr>
                <w:rFonts w:cstheme="minorHAnsi"/>
                <w:sz w:val="22"/>
                <w:szCs w:val="22"/>
              </w:rPr>
              <w:t>ch</w:t>
            </w:r>
            <w:r>
              <w:rPr>
                <w:rFonts w:cstheme="minorHAnsi"/>
                <w:sz w:val="22"/>
                <w:szCs w:val="22"/>
              </w:rPr>
              <w:t>nical Library</w:t>
            </w:r>
            <w:r w:rsidR="00572A74">
              <w:rPr>
                <w:rFonts w:cstheme="minorHAnsi"/>
                <w:sz w:val="22"/>
                <w:szCs w:val="22"/>
              </w:rPr>
              <w:t>: use to</w:t>
            </w:r>
            <w:r w:rsidR="00970950">
              <w:rPr>
                <w:rFonts w:cstheme="minorHAnsi"/>
                <w:sz w:val="22"/>
                <w:szCs w:val="22"/>
              </w:rPr>
              <w:t xml:space="preserve"> map</w:t>
            </w:r>
            <w:r w:rsidR="00572A74">
              <w:rPr>
                <w:rFonts w:cstheme="minorHAnsi"/>
                <w:sz w:val="22"/>
                <w:szCs w:val="22"/>
              </w:rPr>
              <w:t xml:space="preserve"> the aircraft to OEM documentation</w:t>
            </w:r>
            <w:r w:rsidR="00970950">
              <w:rPr>
                <w:rFonts w:cstheme="minorHAnsi"/>
                <w:sz w:val="22"/>
                <w:szCs w:val="22"/>
              </w:rPr>
              <w:t>.</w:t>
            </w:r>
          </w:p>
        </w:tc>
        <w:tc>
          <w:tcPr>
            <w:tcW w:w="3225" w:type="dxa"/>
          </w:tcPr>
          <w:p w:rsidR="0090203A" w:rsidP="00EE0040" w:rsidRDefault="009144B3" w14:paraId="31319229" w14:textId="77777777">
            <w:pPr>
              <w:rPr>
                <w:rFonts w:cstheme="minorHAnsi"/>
                <w:sz w:val="22"/>
                <w:szCs w:val="22"/>
              </w:rPr>
            </w:pPr>
            <w:r>
              <w:rPr>
                <w:rFonts w:cstheme="minorHAnsi"/>
                <w:sz w:val="22"/>
                <w:szCs w:val="22"/>
              </w:rPr>
              <w:t>02.01 – Aircraft Phase-in</w:t>
            </w:r>
          </w:p>
          <w:p w:rsidR="007873E9" w:rsidP="00EE0040" w:rsidRDefault="007873E9" w14:paraId="55C10BBB" w14:textId="77777777">
            <w:pPr>
              <w:rPr>
                <w:rFonts w:cstheme="minorHAnsi"/>
                <w:sz w:val="22"/>
                <w:szCs w:val="22"/>
              </w:rPr>
            </w:pPr>
            <w:r>
              <w:rPr>
                <w:rFonts w:cstheme="minorHAnsi"/>
                <w:sz w:val="22"/>
                <w:szCs w:val="22"/>
              </w:rPr>
              <w:t xml:space="preserve">02.03 </w:t>
            </w:r>
            <w:r w:rsidR="00572A74">
              <w:rPr>
                <w:rFonts w:cstheme="minorHAnsi"/>
                <w:sz w:val="22"/>
                <w:szCs w:val="22"/>
              </w:rPr>
              <w:t xml:space="preserve">- </w:t>
            </w:r>
            <w:r>
              <w:rPr>
                <w:rFonts w:cstheme="minorHAnsi"/>
                <w:sz w:val="22"/>
                <w:szCs w:val="22"/>
              </w:rPr>
              <w:t>Multi operator A/C transfer</w:t>
            </w:r>
          </w:p>
          <w:p w:rsidRPr="009144B3" w:rsidR="00572A74" w:rsidP="00EE0040" w:rsidRDefault="00572A74" w14:paraId="69EBE0CB" w14:textId="77777777">
            <w:pPr>
              <w:rPr>
                <w:rFonts w:cstheme="minorHAnsi"/>
                <w:sz w:val="22"/>
                <w:szCs w:val="22"/>
              </w:rPr>
            </w:pPr>
            <w:r>
              <w:rPr>
                <w:rFonts w:cstheme="minorHAnsi"/>
                <w:sz w:val="22"/>
                <w:szCs w:val="22"/>
              </w:rPr>
              <w:t xml:space="preserve">02.09 </w:t>
            </w:r>
            <w:r w:rsidR="002B0F98">
              <w:rPr>
                <w:rFonts w:cstheme="minorHAnsi"/>
                <w:sz w:val="22"/>
                <w:szCs w:val="22"/>
              </w:rPr>
              <w:t>–</w:t>
            </w:r>
            <w:r>
              <w:rPr>
                <w:rFonts w:cstheme="minorHAnsi"/>
                <w:sz w:val="22"/>
                <w:szCs w:val="22"/>
              </w:rPr>
              <w:t xml:space="preserve"> </w:t>
            </w:r>
            <w:r w:rsidR="002B0F98">
              <w:rPr>
                <w:rFonts w:cstheme="minorHAnsi"/>
                <w:sz w:val="22"/>
                <w:szCs w:val="22"/>
              </w:rPr>
              <w:t>Airworthiness Certificate</w:t>
            </w:r>
          </w:p>
        </w:tc>
        <w:tc>
          <w:tcPr>
            <w:tcW w:w="3225" w:type="dxa"/>
          </w:tcPr>
          <w:p w:rsidRPr="00FD5C66" w:rsidR="0090203A" w:rsidP="00EE0040" w:rsidRDefault="00FD5C66" w14:paraId="191BC01D" w14:textId="77777777">
            <w:pPr>
              <w:pStyle w:val="ListParagraph"/>
              <w:numPr>
                <w:ilvl w:val="0"/>
                <w:numId w:val="5"/>
              </w:numPr>
              <w:rPr>
                <w:rFonts w:cstheme="minorHAnsi"/>
                <w:sz w:val="22"/>
                <w:szCs w:val="22"/>
              </w:rPr>
            </w:pPr>
            <w:r>
              <w:rPr>
                <w:rFonts w:cstheme="minorHAnsi"/>
                <w:sz w:val="22"/>
                <w:szCs w:val="22"/>
              </w:rPr>
              <w:t>03.01</w:t>
            </w:r>
            <w:r w:rsidRPr="00EE0040" w:rsidR="007D2714">
              <w:rPr>
                <w:rFonts w:cstheme="minorHAnsi"/>
                <w:sz w:val="22"/>
                <w:szCs w:val="22"/>
              </w:rPr>
              <w:t xml:space="preserve"> – </w:t>
            </w:r>
            <w:r>
              <w:rPr>
                <w:rFonts w:cstheme="minorHAnsi"/>
                <w:sz w:val="22"/>
                <w:szCs w:val="22"/>
              </w:rPr>
              <w:t>Planning</w:t>
            </w:r>
          </w:p>
          <w:p w:rsidRPr="00BA7C6D" w:rsidR="00FD5C66" w:rsidP="00EE0040" w:rsidRDefault="00BA7C6D" w14:paraId="58A5CF62" w14:textId="77777777">
            <w:pPr>
              <w:pStyle w:val="ListParagraph"/>
              <w:numPr>
                <w:ilvl w:val="0"/>
                <w:numId w:val="5"/>
              </w:numPr>
              <w:rPr>
                <w:rFonts w:cstheme="minorHAnsi"/>
                <w:sz w:val="22"/>
                <w:szCs w:val="22"/>
              </w:rPr>
            </w:pPr>
            <w:r>
              <w:rPr>
                <w:rFonts w:cstheme="minorHAnsi"/>
                <w:sz w:val="22"/>
                <w:szCs w:val="22"/>
              </w:rPr>
              <w:t>05.01 – Aircraft Acceptance</w:t>
            </w:r>
          </w:p>
          <w:p w:rsidRPr="003C334F" w:rsidR="00BA7C6D" w:rsidP="00EE0040" w:rsidRDefault="00BA7C6D" w14:paraId="6C11BAF1" w14:textId="77777777">
            <w:pPr>
              <w:pStyle w:val="ListParagraph"/>
              <w:numPr>
                <w:ilvl w:val="0"/>
                <w:numId w:val="5"/>
              </w:numPr>
              <w:rPr>
                <w:rFonts w:cstheme="minorHAnsi"/>
                <w:sz w:val="22"/>
                <w:szCs w:val="22"/>
              </w:rPr>
            </w:pPr>
            <w:r>
              <w:rPr>
                <w:rFonts w:cstheme="minorHAnsi"/>
                <w:sz w:val="22"/>
                <w:szCs w:val="22"/>
              </w:rPr>
              <w:t>06.0</w:t>
            </w:r>
            <w:r w:rsidR="003C334F">
              <w:rPr>
                <w:rFonts w:cstheme="minorHAnsi"/>
                <w:sz w:val="22"/>
                <w:szCs w:val="22"/>
              </w:rPr>
              <w:t>1</w:t>
            </w:r>
            <w:r>
              <w:rPr>
                <w:rFonts w:cstheme="minorHAnsi"/>
                <w:sz w:val="22"/>
                <w:szCs w:val="22"/>
              </w:rPr>
              <w:t xml:space="preserve"> </w:t>
            </w:r>
            <w:r w:rsidR="003C334F">
              <w:rPr>
                <w:rFonts w:cstheme="minorHAnsi"/>
                <w:sz w:val="22"/>
                <w:szCs w:val="22"/>
              </w:rPr>
              <w:t>–</w:t>
            </w:r>
            <w:r>
              <w:rPr>
                <w:rFonts w:cstheme="minorHAnsi"/>
                <w:sz w:val="22"/>
                <w:szCs w:val="22"/>
              </w:rPr>
              <w:t xml:space="preserve"> Flee</w:t>
            </w:r>
            <w:r w:rsidR="003C334F">
              <w:rPr>
                <w:rFonts w:cstheme="minorHAnsi"/>
                <w:sz w:val="22"/>
                <w:szCs w:val="22"/>
              </w:rPr>
              <w:t>t Status Monitoring</w:t>
            </w:r>
          </w:p>
          <w:p w:rsidRPr="00A66D62" w:rsidR="003C334F" w:rsidP="00EE0040" w:rsidRDefault="003C334F" w14:paraId="7F3D8F4E" w14:textId="77777777">
            <w:pPr>
              <w:pStyle w:val="ListParagraph"/>
              <w:numPr>
                <w:ilvl w:val="0"/>
                <w:numId w:val="5"/>
              </w:numPr>
              <w:rPr>
                <w:rFonts w:cstheme="minorHAnsi"/>
                <w:sz w:val="22"/>
                <w:szCs w:val="22"/>
              </w:rPr>
            </w:pPr>
            <w:r>
              <w:rPr>
                <w:rFonts w:cstheme="minorHAnsi"/>
                <w:sz w:val="22"/>
                <w:szCs w:val="22"/>
              </w:rPr>
              <w:t>08.01 – Maintenance Check Control</w:t>
            </w:r>
          </w:p>
          <w:p w:rsidRPr="00030D3F" w:rsidR="00030D3F" w:rsidP="00EE0040" w:rsidRDefault="00030D3F" w14:paraId="77AFA8EE" w14:textId="77777777">
            <w:pPr>
              <w:pStyle w:val="ListParagraph"/>
              <w:numPr>
                <w:ilvl w:val="0"/>
                <w:numId w:val="5"/>
              </w:numPr>
              <w:rPr>
                <w:rFonts w:cstheme="minorHAnsi"/>
                <w:sz w:val="22"/>
                <w:szCs w:val="22"/>
              </w:rPr>
            </w:pPr>
            <w:r>
              <w:rPr>
                <w:rFonts w:cstheme="minorHAnsi"/>
                <w:sz w:val="22"/>
                <w:szCs w:val="22"/>
              </w:rPr>
              <w:t>12.04 – Commercial Pricing &amp; Billing</w:t>
            </w:r>
          </w:p>
          <w:p w:rsidRPr="00335F89" w:rsidR="00A66D62" w:rsidP="00EE0040" w:rsidRDefault="00335F89" w14:paraId="28F0AD92" w14:textId="77777777">
            <w:pPr>
              <w:pStyle w:val="ListParagraph"/>
              <w:numPr>
                <w:ilvl w:val="0"/>
                <w:numId w:val="5"/>
              </w:numPr>
              <w:rPr>
                <w:rFonts w:cstheme="minorHAnsi"/>
                <w:sz w:val="22"/>
                <w:szCs w:val="22"/>
              </w:rPr>
            </w:pPr>
            <w:r>
              <w:rPr>
                <w:rFonts w:cstheme="minorHAnsi"/>
                <w:sz w:val="22"/>
                <w:szCs w:val="22"/>
              </w:rPr>
              <w:t>12.05 – Customer Quotations</w:t>
            </w:r>
          </w:p>
          <w:p w:rsidRPr="00030D3F" w:rsidR="007D2714" w:rsidP="00030D3F" w:rsidRDefault="007D2714" w14:paraId="343F7E4D" w14:textId="77777777">
            <w:pPr>
              <w:ind w:left="360"/>
              <w:rPr>
                <w:rFonts w:cstheme="minorHAnsi"/>
                <w:sz w:val="22"/>
                <w:szCs w:val="22"/>
              </w:rPr>
            </w:pPr>
            <w:r w:rsidRPr="00030D3F">
              <w:rPr>
                <w:rFonts w:cstheme="minorHAnsi"/>
                <w:sz w:val="22"/>
                <w:szCs w:val="22"/>
              </w:rPr>
              <w:t xml:space="preserve"> </w:t>
            </w:r>
          </w:p>
        </w:tc>
      </w:tr>
    </w:tbl>
    <w:p w:rsidRPr="007672F9" w:rsidR="00DA75B8" w:rsidP="00167022" w:rsidRDefault="00DA75B8" w14:paraId="7694A505" w14:textId="77777777">
      <w:pPr>
        <w:pStyle w:val="ListParagraph"/>
        <w:rPr>
          <w:rFonts w:cstheme="minorHAnsi"/>
          <w:i/>
          <w:sz w:val="22"/>
          <w:szCs w:val="22"/>
        </w:rPr>
      </w:pPr>
    </w:p>
    <w:p w:rsidRPr="0019283C" w:rsidR="00EC2942" w:rsidP="00EC2942" w:rsidRDefault="00EC2942" w14:paraId="3F8BAC9A" w14:textId="77777777">
      <w:pPr>
        <w:spacing w:line="240" w:lineRule="exact"/>
        <w:rPr>
          <w:rFonts w:cstheme="minorHAnsi"/>
          <w:sz w:val="22"/>
          <w:szCs w:val="22"/>
        </w:rPr>
      </w:pPr>
    </w:p>
    <w:p w:rsidRPr="0019283C" w:rsidR="00EC2942" w:rsidP="00EC2942" w:rsidRDefault="00EC2942" w14:paraId="6C695D32" w14:textId="77777777">
      <w:pPr>
        <w:spacing w:line="240" w:lineRule="exact"/>
        <w:rPr>
          <w:rFonts w:cstheme="minorHAnsi"/>
          <w:sz w:val="22"/>
          <w:szCs w:val="22"/>
        </w:rPr>
      </w:pPr>
    </w:p>
    <w:p w:rsidRPr="0019283C" w:rsidR="00EC2942" w:rsidP="00EC2942" w:rsidRDefault="00EC2942" w14:paraId="21292B6C" w14:textId="77777777">
      <w:pPr>
        <w:spacing w:line="240" w:lineRule="exact"/>
        <w:rPr>
          <w:rFonts w:cstheme="minorHAnsi"/>
          <w:sz w:val="22"/>
          <w:szCs w:val="22"/>
        </w:rPr>
        <w:sectPr w:rsidRPr="0019283C" w:rsidR="00EC2942" w:rsidSect="00BD77BB">
          <w:headerReference w:type="default" r:id="rId14"/>
          <w:footerReference w:type="default" r:id="rId15"/>
          <w:footerReference w:type="first" r:id="rId16"/>
          <w:pgSz w:w="11907" w:h="16840" w:orient="portrait" w:code="9"/>
          <w:pgMar w:top="1134" w:right="1134" w:bottom="1418" w:left="1089" w:header="340" w:footer="340" w:gutter="0"/>
          <w:cols w:space="720"/>
          <w:docGrid w:linePitch="360"/>
        </w:sectPr>
      </w:pPr>
    </w:p>
    <w:p w:rsidR="00EC2942" w:rsidP="00FA08CA" w:rsidRDefault="00EC2942" w14:paraId="43738335" w14:textId="77777777">
      <w:pPr>
        <w:pStyle w:val="Heading1"/>
        <w:numPr>
          <w:ilvl w:val="0"/>
          <w:numId w:val="4"/>
        </w:numPr>
        <w:rPr>
          <w:rFonts w:asciiTheme="minorHAnsi" w:hAnsiTheme="minorHAnsi" w:cstheme="minorHAnsi"/>
          <w:sz w:val="22"/>
          <w:szCs w:val="22"/>
        </w:rPr>
      </w:pPr>
      <w:bookmarkStart w:name="_Toc166423148" w:id="22"/>
      <w:r w:rsidRPr="0019283C">
        <w:rPr>
          <w:rFonts w:asciiTheme="minorHAnsi" w:hAnsiTheme="minorHAnsi" w:cstheme="minorHAnsi"/>
          <w:sz w:val="22"/>
          <w:szCs w:val="22"/>
        </w:rPr>
        <w:lastRenderedPageBreak/>
        <w:t xml:space="preserve">Process </w:t>
      </w:r>
      <w:r w:rsidR="0070132B">
        <w:rPr>
          <w:rFonts w:asciiTheme="minorHAnsi" w:hAnsiTheme="minorHAnsi" w:cstheme="minorHAnsi"/>
          <w:sz w:val="22"/>
          <w:szCs w:val="22"/>
        </w:rPr>
        <w:t>Flow</w:t>
      </w:r>
      <w:bookmarkEnd w:id="22"/>
    </w:p>
    <w:p w:rsidRPr="00BB023B" w:rsidR="00BB023B" w:rsidP="00BB023B" w:rsidRDefault="00BB023B" w14:paraId="417D7234" w14:textId="77777777"/>
    <w:p w:rsidR="00875F5F" w:rsidP="5747D08F" w:rsidRDefault="00620719" w14:paraId="04930897" w14:noSpellErr="1" w14:textId="77E89101">
      <w:pPr>
        <w:jc w:val="center"/>
        <w:rPr>
          <w:rFonts w:cs="Calibri" w:cstheme="minorAscii"/>
          <w:sz w:val="22"/>
          <w:szCs w:val="22"/>
        </w:rPr>
      </w:pPr>
      <w:ins w:author="Dupont Dimitri" w:date="2024-11-18T15:28:00Z" w:id="1842996474">
        <w:r w:rsidRPr="5747D08F" w:rsidR="00620719">
          <w:rPr>
            <w:rFonts w:cs="Calibri" w:cstheme="minorAscii"/>
            <w:sz w:val="22"/>
            <w:szCs w:val="22"/>
          </w:rPr>
          <w:t xml:space="preserve"> </w:t>
        </w:r>
      </w:ins>
      <w:del w:author="Dupont Dimitri" w:date="2024-11-18T14:41:00Z" w:id="187721526">
        <w:r w:rsidR="00F673EB">
          <w:drawing>
            <wp:inline wp14:editId="1BB85F39" wp14:anchorId="0E5F519D">
              <wp:extent cx="6970530" cy="4912244"/>
              <wp:effectExtent l="0" t="0" r="1905" b="3175"/>
              <wp:docPr id="1" name="Picture 1" title=""/>
              <wp:cNvGraphicFramePr>
                <a:graphicFrameLocks noChangeAspect="1"/>
              </wp:cNvGraphicFramePr>
              <a:graphic>
                <a:graphicData uri="http://schemas.openxmlformats.org/drawingml/2006/picture">
                  <pic:pic>
                    <pic:nvPicPr>
                      <pic:cNvPr id="0" name="Picture 1"/>
                      <pic:cNvPicPr/>
                    </pic:nvPicPr>
                    <pic:blipFill>
                      <a:blip r:embed="R3a9a87a361134d44">
                        <a:extLst>
                          <a:ext xmlns:a="http://schemas.openxmlformats.org/drawingml/2006/main" uri="{28A0092B-C50C-407E-A947-70E740481C1C}">
                            <a14:useLocalDpi val="0"/>
                          </a:ext>
                        </a:extLst>
                      </a:blip>
                      <a:stretch>
                        <a:fillRect/>
                      </a:stretch>
                    </pic:blipFill>
                    <pic:spPr>
                      <a:xfrm rot="0" flipH="0" flipV="0">
                        <a:off x="0" y="0"/>
                        <a:ext cx="6970530" cy="4912244"/>
                      </a:xfrm>
                      <a:prstGeom prst="rect">
                        <a:avLst/>
                      </a:prstGeom>
                    </pic:spPr>
                  </pic:pic>
                </a:graphicData>
              </a:graphic>
            </wp:inline>
          </w:drawing>
        </w:r>
      </w:del>
    </w:p>
    <w:p w:rsidRPr="0019283C" w:rsidR="00EC2942" w:rsidP="00BB023B" w:rsidRDefault="00EC2942" w14:paraId="17BD3837" w14:textId="77777777">
      <w:pPr>
        <w:jc w:val="center"/>
        <w:rPr>
          <w:rFonts w:cstheme="minorHAnsi"/>
          <w:sz w:val="22"/>
          <w:szCs w:val="22"/>
        </w:rPr>
      </w:pPr>
    </w:p>
    <w:p w:rsidRPr="005B7A1C" w:rsidR="00EC2942" w:rsidP="005B7A1C" w:rsidRDefault="0070132B" w14:paraId="512241AA" w14:textId="77777777">
      <w:pPr>
        <w:pStyle w:val="Heading1"/>
        <w:numPr>
          <w:ilvl w:val="0"/>
          <w:numId w:val="4"/>
        </w:numPr>
        <w:spacing w:after="240"/>
        <w:rPr>
          <w:rFonts w:asciiTheme="minorHAnsi" w:hAnsiTheme="minorHAnsi" w:cstheme="minorHAnsi"/>
          <w:sz w:val="22"/>
          <w:szCs w:val="22"/>
        </w:rPr>
      </w:pPr>
      <w:bookmarkStart w:name="_Toc166423149" w:id="25"/>
      <w:r>
        <w:rPr>
          <w:rFonts w:asciiTheme="minorHAnsi" w:hAnsiTheme="minorHAnsi" w:cstheme="minorHAnsi"/>
          <w:sz w:val="22"/>
          <w:szCs w:val="22"/>
        </w:rPr>
        <w:t xml:space="preserve">Process Design </w:t>
      </w:r>
      <w:r w:rsidRPr="0019283C" w:rsidR="00EC2942">
        <w:rPr>
          <w:rFonts w:asciiTheme="minorHAnsi" w:hAnsiTheme="minorHAnsi" w:cstheme="minorHAnsi"/>
          <w:sz w:val="22"/>
          <w:szCs w:val="22"/>
        </w:rPr>
        <w:t>Questions</w:t>
      </w:r>
      <w:bookmarkEnd w:id="25"/>
    </w:p>
    <w:tbl>
      <w:tblPr>
        <w:tblStyle w:val="TableAMOS"/>
        <w:tblW w:w="13750" w:type="dxa"/>
        <w:tblInd w:w="-147" w:type="dxa"/>
        <w:tblLook w:val="04A0" w:firstRow="1" w:lastRow="0" w:firstColumn="1" w:lastColumn="0" w:noHBand="0" w:noVBand="1"/>
      </w:tblPr>
      <w:tblGrid>
        <w:gridCol w:w="851"/>
        <w:gridCol w:w="7088"/>
        <w:gridCol w:w="5811"/>
      </w:tblGrid>
      <w:tr w:rsidRPr="0019283C" w:rsidR="00EC2942" w:rsidTr="00FE2679" w14:paraId="58A8DBD7" w14:textId="77777777">
        <w:trPr>
          <w:cnfStyle w:val="100000000000" w:firstRow="1" w:lastRow="0" w:firstColumn="0" w:lastColumn="0" w:oddVBand="0" w:evenVBand="0" w:oddHBand="0" w:evenHBand="0" w:firstRowFirstColumn="0" w:firstRowLastColumn="0" w:lastRowFirstColumn="0" w:lastRowLastColumn="0"/>
          <w:tblHeader/>
        </w:trPr>
        <w:tc>
          <w:tcPr>
            <w:tcW w:w="851" w:type="dxa"/>
          </w:tcPr>
          <w:p w:rsidRPr="0019283C" w:rsidR="00EC2942" w:rsidP="007C2A51" w:rsidRDefault="00EC2942" w14:paraId="2A3DECA1" w14:textId="77777777">
            <w:pPr>
              <w:rPr>
                <w:rFonts w:cstheme="minorHAnsi"/>
                <w:sz w:val="22"/>
                <w:szCs w:val="22"/>
              </w:rPr>
            </w:pPr>
            <w:r w:rsidRPr="0019283C">
              <w:rPr>
                <w:rFonts w:cstheme="minorHAnsi"/>
                <w:sz w:val="22"/>
                <w:szCs w:val="22"/>
              </w:rPr>
              <w:t>#</w:t>
            </w:r>
          </w:p>
        </w:tc>
        <w:tc>
          <w:tcPr>
            <w:tcW w:w="7088" w:type="dxa"/>
          </w:tcPr>
          <w:p w:rsidRPr="0019283C" w:rsidR="00EC2942" w:rsidP="00BD77BB" w:rsidRDefault="00EC2942" w14:paraId="24AB961C" w14:textId="77777777">
            <w:pPr>
              <w:rPr>
                <w:rFonts w:cstheme="minorHAnsi"/>
                <w:sz w:val="22"/>
                <w:szCs w:val="22"/>
              </w:rPr>
            </w:pPr>
            <w:r w:rsidRPr="0019283C">
              <w:rPr>
                <w:rFonts w:cstheme="minorHAnsi"/>
                <w:sz w:val="22"/>
                <w:szCs w:val="22"/>
              </w:rPr>
              <w:t>Question</w:t>
            </w:r>
          </w:p>
        </w:tc>
        <w:tc>
          <w:tcPr>
            <w:tcW w:w="5811" w:type="dxa"/>
          </w:tcPr>
          <w:p w:rsidRPr="0019283C" w:rsidR="00EC2942" w:rsidP="00BD77BB" w:rsidRDefault="00EC2942" w14:paraId="65AA7DCC" w14:textId="77777777">
            <w:pPr>
              <w:rPr>
                <w:rFonts w:cstheme="minorHAnsi"/>
                <w:sz w:val="22"/>
                <w:szCs w:val="22"/>
              </w:rPr>
            </w:pPr>
            <w:r w:rsidRPr="0019283C">
              <w:rPr>
                <w:rFonts w:cstheme="minorHAnsi"/>
                <w:sz w:val="22"/>
                <w:szCs w:val="22"/>
              </w:rPr>
              <w:t>Answer</w:t>
            </w:r>
          </w:p>
        </w:tc>
      </w:tr>
      <w:tr w:rsidRPr="0019283C" w:rsidR="007C2A51" w14:paraId="31855409" w14:textId="77777777">
        <w:trPr>
          <w:cnfStyle w:val="000000100000" w:firstRow="0" w:lastRow="0" w:firstColumn="0" w:lastColumn="0" w:oddVBand="0" w:evenVBand="0" w:oddHBand="1" w:evenHBand="0" w:firstRowFirstColumn="0" w:firstRowLastColumn="0" w:lastRowFirstColumn="0" w:lastRowLastColumn="0"/>
        </w:trPr>
        <w:tc>
          <w:tcPr>
            <w:tcW w:w="851" w:type="dxa"/>
            <w:vAlign w:val="top"/>
          </w:tcPr>
          <w:p w:rsidRPr="00FE2679" w:rsidR="007C2A51" w:rsidP="007C2A51" w:rsidRDefault="007C2A51" w14:paraId="6106B40D" w14:textId="77777777">
            <w:pPr>
              <w:rPr>
                <w:rFonts w:cstheme="minorHAnsi"/>
                <w:sz w:val="22"/>
                <w:szCs w:val="22"/>
              </w:rPr>
            </w:pPr>
            <w:r>
              <w:rPr>
                <w:rFonts w:ascii="Calibri" w:hAnsi="Calibri" w:cs="Calibri"/>
                <w:color w:val="172B4D"/>
                <w:sz w:val="22"/>
                <w:szCs w:val="22"/>
              </w:rPr>
              <w:t>1</w:t>
            </w:r>
          </w:p>
        </w:tc>
        <w:tc>
          <w:tcPr>
            <w:tcW w:w="7088" w:type="dxa"/>
            <w:vAlign w:val="top"/>
          </w:tcPr>
          <w:p w:rsidRPr="001526DA" w:rsidR="007C2A51" w:rsidP="007C2A51" w:rsidRDefault="001526DA" w14:paraId="5936349B" w14:textId="77777777">
            <w:pPr>
              <w:jc w:val="both"/>
              <w:rPr>
                <w:rFonts w:cstheme="minorHAnsi"/>
                <w:sz w:val="22"/>
                <w:szCs w:val="22"/>
              </w:rPr>
            </w:pPr>
            <w:r>
              <w:rPr>
                <w:rFonts w:cstheme="minorHAnsi"/>
                <w:sz w:val="22"/>
                <w:szCs w:val="22"/>
              </w:rPr>
              <w:t>How do you define aircraft type?</w:t>
            </w:r>
          </w:p>
        </w:tc>
        <w:tc>
          <w:tcPr>
            <w:tcW w:w="5811" w:type="dxa"/>
          </w:tcPr>
          <w:p w:rsidRPr="0019283C" w:rsidR="007C2A51" w:rsidP="007C2A51" w:rsidRDefault="007C2A51" w14:paraId="0F8D0F01" w14:textId="77777777">
            <w:pPr>
              <w:rPr>
                <w:rFonts w:cstheme="minorHAnsi"/>
                <w:sz w:val="22"/>
                <w:szCs w:val="22"/>
              </w:rPr>
            </w:pPr>
          </w:p>
        </w:tc>
      </w:tr>
      <w:tr w:rsidRPr="0019283C" w:rsidR="007C2A51" w14:paraId="11AD2A12" w14:textId="77777777">
        <w:trPr>
          <w:cnfStyle w:val="000000010000" w:firstRow="0" w:lastRow="0" w:firstColumn="0" w:lastColumn="0" w:oddVBand="0" w:evenVBand="0" w:oddHBand="0" w:evenHBand="1" w:firstRowFirstColumn="0" w:firstRowLastColumn="0" w:lastRowFirstColumn="0" w:lastRowLastColumn="0"/>
        </w:trPr>
        <w:tc>
          <w:tcPr>
            <w:tcW w:w="851" w:type="dxa"/>
            <w:vAlign w:val="top"/>
          </w:tcPr>
          <w:p w:rsidRPr="00FE2679" w:rsidR="007C2A51" w:rsidP="007C2A51" w:rsidRDefault="007C2A51" w14:paraId="62F5995C" w14:textId="77777777">
            <w:pPr>
              <w:rPr>
                <w:rFonts w:cstheme="minorHAnsi"/>
                <w:sz w:val="22"/>
                <w:szCs w:val="22"/>
              </w:rPr>
            </w:pPr>
            <w:r>
              <w:rPr>
                <w:rFonts w:ascii="Calibri" w:hAnsi="Calibri" w:cs="Calibri"/>
                <w:color w:val="172B4D"/>
                <w:sz w:val="22"/>
                <w:szCs w:val="22"/>
              </w:rPr>
              <w:t>2</w:t>
            </w:r>
          </w:p>
        </w:tc>
        <w:tc>
          <w:tcPr>
            <w:tcW w:w="7088" w:type="dxa"/>
            <w:vAlign w:val="top"/>
          </w:tcPr>
          <w:p w:rsidR="007C2A51" w:rsidP="007C2A51" w:rsidRDefault="001526DA" w14:paraId="03095231" w14:textId="77777777">
            <w:pPr>
              <w:jc w:val="both"/>
              <w:rPr>
                <w:rFonts w:cstheme="minorHAnsi"/>
                <w:sz w:val="22"/>
                <w:szCs w:val="22"/>
              </w:rPr>
            </w:pPr>
            <w:r>
              <w:rPr>
                <w:rFonts w:cstheme="minorHAnsi"/>
                <w:sz w:val="22"/>
                <w:szCs w:val="22"/>
              </w:rPr>
              <w:t xml:space="preserve">Do you use </w:t>
            </w:r>
            <w:r w:rsidR="003E4386">
              <w:rPr>
                <w:rFonts w:cstheme="minorHAnsi"/>
                <w:sz w:val="22"/>
                <w:szCs w:val="22"/>
              </w:rPr>
              <w:t>model and subtype?</w:t>
            </w:r>
          </w:p>
          <w:p w:rsidRPr="001526DA" w:rsidR="003E4386" w:rsidP="007C2A51" w:rsidRDefault="003E4386" w14:paraId="17A2C745" w14:textId="77777777">
            <w:pPr>
              <w:jc w:val="both"/>
              <w:rPr>
                <w:rFonts w:cstheme="minorHAnsi"/>
                <w:sz w:val="22"/>
                <w:szCs w:val="22"/>
              </w:rPr>
            </w:pPr>
            <w:r>
              <w:rPr>
                <w:rFonts w:cstheme="minorHAnsi"/>
                <w:sz w:val="22"/>
                <w:szCs w:val="22"/>
              </w:rPr>
              <w:t>If yes, how do you define the models and subtype?</w:t>
            </w:r>
          </w:p>
        </w:tc>
        <w:tc>
          <w:tcPr>
            <w:tcW w:w="5811" w:type="dxa"/>
          </w:tcPr>
          <w:p w:rsidRPr="0019283C" w:rsidR="007C2A51" w:rsidP="007C2A51" w:rsidRDefault="007C2A51" w14:paraId="5AC34EA6" w14:textId="77777777">
            <w:pPr>
              <w:rPr>
                <w:rFonts w:cstheme="minorHAnsi"/>
                <w:sz w:val="22"/>
                <w:szCs w:val="22"/>
              </w:rPr>
            </w:pPr>
          </w:p>
        </w:tc>
      </w:tr>
      <w:tr w:rsidRPr="0019283C" w:rsidR="007C2A51" w14:paraId="34A07594" w14:textId="77777777">
        <w:trPr>
          <w:cnfStyle w:val="000000100000" w:firstRow="0" w:lastRow="0" w:firstColumn="0" w:lastColumn="0" w:oddVBand="0" w:evenVBand="0" w:oddHBand="1" w:evenHBand="0" w:firstRowFirstColumn="0" w:firstRowLastColumn="0" w:lastRowFirstColumn="0" w:lastRowLastColumn="0"/>
        </w:trPr>
        <w:tc>
          <w:tcPr>
            <w:tcW w:w="851" w:type="dxa"/>
            <w:vAlign w:val="top"/>
          </w:tcPr>
          <w:p w:rsidRPr="00FE2679" w:rsidR="007C2A51" w:rsidP="007C2A51" w:rsidRDefault="007C2A51" w14:paraId="3B33C05E" w14:textId="77777777">
            <w:pPr>
              <w:rPr>
                <w:rFonts w:cstheme="minorHAnsi"/>
                <w:sz w:val="22"/>
                <w:szCs w:val="22"/>
              </w:rPr>
            </w:pPr>
            <w:r>
              <w:rPr>
                <w:rFonts w:ascii="Calibri" w:hAnsi="Calibri" w:cs="Calibri"/>
                <w:color w:val="172B4D"/>
                <w:sz w:val="22"/>
                <w:szCs w:val="22"/>
              </w:rPr>
              <w:t>3</w:t>
            </w:r>
          </w:p>
        </w:tc>
        <w:tc>
          <w:tcPr>
            <w:tcW w:w="7088" w:type="dxa"/>
            <w:vAlign w:val="top"/>
          </w:tcPr>
          <w:p w:rsidRPr="002B0F98" w:rsidR="007C2A51" w:rsidP="007C2A51" w:rsidRDefault="00ED4C13" w14:paraId="4B67A918" w14:textId="77777777">
            <w:pPr>
              <w:jc w:val="both"/>
              <w:rPr>
                <w:rFonts w:cstheme="minorHAnsi"/>
                <w:sz w:val="22"/>
                <w:szCs w:val="22"/>
              </w:rPr>
            </w:pPr>
            <w:r>
              <w:rPr>
                <w:rFonts w:cstheme="minorHAnsi"/>
                <w:sz w:val="22"/>
                <w:szCs w:val="22"/>
              </w:rPr>
              <w:t xml:space="preserve">Who (what </w:t>
            </w:r>
            <w:r w:rsidR="00BD6C84">
              <w:rPr>
                <w:rFonts w:cstheme="minorHAnsi"/>
                <w:sz w:val="22"/>
                <w:szCs w:val="22"/>
              </w:rPr>
              <w:t>department)</w:t>
            </w:r>
            <w:r>
              <w:rPr>
                <w:rFonts w:cstheme="minorHAnsi"/>
                <w:sz w:val="22"/>
                <w:szCs w:val="22"/>
              </w:rPr>
              <w:t xml:space="preserve"> is responsible to create </w:t>
            </w:r>
            <w:proofErr w:type="gramStart"/>
            <w:r>
              <w:rPr>
                <w:rFonts w:cstheme="minorHAnsi"/>
                <w:sz w:val="22"/>
                <w:szCs w:val="22"/>
              </w:rPr>
              <w:t>aircrafts</w:t>
            </w:r>
            <w:r w:rsidR="000524E4">
              <w:rPr>
                <w:rFonts w:cstheme="minorHAnsi"/>
                <w:sz w:val="22"/>
                <w:szCs w:val="22"/>
              </w:rPr>
              <w:t xml:space="preserve"> </w:t>
            </w:r>
            <w:r>
              <w:rPr>
                <w:rFonts w:cstheme="minorHAnsi"/>
                <w:sz w:val="22"/>
                <w:szCs w:val="22"/>
              </w:rPr>
              <w:t>?</w:t>
            </w:r>
            <w:proofErr w:type="gramEnd"/>
            <w:r w:rsidR="00BD6C84">
              <w:rPr>
                <w:rFonts w:cstheme="minorHAnsi"/>
                <w:sz w:val="22"/>
                <w:szCs w:val="22"/>
              </w:rPr>
              <w:t xml:space="preserve">  </w:t>
            </w:r>
          </w:p>
        </w:tc>
        <w:tc>
          <w:tcPr>
            <w:tcW w:w="5811" w:type="dxa"/>
          </w:tcPr>
          <w:p w:rsidRPr="0019283C" w:rsidR="007C2A51" w:rsidP="007C2A51" w:rsidRDefault="007C2A51" w14:paraId="62CEDA7A" w14:textId="77777777">
            <w:pPr>
              <w:rPr>
                <w:rFonts w:cstheme="minorHAnsi"/>
                <w:sz w:val="22"/>
                <w:szCs w:val="22"/>
              </w:rPr>
            </w:pPr>
          </w:p>
        </w:tc>
      </w:tr>
      <w:tr w:rsidRPr="0019283C" w:rsidR="007C2A51" w14:paraId="16ECB9BF" w14:textId="77777777">
        <w:trPr>
          <w:cnfStyle w:val="000000010000" w:firstRow="0" w:lastRow="0" w:firstColumn="0" w:lastColumn="0" w:oddVBand="0" w:evenVBand="0" w:oddHBand="0" w:evenHBand="1" w:firstRowFirstColumn="0" w:firstRowLastColumn="0" w:lastRowFirstColumn="0" w:lastRowLastColumn="0"/>
        </w:trPr>
        <w:tc>
          <w:tcPr>
            <w:tcW w:w="851" w:type="dxa"/>
            <w:vAlign w:val="top"/>
          </w:tcPr>
          <w:p w:rsidRPr="00FE2679" w:rsidR="007C2A51" w:rsidP="007C2A51" w:rsidRDefault="007C2A51" w14:paraId="0ACB80E4" w14:textId="77777777">
            <w:pPr>
              <w:rPr>
                <w:rFonts w:cstheme="minorHAnsi"/>
                <w:sz w:val="22"/>
                <w:szCs w:val="22"/>
              </w:rPr>
            </w:pPr>
            <w:r>
              <w:rPr>
                <w:rFonts w:ascii="Calibri" w:hAnsi="Calibri" w:cs="Calibri"/>
                <w:color w:val="172B4D"/>
                <w:sz w:val="22"/>
                <w:szCs w:val="22"/>
              </w:rPr>
              <w:t>4</w:t>
            </w:r>
          </w:p>
        </w:tc>
        <w:tc>
          <w:tcPr>
            <w:tcW w:w="7088" w:type="dxa"/>
            <w:vAlign w:val="top"/>
          </w:tcPr>
          <w:p w:rsidRPr="0019283C" w:rsidR="007C2A51" w:rsidP="007C2A51" w:rsidRDefault="000524E4" w14:paraId="3C1C614D" w14:textId="77777777">
            <w:pPr>
              <w:jc w:val="both"/>
              <w:rPr>
                <w:rFonts w:cstheme="minorHAnsi"/>
                <w:sz w:val="22"/>
                <w:szCs w:val="22"/>
              </w:rPr>
            </w:pPr>
            <w:r>
              <w:rPr>
                <w:rFonts w:cstheme="minorHAnsi"/>
                <w:sz w:val="22"/>
                <w:szCs w:val="22"/>
              </w:rPr>
              <w:t>Do you have a nomenclature for the aircraft description?</w:t>
            </w:r>
          </w:p>
        </w:tc>
        <w:tc>
          <w:tcPr>
            <w:tcW w:w="5811" w:type="dxa"/>
          </w:tcPr>
          <w:p w:rsidRPr="0019283C" w:rsidR="007C2A51" w:rsidP="007C2A51" w:rsidRDefault="007C2A51" w14:paraId="27CDA2D6" w14:textId="77777777">
            <w:pPr>
              <w:rPr>
                <w:rFonts w:cstheme="minorHAnsi"/>
                <w:sz w:val="22"/>
                <w:szCs w:val="22"/>
              </w:rPr>
            </w:pPr>
          </w:p>
        </w:tc>
      </w:tr>
      <w:tr w:rsidRPr="0019283C" w:rsidR="007C2A51" w14:paraId="68D100BA" w14:textId="77777777">
        <w:trPr>
          <w:cnfStyle w:val="000000100000" w:firstRow="0" w:lastRow="0" w:firstColumn="0" w:lastColumn="0" w:oddVBand="0" w:evenVBand="0" w:oddHBand="1" w:evenHBand="0" w:firstRowFirstColumn="0" w:firstRowLastColumn="0" w:lastRowFirstColumn="0" w:lastRowLastColumn="0"/>
        </w:trPr>
        <w:tc>
          <w:tcPr>
            <w:tcW w:w="851" w:type="dxa"/>
            <w:vAlign w:val="top"/>
          </w:tcPr>
          <w:p w:rsidR="007C2A51" w:rsidP="007C2A51" w:rsidRDefault="007C2A51" w14:paraId="129E8B3D" w14:textId="77777777">
            <w:pPr>
              <w:rPr>
                <w:rFonts w:cstheme="minorHAnsi"/>
                <w:sz w:val="22"/>
                <w:szCs w:val="22"/>
              </w:rPr>
            </w:pPr>
            <w:r>
              <w:rPr>
                <w:rFonts w:ascii="Calibri" w:hAnsi="Calibri" w:cs="Calibri"/>
                <w:color w:val="172B4D"/>
                <w:sz w:val="22"/>
                <w:szCs w:val="22"/>
              </w:rPr>
              <w:t>5</w:t>
            </w:r>
          </w:p>
        </w:tc>
        <w:tc>
          <w:tcPr>
            <w:tcW w:w="7088" w:type="dxa"/>
            <w:vAlign w:val="top"/>
          </w:tcPr>
          <w:p w:rsidR="007C2A51" w:rsidP="007C2A51" w:rsidRDefault="00C836A9" w14:paraId="67505523" w14:textId="77777777">
            <w:pPr>
              <w:jc w:val="both"/>
              <w:rPr>
                <w:rFonts w:ascii="Calibri" w:hAnsi="Calibri" w:cs="Calibri"/>
                <w:sz w:val="21"/>
              </w:rPr>
            </w:pPr>
            <w:r>
              <w:rPr>
                <w:rFonts w:ascii="Calibri" w:hAnsi="Calibri" w:cs="Calibri"/>
                <w:sz w:val="21"/>
              </w:rPr>
              <w:t>Will your company use Ratings?</w:t>
            </w:r>
          </w:p>
          <w:p w:rsidRPr="00C836A9" w:rsidR="00C836A9" w:rsidP="007C2A51" w:rsidRDefault="00C836A9" w14:paraId="0FDEFF7A" w14:textId="77777777">
            <w:pPr>
              <w:jc w:val="both"/>
              <w:rPr>
                <w:rFonts w:ascii="Calibri" w:hAnsi="Calibri" w:cs="Calibri"/>
                <w:sz w:val="21"/>
              </w:rPr>
            </w:pPr>
            <w:r>
              <w:rPr>
                <w:rFonts w:ascii="Calibri" w:hAnsi="Calibri" w:cs="Calibri"/>
                <w:sz w:val="21"/>
              </w:rPr>
              <w:t>If yes, which types?</w:t>
            </w:r>
          </w:p>
        </w:tc>
        <w:tc>
          <w:tcPr>
            <w:tcW w:w="5811" w:type="dxa"/>
          </w:tcPr>
          <w:p w:rsidRPr="0019283C" w:rsidR="007C2A51" w:rsidP="007C2A51" w:rsidRDefault="007C2A51" w14:paraId="78FBA40A" w14:textId="77777777">
            <w:pPr>
              <w:rPr>
                <w:rFonts w:cstheme="minorHAnsi"/>
                <w:sz w:val="22"/>
                <w:szCs w:val="22"/>
              </w:rPr>
            </w:pPr>
          </w:p>
        </w:tc>
      </w:tr>
      <w:tr w:rsidRPr="0019283C" w:rsidR="007C2A51" w14:paraId="2513D4FB" w14:textId="77777777">
        <w:trPr>
          <w:cnfStyle w:val="000000010000" w:firstRow="0" w:lastRow="0" w:firstColumn="0" w:lastColumn="0" w:oddVBand="0" w:evenVBand="0" w:oddHBand="0" w:evenHBand="1" w:firstRowFirstColumn="0" w:firstRowLastColumn="0" w:lastRowFirstColumn="0" w:lastRowLastColumn="0"/>
        </w:trPr>
        <w:tc>
          <w:tcPr>
            <w:tcW w:w="851" w:type="dxa"/>
            <w:vAlign w:val="top"/>
          </w:tcPr>
          <w:p w:rsidR="007C2A51" w:rsidP="007C2A51" w:rsidRDefault="007C2A51" w14:paraId="3515CB65" w14:textId="77777777">
            <w:pPr>
              <w:rPr>
                <w:rFonts w:cstheme="minorHAnsi"/>
                <w:sz w:val="22"/>
                <w:szCs w:val="22"/>
              </w:rPr>
            </w:pPr>
            <w:r>
              <w:rPr>
                <w:rFonts w:ascii="Calibri" w:hAnsi="Calibri" w:cs="Calibri"/>
                <w:color w:val="172B4D"/>
                <w:sz w:val="22"/>
                <w:szCs w:val="22"/>
              </w:rPr>
              <w:t>6</w:t>
            </w:r>
          </w:p>
        </w:tc>
        <w:tc>
          <w:tcPr>
            <w:tcW w:w="7088" w:type="dxa"/>
            <w:vAlign w:val="top"/>
          </w:tcPr>
          <w:p w:rsidR="007C2A51" w:rsidP="007C2A51" w:rsidRDefault="00611845" w14:paraId="2028A3C8" w14:textId="77777777">
            <w:pPr>
              <w:jc w:val="both"/>
              <w:rPr>
                <w:rFonts w:ascii="Calibri" w:hAnsi="Calibri" w:cs="Calibri"/>
                <w:sz w:val="21"/>
              </w:rPr>
            </w:pPr>
            <w:r>
              <w:rPr>
                <w:rFonts w:ascii="Calibri" w:hAnsi="Calibri" w:cs="Calibri"/>
                <w:sz w:val="21"/>
              </w:rPr>
              <w:t>Will your company use special counters?</w:t>
            </w:r>
          </w:p>
          <w:p w:rsidRPr="00611845" w:rsidR="00611845" w:rsidP="007C2A51" w:rsidRDefault="00611845" w14:paraId="521FEB13" w14:textId="77777777">
            <w:pPr>
              <w:jc w:val="both"/>
              <w:rPr>
                <w:rFonts w:ascii="Calibri" w:hAnsi="Calibri" w:cs="Calibri"/>
                <w:sz w:val="21"/>
              </w:rPr>
            </w:pPr>
            <w:r>
              <w:rPr>
                <w:rFonts w:ascii="Calibri" w:hAnsi="Calibri" w:cs="Calibri"/>
                <w:sz w:val="21"/>
              </w:rPr>
              <w:t>If yes, which ones?</w:t>
            </w:r>
          </w:p>
        </w:tc>
        <w:tc>
          <w:tcPr>
            <w:tcW w:w="5811" w:type="dxa"/>
          </w:tcPr>
          <w:p w:rsidRPr="0019283C" w:rsidR="007C2A51" w:rsidP="007C2A51" w:rsidRDefault="007C2A51" w14:paraId="2D8A1351" w14:textId="77777777">
            <w:pPr>
              <w:rPr>
                <w:rFonts w:cstheme="minorHAnsi"/>
                <w:sz w:val="22"/>
                <w:szCs w:val="22"/>
              </w:rPr>
            </w:pPr>
          </w:p>
        </w:tc>
      </w:tr>
      <w:tr w:rsidRPr="0019283C" w:rsidR="007C2A51" w14:paraId="28BD66F1" w14:textId="77777777">
        <w:trPr>
          <w:cnfStyle w:val="000000100000" w:firstRow="0" w:lastRow="0" w:firstColumn="0" w:lastColumn="0" w:oddVBand="0" w:evenVBand="0" w:oddHBand="1" w:evenHBand="0" w:firstRowFirstColumn="0" w:firstRowLastColumn="0" w:lastRowFirstColumn="0" w:lastRowLastColumn="0"/>
        </w:trPr>
        <w:tc>
          <w:tcPr>
            <w:tcW w:w="851" w:type="dxa"/>
            <w:vAlign w:val="top"/>
          </w:tcPr>
          <w:p w:rsidR="007C2A51" w:rsidP="007C2A51" w:rsidRDefault="007C2A51" w14:paraId="04DE70C3" w14:textId="77777777">
            <w:pPr>
              <w:rPr>
                <w:rFonts w:cstheme="minorHAnsi"/>
                <w:sz w:val="22"/>
                <w:szCs w:val="22"/>
              </w:rPr>
            </w:pPr>
            <w:r>
              <w:rPr>
                <w:rFonts w:ascii="Calibri" w:hAnsi="Calibri" w:cs="Calibri"/>
                <w:color w:val="172B4D"/>
                <w:sz w:val="22"/>
                <w:szCs w:val="22"/>
              </w:rPr>
              <w:t>7</w:t>
            </w:r>
          </w:p>
        </w:tc>
        <w:tc>
          <w:tcPr>
            <w:tcW w:w="7088" w:type="dxa"/>
            <w:vAlign w:val="top"/>
          </w:tcPr>
          <w:p w:rsidRPr="00611845" w:rsidR="007C2A51" w:rsidP="007C2A51" w:rsidRDefault="00611845" w14:paraId="64989891" w14:textId="77777777">
            <w:pPr>
              <w:jc w:val="both"/>
              <w:rPr>
                <w:rFonts w:ascii="Calibri" w:hAnsi="Calibri" w:cs="Calibri"/>
                <w:sz w:val="21"/>
              </w:rPr>
            </w:pPr>
            <w:r>
              <w:rPr>
                <w:rFonts w:ascii="Calibri" w:hAnsi="Calibri" w:cs="Calibri"/>
                <w:sz w:val="21"/>
              </w:rPr>
              <w:t xml:space="preserve">What kind of aircraft is </w:t>
            </w:r>
            <w:r w:rsidR="00AC2663">
              <w:rPr>
                <w:rFonts w:ascii="Calibri" w:hAnsi="Calibri" w:cs="Calibri"/>
                <w:sz w:val="21"/>
              </w:rPr>
              <w:t>administrated? (Managed only, non-managed only or both)</w:t>
            </w:r>
          </w:p>
        </w:tc>
        <w:tc>
          <w:tcPr>
            <w:tcW w:w="5811" w:type="dxa"/>
          </w:tcPr>
          <w:p w:rsidRPr="0019283C" w:rsidR="007C2A51" w:rsidP="007C2A51" w:rsidRDefault="007C2A51" w14:paraId="4D21E790" w14:textId="77777777">
            <w:pPr>
              <w:rPr>
                <w:rFonts w:cstheme="minorHAnsi"/>
                <w:sz w:val="22"/>
                <w:szCs w:val="22"/>
              </w:rPr>
            </w:pPr>
          </w:p>
        </w:tc>
      </w:tr>
      <w:tr w:rsidRPr="0019283C" w:rsidR="007C2A51" w14:paraId="2B2238E6" w14:textId="77777777">
        <w:trPr>
          <w:cnfStyle w:val="000000010000" w:firstRow="0" w:lastRow="0" w:firstColumn="0" w:lastColumn="0" w:oddVBand="0" w:evenVBand="0" w:oddHBand="0" w:evenHBand="1" w:firstRowFirstColumn="0" w:firstRowLastColumn="0" w:lastRowFirstColumn="0" w:lastRowLastColumn="0"/>
        </w:trPr>
        <w:tc>
          <w:tcPr>
            <w:tcW w:w="851" w:type="dxa"/>
            <w:vAlign w:val="top"/>
          </w:tcPr>
          <w:p w:rsidRPr="00AC2663" w:rsidR="007C2A51" w:rsidP="007C2A51" w:rsidRDefault="00AC2663" w14:paraId="0522E70C" w14:textId="77777777">
            <w:pPr>
              <w:rPr>
                <w:rFonts w:cstheme="minorHAnsi"/>
                <w:sz w:val="22"/>
                <w:szCs w:val="22"/>
              </w:rPr>
            </w:pPr>
            <w:r>
              <w:rPr>
                <w:rFonts w:cstheme="minorHAnsi"/>
                <w:sz w:val="22"/>
                <w:szCs w:val="22"/>
              </w:rPr>
              <w:t>8</w:t>
            </w:r>
          </w:p>
        </w:tc>
        <w:tc>
          <w:tcPr>
            <w:tcW w:w="7088" w:type="dxa"/>
            <w:vAlign w:val="top"/>
          </w:tcPr>
          <w:p w:rsidR="007C2A51" w:rsidP="007C2A51" w:rsidRDefault="001F2CB2" w14:paraId="27067361" w14:textId="7E869E90">
            <w:pPr>
              <w:jc w:val="both"/>
              <w:rPr>
                <w:rFonts w:ascii="Calibri" w:hAnsi="Calibri" w:cs="Calibri"/>
                <w:sz w:val="21"/>
              </w:rPr>
            </w:pPr>
            <w:r>
              <w:rPr>
                <w:rFonts w:ascii="Calibri" w:hAnsi="Calibri" w:cs="Calibri"/>
                <w:sz w:val="21"/>
              </w:rPr>
              <w:t>Will you import aircraft’s leg from a</w:t>
            </w:r>
            <w:ins w:author="Dupont Dimitri" w:date="2024-11-18T14:30:00Z" w:id="26">
              <w:r w:rsidR="003A11C9">
                <w:rPr>
                  <w:rFonts w:ascii="Calibri" w:hAnsi="Calibri" w:cs="Calibri"/>
                  <w:sz w:val="21"/>
                </w:rPr>
                <w:t>n</w:t>
              </w:r>
            </w:ins>
            <w:r>
              <w:rPr>
                <w:rFonts w:ascii="Calibri" w:hAnsi="Calibri" w:cs="Calibri"/>
                <w:sz w:val="21"/>
              </w:rPr>
              <w:t xml:space="preserve"> OPS system?</w:t>
            </w:r>
          </w:p>
          <w:p w:rsidRPr="001F2CB2" w:rsidR="001F2CB2" w:rsidP="007C2A51" w:rsidRDefault="001F2CB2" w14:paraId="3D8516AC" w14:textId="77777777">
            <w:pPr>
              <w:jc w:val="both"/>
              <w:rPr>
                <w:rFonts w:ascii="Calibri" w:hAnsi="Calibri" w:cs="Calibri"/>
                <w:sz w:val="21"/>
              </w:rPr>
            </w:pPr>
            <w:r>
              <w:rPr>
                <w:rFonts w:ascii="Calibri" w:hAnsi="Calibri" w:cs="Calibri"/>
                <w:sz w:val="21"/>
              </w:rPr>
              <w:t>If yes, which one?</w:t>
            </w:r>
          </w:p>
        </w:tc>
        <w:tc>
          <w:tcPr>
            <w:tcW w:w="5811" w:type="dxa"/>
          </w:tcPr>
          <w:p w:rsidRPr="0019283C" w:rsidR="007C2A51" w:rsidP="007C2A51" w:rsidRDefault="007C2A51" w14:paraId="35C3946F" w14:textId="77777777">
            <w:pPr>
              <w:rPr>
                <w:rFonts w:cstheme="minorHAnsi"/>
                <w:sz w:val="22"/>
                <w:szCs w:val="22"/>
              </w:rPr>
            </w:pPr>
          </w:p>
        </w:tc>
      </w:tr>
      <w:tr w:rsidRPr="0019283C" w:rsidR="007C2A51" w14:paraId="2669FC32" w14:textId="77777777">
        <w:trPr>
          <w:cnfStyle w:val="000000100000" w:firstRow="0" w:lastRow="0" w:firstColumn="0" w:lastColumn="0" w:oddVBand="0" w:evenVBand="0" w:oddHBand="1" w:evenHBand="0" w:firstRowFirstColumn="0" w:firstRowLastColumn="0" w:lastRowFirstColumn="0" w:lastRowLastColumn="0"/>
        </w:trPr>
        <w:tc>
          <w:tcPr>
            <w:tcW w:w="851" w:type="dxa"/>
            <w:vAlign w:val="top"/>
          </w:tcPr>
          <w:p w:rsidRPr="001F2CB2" w:rsidR="007C2A51" w:rsidP="007C2A51" w:rsidRDefault="001F2CB2" w14:paraId="5AED8979" w14:textId="77777777">
            <w:pPr>
              <w:rPr>
                <w:rFonts w:cstheme="minorHAnsi"/>
                <w:sz w:val="22"/>
                <w:szCs w:val="22"/>
              </w:rPr>
            </w:pPr>
            <w:r>
              <w:rPr>
                <w:rFonts w:cstheme="minorHAnsi"/>
                <w:sz w:val="22"/>
                <w:szCs w:val="22"/>
              </w:rPr>
              <w:t>9</w:t>
            </w:r>
          </w:p>
        </w:tc>
        <w:tc>
          <w:tcPr>
            <w:tcW w:w="7088" w:type="dxa"/>
            <w:vAlign w:val="top"/>
          </w:tcPr>
          <w:p w:rsidRPr="00B2653B" w:rsidR="007C2A51" w:rsidP="007C2A51" w:rsidRDefault="00B2653B" w14:paraId="65BFD074" w14:textId="77777777">
            <w:pPr>
              <w:jc w:val="both"/>
              <w:rPr>
                <w:rFonts w:ascii="Calibri" w:hAnsi="Calibri" w:cs="Calibri"/>
                <w:sz w:val="21"/>
              </w:rPr>
            </w:pPr>
            <w:r>
              <w:rPr>
                <w:rFonts w:ascii="Calibri" w:hAnsi="Calibri" w:cs="Calibri"/>
                <w:sz w:val="21"/>
              </w:rPr>
              <w:t>Which department is responsible to review the daily average?</w:t>
            </w:r>
          </w:p>
        </w:tc>
        <w:tc>
          <w:tcPr>
            <w:tcW w:w="5811" w:type="dxa"/>
          </w:tcPr>
          <w:p w:rsidRPr="0019283C" w:rsidR="007C2A51" w:rsidP="007C2A51" w:rsidRDefault="007C2A51" w14:paraId="0AACE8C1" w14:textId="77777777">
            <w:pPr>
              <w:rPr>
                <w:rFonts w:cstheme="minorHAnsi"/>
                <w:sz w:val="22"/>
                <w:szCs w:val="22"/>
              </w:rPr>
            </w:pPr>
          </w:p>
        </w:tc>
      </w:tr>
      <w:tr w:rsidRPr="0019283C" w:rsidR="007C2A51" w14:paraId="1E1F7C74" w14:textId="77777777">
        <w:trPr>
          <w:cnfStyle w:val="000000010000" w:firstRow="0" w:lastRow="0" w:firstColumn="0" w:lastColumn="0" w:oddVBand="0" w:evenVBand="0" w:oddHBand="0" w:evenHBand="1" w:firstRowFirstColumn="0" w:firstRowLastColumn="0" w:lastRowFirstColumn="0" w:lastRowLastColumn="0"/>
        </w:trPr>
        <w:tc>
          <w:tcPr>
            <w:tcW w:w="851" w:type="dxa"/>
            <w:vAlign w:val="top"/>
          </w:tcPr>
          <w:p w:rsidRPr="00380DA1" w:rsidR="007C2A51" w:rsidP="007C2A51" w:rsidRDefault="00380DA1" w14:paraId="4AFCD9F6" w14:textId="77777777">
            <w:pPr>
              <w:rPr>
                <w:rFonts w:cstheme="minorHAnsi"/>
                <w:sz w:val="22"/>
                <w:szCs w:val="22"/>
              </w:rPr>
            </w:pPr>
            <w:r>
              <w:rPr>
                <w:rFonts w:cstheme="minorHAnsi"/>
                <w:sz w:val="22"/>
                <w:szCs w:val="22"/>
              </w:rPr>
              <w:t>10</w:t>
            </w:r>
          </w:p>
        </w:tc>
        <w:tc>
          <w:tcPr>
            <w:tcW w:w="7088" w:type="dxa"/>
            <w:vAlign w:val="top"/>
          </w:tcPr>
          <w:p w:rsidRPr="00380DA1" w:rsidR="007C2A51" w:rsidP="007C2A51" w:rsidRDefault="00380DA1" w14:paraId="61429D5D" w14:textId="77777777">
            <w:pPr>
              <w:jc w:val="both"/>
              <w:rPr>
                <w:rFonts w:ascii="Calibri" w:hAnsi="Calibri" w:cs="Calibri"/>
                <w:sz w:val="21"/>
              </w:rPr>
            </w:pPr>
            <w:r>
              <w:rPr>
                <w:rFonts w:ascii="Calibri" w:hAnsi="Calibri" w:cs="Calibri"/>
                <w:sz w:val="21"/>
              </w:rPr>
              <w:t>Will the weight &amp; Balance be handled in AMOS?</w:t>
            </w:r>
          </w:p>
        </w:tc>
        <w:tc>
          <w:tcPr>
            <w:tcW w:w="5811" w:type="dxa"/>
          </w:tcPr>
          <w:p w:rsidRPr="0019283C" w:rsidR="007C2A51" w:rsidP="007C2A51" w:rsidRDefault="007C2A51" w14:paraId="539BE14F" w14:textId="77777777">
            <w:pPr>
              <w:rPr>
                <w:rFonts w:cstheme="minorHAnsi"/>
                <w:sz w:val="22"/>
                <w:szCs w:val="22"/>
              </w:rPr>
            </w:pPr>
          </w:p>
        </w:tc>
      </w:tr>
      <w:tr w:rsidRPr="0019283C" w:rsidR="007C2A51" w14:paraId="6A56ACCA" w14:textId="77777777">
        <w:trPr>
          <w:cnfStyle w:val="000000100000" w:firstRow="0" w:lastRow="0" w:firstColumn="0" w:lastColumn="0" w:oddVBand="0" w:evenVBand="0" w:oddHBand="1" w:evenHBand="0" w:firstRowFirstColumn="0" w:firstRowLastColumn="0" w:lastRowFirstColumn="0" w:lastRowLastColumn="0"/>
        </w:trPr>
        <w:tc>
          <w:tcPr>
            <w:tcW w:w="851" w:type="dxa"/>
            <w:vAlign w:val="top"/>
          </w:tcPr>
          <w:p w:rsidRPr="00380DA1" w:rsidR="007C2A51" w:rsidP="007C2A51" w:rsidRDefault="00380DA1" w14:paraId="38F61F12" w14:textId="77777777">
            <w:pPr>
              <w:rPr>
                <w:rFonts w:cstheme="minorHAnsi"/>
                <w:sz w:val="22"/>
                <w:szCs w:val="22"/>
              </w:rPr>
            </w:pPr>
            <w:r>
              <w:rPr>
                <w:rFonts w:cstheme="minorHAnsi"/>
                <w:sz w:val="22"/>
                <w:szCs w:val="22"/>
              </w:rPr>
              <w:t>11</w:t>
            </w:r>
          </w:p>
        </w:tc>
        <w:tc>
          <w:tcPr>
            <w:tcW w:w="7088" w:type="dxa"/>
            <w:vAlign w:val="top"/>
          </w:tcPr>
          <w:p w:rsidRPr="00C64F68" w:rsidR="007C2A51" w:rsidP="007C2A51" w:rsidRDefault="00C64F68" w14:paraId="5512C077" w14:textId="77777777">
            <w:pPr>
              <w:jc w:val="both"/>
              <w:rPr>
                <w:rFonts w:ascii="Calibri" w:hAnsi="Calibri" w:cs="Calibri"/>
                <w:sz w:val="21"/>
              </w:rPr>
            </w:pPr>
            <w:r>
              <w:rPr>
                <w:rFonts w:ascii="Calibri" w:hAnsi="Calibri" w:cs="Calibri"/>
                <w:sz w:val="21"/>
              </w:rPr>
              <w:t>Will an E-TL be used?</w:t>
            </w:r>
          </w:p>
        </w:tc>
        <w:tc>
          <w:tcPr>
            <w:tcW w:w="5811" w:type="dxa"/>
          </w:tcPr>
          <w:p w:rsidRPr="0019283C" w:rsidR="007C2A51" w:rsidP="007C2A51" w:rsidRDefault="007C2A51" w14:paraId="4B6E87A5" w14:textId="77777777">
            <w:pPr>
              <w:rPr>
                <w:rFonts w:cstheme="minorHAnsi"/>
                <w:sz w:val="22"/>
                <w:szCs w:val="22"/>
              </w:rPr>
            </w:pPr>
          </w:p>
        </w:tc>
      </w:tr>
      <w:tr w:rsidRPr="0019283C" w:rsidR="007C2A51" w14:paraId="1F6BB9FC" w14:textId="77777777">
        <w:trPr>
          <w:cnfStyle w:val="000000010000" w:firstRow="0" w:lastRow="0" w:firstColumn="0" w:lastColumn="0" w:oddVBand="0" w:evenVBand="0" w:oddHBand="0" w:evenHBand="1" w:firstRowFirstColumn="0" w:firstRowLastColumn="0" w:lastRowFirstColumn="0" w:lastRowLastColumn="0"/>
        </w:trPr>
        <w:tc>
          <w:tcPr>
            <w:tcW w:w="851" w:type="dxa"/>
            <w:vAlign w:val="top"/>
          </w:tcPr>
          <w:p w:rsidR="007C2A51" w:rsidP="007C2A51" w:rsidRDefault="007C2A51" w14:paraId="1A2FB826" w14:textId="1DE26493">
            <w:pPr>
              <w:rPr>
                <w:rFonts w:cstheme="minorHAnsi"/>
                <w:sz w:val="22"/>
                <w:szCs w:val="22"/>
              </w:rPr>
            </w:pPr>
            <w:del w:author="Dupont Dimitri" w:date="2024-11-18T14:08:00Z" w:id="27">
              <w:r w:rsidDel="00E02120">
                <w:rPr>
                  <w:rFonts w:cstheme="minorHAnsi"/>
                  <w:sz w:val="22"/>
                  <w:szCs w:val="22"/>
                </w:rPr>
                <w:delText>28</w:delText>
              </w:r>
            </w:del>
            <w:ins w:author="Dupont Dimitri" w:date="2024-11-18T14:08:00Z" w:id="28">
              <w:r w:rsidR="00E02120">
                <w:rPr>
                  <w:rFonts w:cstheme="minorHAnsi"/>
                  <w:sz w:val="22"/>
                  <w:szCs w:val="22"/>
                </w:rPr>
                <w:t>12</w:t>
              </w:r>
            </w:ins>
          </w:p>
        </w:tc>
        <w:tc>
          <w:tcPr>
            <w:tcW w:w="7088" w:type="dxa"/>
            <w:vAlign w:val="top"/>
          </w:tcPr>
          <w:p w:rsidR="007C2A51" w:rsidP="007C2A51" w:rsidRDefault="00E02120" w14:paraId="33B83976" w14:textId="013B4B02">
            <w:pPr>
              <w:jc w:val="both"/>
              <w:rPr>
                <w:rFonts w:ascii="Calibri" w:hAnsi="Calibri" w:cs="Calibri"/>
                <w:sz w:val="21"/>
              </w:rPr>
            </w:pPr>
            <w:ins w:author="Dupont Dimitri" w:date="2024-11-18T14:08:00Z" w:id="29">
              <w:r>
                <w:rPr>
                  <w:rFonts w:ascii="Calibri" w:hAnsi="Calibri" w:cs="Calibri"/>
                  <w:sz w:val="21"/>
                </w:rPr>
                <w:t>-/-</w:t>
              </w:r>
            </w:ins>
          </w:p>
        </w:tc>
        <w:tc>
          <w:tcPr>
            <w:tcW w:w="5811" w:type="dxa"/>
          </w:tcPr>
          <w:p w:rsidRPr="0019283C" w:rsidR="007C2A51" w:rsidP="007C2A51" w:rsidRDefault="007C2A51" w14:paraId="3D812B6D" w14:textId="77777777">
            <w:pPr>
              <w:rPr>
                <w:rFonts w:cstheme="minorHAnsi"/>
                <w:sz w:val="22"/>
                <w:szCs w:val="22"/>
              </w:rPr>
            </w:pPr>
          </w:p>
        </w:tc>
      </w:tr>
      <w:tr w:rsidRPr="0019283C" w:rsidR="007C2A51" w:rsidDel="00E02120" w14:paraId="1BE15368" w14:textId="14ED1B1C">
        <w:trPr>
          <w:cnfStyle w:val="000000100000" w:firstRow="0" w:lastRow="0" w:firstColumn="0" w:lastColumn="0" w:oddVBand="0" w:evenVBand="0" w:oddHBand="1" w:evenHBand="0" w:firstRowFirstColumn="0" w:firstRowLastColumn="0" w:lastRowFirstColumn="0" w:lastRowLastColumn="0"/>
          <w:del w:author="Dupont Dimitri" w:date="2024-11-18T14:09:00Z" w:id="30"/>
        </w:trPr>
        <w:tc>
          <w:tcPr>
            <w:tcW w:w="851" w:type="dxa"/>
            <w:vAlign w:val="top"/>
          </w:tcPr>
          <w:p w:rsidR="007C2A51" w:rsidDel="00E02120" w:rsidP="007C2A51" w:rsidRDefault="007C2A51" w14:paraId="02CAB3AB" w14:textId="735615B4">
            <w:pPr>
              <w:rPr>
                <w:del w:author="Dupont Dimitri" w:date="2024-11-18T14:09:00Z" w:id="31"/>
                <w:rFonts w:cstheme="minorHAnsi"/>
                <w:sz w:val="22"/>
                <w:szCs w:val="22"/>
              </w:rPr>
            </w:pPr>
            <w:del w:author="Dupont Dimitri" w:date="2024-11-18T14:09:00Z" w:id="32">
              <w:r w:rsidDel="00E02120">
                <w:rPr>
                  <w:rFonts w:cstheme="minorHAnsi"/>
                  <w:sz w:val="22"/>
                  <w:szCs w:val="22"/>
                </w:rPr>
                <w:delText>29</w:delText>
              </w:r>
            </w:del>
          </w:p>
        </w:tc>
        <w:tc>
          <w:tcPr>
            <w:tcW w:w="7088" w:type="dxa"/>
            <w:vAlign w:val="top"/>
          </w:tcPr>
          <w:p w:rsidR="007C2A51" w:rsidDel="00E02120" w:rsidP="007C2A51" w:rsidRDefault="007C2A51" w14:paraId="355B66A9" w14:textId="488B83F7">
            <w:pPr>
              <w:jc w:val="both"/>
              <w:rPr>
                <w:del w:author="Dupont Dimitri" w:date="2024-11-18T14:09:00Z" w:id="33"/>
                <w:rFonts w:ascii="Calibri" w:hAnsi="Calibri" w:cs="Calibri"/>
                <w:sz w:val="21"/>
              </w:rPr>
            </w:pPr>
          </w:p>
        </w:tc>
        <w:tc>
          <w:tcPr>
            <w:tcW w:w="5811" w:type="dxa"/>
          </w:tcPr>
          <w:p w:rsidRPr="0019283C" w:rsidR="007C2A51" w:rsidDel="00E02120" w:rsidP="007C2A51" w:rsidRDefault="007C2A51" w14:paraId="0E7E3C70" w14:textId="2B527206">
            <w:pPr>
              <w:rPr>
                <w:del w:author="Dupont Dimitri" w:date="2024-11-18T14:09:00Z" w:id="34"/>
                <w:rFonts w:cstheme="minorHAnsi"/>
                <w:sz w:val="22"/>
                <w:szCs w:val="22"/>
              </w:rPr>
            </w:pPr>
          </w:p>
        </w:tc>
      </w:tr>
      <w:tr w:rsidRPr="0019283C" w:rsidR="007C2A51" w:rsidDel="00E02120" w14:paraId="73C75055" w14:textId="74AF8540">
        <w:trPr>
          <w:cnfStyle w:val="000000010000" w:firstRow="0" w:lastRow="0" w:firstColumn="0" w:lastColumn="0" w:oddVBand="0" w:evenVBand="0" w:oddHBand="0" w:evenHBand="1" w:firstRowFirstColumn="0" w:firstRowLastColumn="0" w:lastRowFirstColumn="0" w:lastRowLastColumn="0"/>
          <w:del w:author="Dupont Dimitri" w:date="2024-11-18T14:09:00Z" w:id="35"/>
        </w:trPr>
        <w:tc>
          <w:tcPr>
            <w:tcW w:w="851" w:type="dxa"/>
            <w:vAlign w:val="top"/>
          </w:tcPr>
          <w:p w:rsidRPr="00FE2679" w:rsidR="007C2A51" w:rsidDel="00E02120" w:rsidP="007C2A51" w:rsidRDefault="007C2A51" w14:paraId="2E497188" w14:textId="160EEB8F">
            <w:pPr>
              <w:rPr>
                <w:del w:author="Dupont Dimitri" w:date="2024-11-18T14:09:00Z" w:id="36"/>
                <w:rFonts w:cstheme="minorHAnsi"/>
                <w:sz w:val="22"/>
                <w:szCs w:val="22"/>
              </w:rPr>
            </w:pPr>
            <w:del w:author="Dupont Dimitri" w:date="2024-11-18T14:09:00Z" w:id="37">
              <w:r w:rsidDel="00E02120">
                <w:rPr>
                  <w:rFonts w:ascii="Calibri" w:hAnsi="Calibri" w:cs="Calibri"/>
                  <w:color w:val="172B4D"/>
                  <w:sz w:val="22"/>
                  <w:szCs w:val="22"/>
                </w:rPr>
                <w:delText>30</w:delText>
              </w:r>
            </w:del>
          </w:p>
        </w:tc>
        <w:tc>
          <w:tcPr>
            <w:tcW w:w="7088" w:type="dxa"/>
            <w:vAlign w:val="top"/>
          </w:tcPr>
          <w:p w:rsidRPr="0019283C" w:rsidR="007C2A51" w:rsidDel="00E02120" w:rsidP="007C2A51" w:rsidRDefault="007C2A51" w14:paraId="52954373" w14:textId="556F9D59">
            <w:pPr>
              <w:jc w:val="both"/>
              <w:rPr>
                <w:del w:author="Dupont Dimitri" w:date="2024-11-18T14:09:00Z" w:id="38"/>
                <w:rFonts w:cstheme="minorHAnsi"/>
                <w:sz w:val="22"/>
                <w:szCs w:val="22"/>
              </w:rPr>
            </w:pPr>
          </w:p>
        </w:tc>
        <w:tc>
          <w:tcPr>
            <w:tcW w:w="5811" w:type="dxa"/>
          </w:tcPr>
          <w:p w:rsidRPr="0019283C" w:rsidR="007C2A51" w:rsidDel="00E02120" w:rsidP="007C2A51" w:rsidRDefault="007C2A51" w14:paraId="434972D6" w14:textId="35F4355A">
            <w:pPr>
              <w:rPr>
                <w:del w:author="Dupont Dimitri" w:date="2024-11-18T14:09:00Z" w:id="39"/>
                <w:rFonts w:cstheme="minorHAnsi"/>
                <w:sz w:val="22"/>
                <w:szCs w:val="22"/>
              </w:rPr>
            </w:pPr>
          </w:p>
        </w:tc>
      </w:tr>
    </w:tbl>
    <w:p w:rsidR="00FE2679" w:rsidP="00EC2942" w:rsidRDefault="00FE2679" w14:paraId="4061CFDB" w14:textId="77777777">
      <w:pPr>
        <w:spacing w:line="240" w:lineRule="exact"/>
        <w:rPr>
          <w:rFonts w:cstheme="minorHAnsi"/>
          <w:sz w:val="22"/>
          <w:szCs w:val="22"/>
        </w:rPr>
      </w:pPr>
    </w:p>
    <w:p w:rsidR="00FE2679" w:rsidP="00EC2942" w:rsidRDefault="00FE2679" w14:paraId="036FCB85" w14:textId="77777777">
      <w:pPr>
        <w:spacing w:line="240" w:lineRule="exact"/>
        <w:rPr>
          <w:rFonts w:cstheme="minorHAnsi"/>
          <w:sz w:val="22"/>
          <w:szCs w:val="22"/>
        </w:rPr>
      </w:pPr>
    </w:p>
    <w:p w:rsidR="00FE2679" w:rsidP="00EC2942" w:rsidRDefault="00FE2679" w14:paraId="72DF6150" w14:textId="77777777">
      <w:pPr>
        <w:spacing w:line="240" w:lineRule="exact"/>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rsidRPr="005B7A1C" w:rsidR="00EC2942" w:rsidP="005B7A1C" w:rsidRDefault="00EC2942" w14:paraId="7EA53C82" w14:textId="77777777">
      <w:pPr>
        <w:pStyle w:val="Heading1"/>
        <w:numPr>
          <w:ilvl w:val="0"/>
          <w:numId w:val="4"/>
        </w:numPr>
        <w:spacing w:after="240"/>
        <w:rPr>
          <w:rFonts w:asciiTheme="minorHAnsi" w:hAnsiTheme="minorHAnsi" w:cstheme="minorHAnsi"/>
          <w:sz w:val="22"/>
          <w:szCs w:val="22"/>
        </w:rPr>
      </w:pPr>
      <w:bookmarkStart w:name="_Toc166423150" w:id="40"/>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40"/>
    </w:p>
    <w:tbl>
      <w:tblPr>
        <w:tblStyle w:val="TableAMOS"/>
        <w:tblW w:w="9351" w:type="dxa"/>
        <w:tblLook w:val="04A0" w:firstRow="1" w:lastRow="0" w:firstColumn="1" w:lastColumn="0" w:noHBand="0" w:noVBand="1"/>
      </w:tblPr>
      <w:tblGrid>
        <w:gridCol w:w="1696"/>
        <w:gridCol w:w="2978"/>
        <w:gridCol w:w="4677"/>
      </w:tblGrid>
      <w:tr w:rsidRPr="0019283C" w:rsidR="00BF6240" w:rsidTr="00BD77BB" w14:paraId="02963361" w14:textId="77777777">
        <w:trPr>
          <w:cnfStyle w:val="100000000000" w:firstRow="1" w:lastRow="0" w:firstColumn="0" w:lastColumn="0" w:oddVBand="0" w:evenVBand="0" w:oddHBand="0" w:evenHBand="0" w:firstRowFirstColumn="0" w:firstRowLastColumn="0" w:lastRowFirstColumn="0" w:lastRowLastColumn="0"/>
          <w:tblHeader/>
        </w:trPr>
        <w:tc>
          <w:tcPr>
            <w:tcW w:w="1696" w:type="dxa"/>
          </w:tcPr>
          <w:p w:rsidRPr="0019283C" w:rsidR="00BF6240" w:rsidP="00BF6240" w:rsidRDefault="00BF6240" w14:paraId="240F5092" w14:textId="77777777">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rsidRPr="0019283C" w:rsidR="00BF6240" w:rsidP="00BF6240" w:rsidRDefault="00BF6240" w14:paraId="7A92C8ED" w14:textId="77777777">
            <w:pPr>
              <w:rPr>
                <w:rFonts w:cstheme="minorHAnsi"/>
                <w:sz w:val="22"/>
                <w:szCs w:val="22"/>
              </w:rPr>
            </w:pPr>
            <w:r>
              <w:rPr>
                <w:rFonts w:cstheme="minorHAnsi"/>
                <w:sz w:val="22"/>
                <w:szCs w:val="22"/>
              </w:rPr>
              <w:t>Description</w:t>
            </w:r>
          </w:p>
        </w:tc>
        <w:tc>
          <w:tcPr>
            <w:tcW w:w="4677" w:type="dxa"/>
          </w:tcPr>
          <w:p w:rsidRPr="0019283C" w:rsidR="00BF6240" w:rsidP="00BF6240" w:rsidRDefault="00BF6240" w14:paraId="6C332EC5" w14:textId="77777777">
            <w:pPr>
              <w:rPr>
                <w:rFonts w:cstheme="minorHAnsi"/>
                <w:sz w:val="22"/>
                <w:szCs w:val="22"/>
              </w:rPr>
            </w:pPr>
            <w:r>
              <w:rPr>
                <w:rFonts w:cstheme="minorHAnsi"/>
                <w:sz w:val="22"/>
                <w:szCs w:val="22"/>
              </w:rPr>
              <w:t>Volume / Manual / Automatic / Static / Dynamic</w:t>
            </w:r>
          </w:p>
        </w:tc>
      </w:tr>
      <w:tr w:rsidRPr="0019283C" w:rsidR="00943F84" w:rsidTr="00BD77BB" w14:paraId="2287ECB4" w14:textId="77777777">
        <w:trPr>
          <w:cnfStyle w:val="000000100000" w:firstRow="0" w:lastRow="0" w:firstColumn="0" w:lastColumn="0" w:oddVBand="0" w:evenVBand="0" w:oddHBand="1" w:evenHBand="0" w:firstRowFirstColumn="0" w:firstRowLastColumn="0" w:lastRowFirstColumn="0" w:lastRowLastColumn="0"/>
        </w:trPr>
        <w:tc>
          <w:tcPr>
            <w:tcW w:w="1696" w:type="dxa"/>
          </w:tcPr>
          <w:p w:rsidRPr="003D474A" w:rsidR="00943F84" w:rsidP="007D2714" w:rsidRDefault="003D474A" w14:paraId="573DD4CC" w14:textId="77777777">
            <w:pPr>
              <w:rPr>
                <w:rFonts w:cstheme="minorHAnsi"/>
                <w:sz w:val="22"/>
                <w:szCs w:val="22"/>
              </w:rPr>
            </w:pPr>
            <w:r>
              <w:rPr>
                <w:rFonts w:cstheme="minorHAnsi"/>
                <w:sz w:val="22"/>
                <w:szCs w:val="22"/>
              </w:rPr>
              <w:t>-/-</w:t>
            </w:r>
          </w:p>
        </w:tc>
        <w:tc>
          <w:tcPr>
            <w:tcW w:w="2978" w:type="dxa"/>
          </w:tcPr>
          <w:p w:rsidRPr="0019283C" w:rsidR="00943F84" w:rsidP="00943F84" w:rsidRDefault="00943F84" w14:paraId="7A1977AA" w14:textId="77777777">
            <w:pPr>
              <w:rPr>
                <w:rFonts w:cstheme="minorHAnsi"/>
                <w:sz w:val="22"/>
                <w:szCs w:val="22"/>
              </w:rPr>
            </w:pPr>
            <w:r>
              <w:rPr>
                <w:rFonts w:cstheme="minorHAnsi"/>
                <w:sz w:val="22"/>
                <w:szCs w:val="22"/>
              </w:rPr>
              <w:t>-/-</w:t>
            </w:r>
          </w:p>
        </w:tc>
        <w:tc>
          <w:tcPr>
            <w:tcW w:w="4677" w:type="dxa"/>
          </w:tcPr>
          <w:p w:rsidRPr="0019283C" w:rsidR="00943F84" w:rsidP="00943F84" w:rsidRDefault="00943F84" w14:paraId="3E10B8A2" w14:textId="77777777">
            <w:pPr>
              <w:rPr>
                <w:rFonts w:cstheme="minorHAnsi"/>
                <w:sz w:val="22"/>
                <w:szCs w:val="22"/>
              </w:rPr>
            </w:pPr>
            <w:r>
              <w:rPr>
                <w:rFonts w:cstheme="minorHAnsi"/>
                <w:sz w:val="22"/>
                <w:szCs w:val="22"/>
              </w:rPr>
              <w:t>-/-</w:t>
            </w:r>
          </w:p>
        </w:tc>
      </w:tr>
      <w:tr w:rsidRPr="0019283C" w:rsidR="005E1536" w:rsidDel="00C163E1" w:rsidTr="00BD77BB" w14:paraId="687EF329" w14:textId="495A402C">
        <w:trPr>
          <w:cnfStyle w:val="000000010000" w:firstRow="0" w:lastRow="0" w:firstColumn="0" w:lastColumn="0" w:oddVBand="0" w:evenVBand="0" w:oddHBand="0" w:evenHBand="1" w:firstRowFirstColumn="0" w:firstRowLastColumn="0" w:lastRowFirstColumn="0" w:lastRowLastColumn="0"/>
          <w:del w:author="Dupont Dimitri" w:date="2024-11-18T14:30:00Z" w:id="41"/>
        </w:trPr>
        <w:tc>
          <w:tcPr>
            <w:tcW w:w="1696" w:type="dxa"/>
          </w:tcPr>
          <w:p w:rsidR="005E1536" w:rsidDel="00C163E1" w:rsidP="005E1536" w:rsidRDefault="005E1536" w14:paraId="539084AA" w14:textId="04BCF175">
            <w:pPr>
              <w:rPr>
                <w:del w:author="Dupont Dimitri" w:date="2024-11-18T14:30:00Z" w:id="42"/>
                <w:rFonts w:cstheme="minorHAnsi"/>
                <w:sz w:val="22"/>
                <w:szCs w:val="22"/>
              </w:rPr>
            </w:pPr>
          </w:p>
        </w:tc>
        <w:tc>
          <w:tcPr>
            <w:tcW w:w="2978" w:type="dxa"/>
          </w:tcPr>
          <w:p w:rsidR="005E1536" w:rsidDel="00C163E1" w:rsidP="00943F84" w:rsidRDefault="005E1536" w14:paraId="6A3E4E57" w14:textId="5F87D737">
            <w:pPr>
              <w:rPr>
                <w:del w:author="Dupont Dimitri" w:date="2024-11-18T14:30:00Z" w:id="43"/>
                <w:rFonts w:cstheme="minorHAnsi"/>
                <w:sz w:val="22"/>
                <w:szCs w:val="22"/>
              </w:rPr>
            </w:pPr>
          </w:p>
        </w:tc>
        <w:tc>
          <w:tcPr>
            <w:tcW w:w="4677" w:type="dxa"/>
          </w:tcPr>
          <w:p w:rsidR="005E1536" w:rsidDel="00C163E1" w:rsidP="00943F84" w:rsidRDefault="005E1536" w14:paraId="73503E9D" w14:textId="79583E48">
            <w:pPr>
              <w:rPr>
                <w:del w:author="Dupont Dimitri" w:date="2024-11-18T14:30:00Z" w:id="44"/>
                <w:rFonts w:cstheme="minorHAnsi"/>
                <w:sz w:val="22"/>
                <w:szCs w:val="22"/>
              </w:rPr>
            </w:pPr>
          </w:p>
        </w:tc>
      </w:tr>
      <w:tr w:rsidRPr="0019283C" w:rsidR="005E1536" w:rsidDel="00C163E1" w:rsidTr="00BD77BB" w14:paraId="0D29344B" w14:textId="1E7B864F">
        <w:trPr>
          <w:cnfStyle w:val="000000100000" w:firstRow="0" w:lastRow="0" w:firstColumn="0" w:lastColumn="0" w:oddVBand="0" w:evenVBand="0" w:oddHBand="1" w:evenHBand="0" w:firstRowFirstColumn="0" w:firstRowLastColumn="0" w:lastRowFirstColumn="0" w:lastRowLastColumn="0"/>
          <w:del w:author="Dupont Dimitri" w:date="2024-11-18T14:30:00Z" w:id="45"/>
        </w:trPr>
        <w:tc>
          <w:tcPr>
            <w:tcW w:w="1696" w:type="dxa"/>
          </w:tcPr>
          <w:p w:rsidR="005E1536" w:rsidDel="00C163E1" w:rsidP="005E1536" w:rsidRDefault="005E1536" w14:paraId="69435BE9" w14:textId="265CC71B">
            <w:pPr>
              <w:rPr>
                <w:del w:author="Dupont Dimitri" w:date="2024-11-18T14:30:00Z" w:id="46"/>
                <w:rFonts w:cstheme="minorHAnsi"/>
                <w:sz w:val="22"/>
                <w:szCs w:val="22"/>
              </w:rPr>
            </w:pPr>
          </w:p>
        </w:tc>
        <w:tc>
          <w:tcPr>
            <w:tcW w:w="2978" w:type="dxa"/>
          </w:tcPr>
          <w:p w:rsidR="005E1536" w:rsidDel="00C163E1" w:rsidP="00943F84" w:rsidRDefault="005E1536" w14:paraId="5829E8B0" w14:textId="504F1898">
            <w:pPr>
              <w:rPr>
                <w:del w:author="Dupont Dimitri" w:date="2024-11-18T14:30:00Z" w:id="47"/>
                <w:rFonts w:cstheme="minorHAnsi"/>
                <w:sz w:val="22"/>
                <w:szCs w:val="22"/>
              </w:rPr>
            </w:pPr>
          </w:p>
        </w:tc>
        <w:tc>
          <w:tcPr>
            <w:tcW w:w="4677" w:type="dxa"/>
          </w:tcPr>
          <w:p w:rsidR="005E1536" w:rsidDel="00C163E1" w:rsidP="00943F84" w:rsidRDefault="005E1536" w14:paraId="5AD0891E" w14:textId="056F6B7E">
            <w:pPr>
              <w:rPr>
                <w:del w:author="Dupont Dimitri" w:date="2024-11-18T14:30:00Z" w:id="48"/>
                <w:rFonts w:cstheme="minorHAnsi"/>
                <w:sz w:val="22"/>
                <w:szCs w:val="22"/>
              </w:rPr>
            </w:pPr>
          </w:p>
        </w:tc>
      </w:tr>
      <w:tr w:rsidRPr="0019283C" w:rsidR="005E1536" w:rsidDel="00C163E1" w:rsidTr="00BD77BB" w14:paraId="0319E692" w14:textId="144EB6E1">
        <w:trPr>
          <w:cnfStyle w:val="000000010000" w:firstRow="0" w:lastRow="0" w:firstColumn="0" w:lastColumn="0" w:oddVBand="0" w:evenVBand="0" w:oddHBand="0" w:evenHBand="1" w:firstRowFirstColumn="0" w:firstRowLastColumn="0" w:lastRowFirstColumn="0" w:lastRowLastColumn="0"/>
          <w:del w:author="Dupont Dimitri" w:date="2024-11-18T14:30:00Z" w:id="49"/>
        </w:trPr>
        <w:tc>
          <w:tcPr>
            <w:tcW w:w="1696" w:type="dxa"/>
          </w:tcPr>
          <w:p w:rsidR="005E1536" w:rsidDel="00C163E1" w:rsidP="005E1536" w:rsidRDefault="005E1536" w14:paraId="00C7E669" w14:textId="03DC4DC2">
            <w:pPr>
              <w:rPr>
                <w:del w:author="Dupont Dimitri" w:date="2024-11-18T14:30:00Z" w:id="50"/>
                <w:rFonts w:cstheme="minorHAnsi"/>
                <w:sz w:val="22"/>
                <w:szCs w:val="22"/>
              </w:rPr>
            </w:pPr>
          </w:p>
        </w:tc>
        <w:tc>
          <w:tcPr>
            <w:tcW w:w="2978" w:type="dxa"/>
          </w:tcPr>
          <w:p w:rsidR="005E1536" w:rsidDel="00C163E1" w:rsidP="00943F84" w:rsidRDefault="005E1536" w14:paraId="0FDEF05C" w14:textId="359FC2C6">
            <w:pPr>
              <w:rPr>
                <w:del w:author="Dupont Dimitri" w:date="2024-11-18T14:30:00Z" w:id="51"/>
                <w:rFonts w:cstheme="minorHAnsi"/>
                <w:sz w:val="22"/>
                <w:szCs w:val="22"/>
              </w:rPr>
            </w:pPr>
          </w:p>
        </w:tc>
        <w:tc>
          <w:tcPr>
            <w:tcW w:w="4677" w:type="dxa"/>
          </w:tcPr>
          <w:p w:rsidR="005E1536" w:rsidDel="00C163E1" w:rsidP="00943F84" w:rsidRDefault="005E1536" w14:paraId="76B7C553" w14:textId="4D0001B7">
            <w:pPr>
              <w:rPr>
                <w:del w:author="Dupont Dimitri" w:date="2024-11-18T14:30:00Z" w:id="52"/>
                <w:rFonts w:cstheme="minorHAnsi"/>
                <w:sz w:val="22"/>
                <w:szCs w:val="22"/>
              </w:rPr>
            </w:pPr>
          </w:p>
        </w:tc>
      </w:tr>
    </w:tbl>
    <w:p w:rsidRPr="0019283C" w:rsidR="00EC2942" w:rsidP="00EC2942" w:rsidRDefault="00EC2942" w14:paraId="13AF3001" w14:textId="77777777">
      <w:pPr>
        <w:rPr>
          <w:rFonts w:cstheme="minorHAnsi"/>
          <w:sz w:val="22"/>
          <w:szCs w:val="22"/>
        </w:rPr>
      </w:pPr>
    </w:p>
    <w:p w:rsidRPr="0019283C" w:rsidR="00EC2942" w:rsidP="00EC2942" w:rsidRDefault="00EC2942" w14:paraId="42D15C59" w14:textId="77777777">
      <w:pPr>
        <w:rPr>
          <w:rFonts w:cstheme="minorHAnsi"/>
          <w:sz w:val="22"/>
          <w:szCs w:val="22"/>
        </w:rPr>
      </w:pPr>
    </w:p>
    <w:p w:rsidRPr="005B7A1C" w:rsidR="00EC2942" w:rsidP="005B7A1C" w:rsidRDefault="00026B72" w14:paraId="74D0A5D5" w14:textId="77777777">
      <w:pPr>
        <w:pStyle w:val="Heading1"/>
        <w:numPr>
          <w:ilvl w:val="0"/>
          <w:numId w:val="4"/>
        </w:numPr>
        <w:spacing w:after="240"/>
        <w:rPr>
          <w:rFonts w:asciiTheme="minorHAnsi" w:hAnsiTheme="minorHAnsi" w:cstheme="minorHAnsi"/>
          <w:sz w:val="22"/>
          <w:szCs w:val="22"/>
        </w:rPr>
      </w:pPr>
      <w:bookmarkStart w:name="_Toc166423151" w:id="53"/>
      <w:r>
        <w:rPr>
          <w:rFonts w:asciiTheme="minorHAnsi" w:hAnsiTheme="minorHAnsi" w:cstheme="minorHAnsi"/>
          <w:sz w:val="22"/>
          <w:szCs w:val="22"/>
        </w:rPr>
        <w:t xml:space="preserve">Other </w:t>
      </w:r>
      <w:r w:rsidRPr="00FA08CA" w:rsidR="00EC2942">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53"/>
    </w:p>
    <w:tbl>
      <w:tblPr>
        <w:tblStyle w:val="TableAMOS"/>
        <w:tblW w:w="9351" w:type="dxa"/>
        <w:tblLook w:val="04A0" w:firstRow="1" w:lastRow="0" w:firstColumn="1" w:lastColumn="0" w:noHBand="0" w:noVBand="1"/>
      </w:tblPr>
      <w:tblGrid>
        <w:gridCol w:w="1696"/>
        <w:gridCol w:w="2978"/>
        <w:gridCol w:w="4677"/>
      </w:tblGrid>
      <w:tr w:rsidRPr="0019283C" w:rsidR="00BF6240" w:rsidTr="0AFE30BD" w14:paraId="6E4C731C" w14:textId="77777777">
        <w:trPr>
          <w:cnfStyle w:val="100000000000" w:firstRow="1" w:lastRow="0" w:firstColumn="0" w:lastColumn="0" w:oddVBand="0" w:evenVBand="0" w:oddHBand="0" w:evenHBand="0" w:firstRowFirstColumn="0" w:firstRowLastColumn="0" w:lastRowFirstColumn="0" w:lastRowLastColumn="0"/>
          <w:tblHeader/>
        </w:trPr>
        <w:tc>
          <w:tcPr>
            <w:tcW w:w="1696" w:type="dxa"/>
          </w:tcPr>
          <w:p w:rsidRPr="00BF6240" w:rsidR="00BF6240" w:rsidP="0AFE30BD" w:rsidRDefault="00BF6240" w14:paraId="0376E4FA" w14:textId="77777777">
            <w:pPr>
              <w:rPr>
                <w:sz w:val="22"/>
                <w:szCs w:val="22"/>
                <w:lang w:val="en-GB"/>
              </w:rPr>
            </w:pPr>
            <w:r w:rsidRPr="0AFE30BD">
              <w:rPr>
                <w:sz w:val="22"/>
                <w:szCs w:val="22"/>
                <w:lang w:val="en-GB"/>
              </w:rPr>
              <w:t xml:space="preserve">Other </w:t>
            </w:r>
            <w:r w:rsidRPr="0AFE30BD" w:rsidR="007D2714">
              <w:rPr>
                <w:sz w:val="22"/>
                <w:szCs w:val="22"/>
                <w:lang w:val="en-GB"/>
              </w:rPr>
              <w:t>Software</w:t>
            </w:r>
          </w:p>
        </w:tc>
        <w:tc>
          <w:tcPr>
            <w:tcW w:w="2978" w:type="dxa"/>
          </w:tcPr>
          <w:p w:rsidRPr="0019283C" w:rsidR="00BF6240" w:rsidP="00BF6240" w:rsidRDefault="00BF6240" w14:paraId="033B0365" w14:textId="77777777">
            <w:pPr>
              <w:rPr>
                <w:rFonts w:cstheme="minorHAnsi"/>
                <w:sz w:val="22"/>
                <w:szCs w:val="22"/>
              </w:rPr>
            </w:pPr>
            <w:r>
              <w:rPr>
                <w:rFonts w:cstheme="minorHAnsi"/>
                <w:sz w:val="22"/>
                <w:szCs w:val="22"/>
              </w:rPr>
              <w:t>Used by:</w:t>
            </w:r>
          </w:p>
        </w:tc>
        <w:tc>
          <w:tcPr>
            <w:tcW w:w="4677" w:type="dxa"/>
          </w:tcPr>
          <w:p w:rsidRPr="0019283C" w:rsidR="00BF6240" w:rsidP="00BF6240" w:rsidRDefault="00BF6240" w14:paraId="09FDF27E" w14:textId="77777777">
            <w:pPr>
              <w:rPr>
                <w:rFonts w:cstheme="minorHAnsi"/>
                <w:sz w:val="22"/>
                <w:szCs w:val="22"/>
              </w:rPr>
            </w:pPr>
            <w:r>
              <w:rPr>
                <w:rFonts w:cstheme="minorHAnsi"/>
                <w:sz w:val="22"/>
                <w:szCs w:val="22"/>
              </w:rPr>
              <w:t>Description</w:t>
            </w:r>
          </w:p>
        </w:tc>
      </w:tr>
      <w:tr w:rsidRPr="0019283C" w:rsidR="00BF6240" w:rsidTr="0AFE30BD" w14:paraId="33394E94" w14:textId="77777777">
        <w:trPr>
          <w:cnfStyle w:val="000000100000" w:firstRow="0" w:lastRow="0" w:firstColumn="0" w:lastColumn="0" w:oddVBand="0" w:evenVBand="0" w:oddHBand="1" w:evenHBand="0" w:firstRowFirstColumn="0" w:firstRowLastColumn="0" w:lastRowFirstColumn="0" w:lastRowLastColumn="0"/>
        </w:trPr>
        <w:tc>
          <w:tcPr>
            <w:tcW w:w="1696" w:type="dxa"/>
          </w:tcPr>
          <w:p w:rsidRPr="00BC2915" w:rsidR="00BF6240" w:rsidP="00BF6240" w:rsidRDefault="00BC2915" w14:paraId="05E8F7DF" w14:textId="77777777">
            <w:pPr>
              <w:rPr>
                <w:rFonts w:cstheme="minorHAnsi"/>
                <w:sz w:val="22"/>
                <w:szCs w:val="22"/>
              </w:rPr>
            </w:pPr>
            <w:r>
              <w:rPr>
                <w:rFonts w:cstheme="minorHAnsi"/>
                <w:sz w:val="22"/>
                <w:szCs w:val="22"/>
              </w:rPr>
              <w:t>OPS</w:t>
            </w:r>
            <w:r w:rsidR="002D3385">
              <w:rPr>
                <w:rFonts w:cstheme="minorHAnsi"/>
                <w:sz w:val="22"/>
                <w:szCs w:val="22"/>
              </w:rPr>
              <w:t xml:space="preserve"> software</w:t>
            </w:r>
          </w:p>
        </w:tc>
        <w:tc>
          <w:tcPr>
            <w:tcW w:w="2978" w:type="dxa"/>
          </w:tcPr>
          <w:p w:rsidRPr="0019283C" w:rsidR="00BF6240" w:rsidP="00BF6240" w:rsidRDefault="004F37B8" w14:paraId="5579D032" w14:textId="77777777">
            <w:pPr>
              <w:rPr>
                <w:rFonts w:cstheme="minorHAnsi"/>
                <w:sz w:val="22"/>
                <w:szCs w:val="22"/>
              </w:rPr>
            </w:pPr>
            <w:r>
              <w:rPr>
                <w:rFonts w:cstheme="minorHAnsi"/>
                <w:sz w:val="22"/>
                <w:szCs w:val="22"/>
              </w:rPr>
              <w:t>-/-</w:t>
            </w:r>
          </w:p>
        </w:tc>
        <w:tc>
          <w:tcPr>
            <w:tcW w:w="4677" w:type="dxa"/>
          </w:tcPr>
          <w:p w:rsidRPr="002D3385" w:rsidR="00BF6240" w:rsidP="00BF6240" w:rsidRDefault="002D3385" w14:paraId="3D34F21E" w14:textId="77777777">
            <w:pPr>
              <w:rPr>
                <w:rFonts w:cstheme="minorHAnsi"/>
                <w:sz w:val="22"/>
                <w:szCs w:val="22"/>
              </w:rPr>
            </w:pPr>
            <w:r>
              <w:rPr>
                <w:rFonts w:cstheme="minorHAnsi"/>
                <w:sz w:val="22"/>
                <w:szCs w:val="22"/>
              </w:rPr>
              <w:t>Used for import</w:t>
            </w:r>
            <w:r w:rsidR="00C64F68">
              <w:rPr>
                <w:rFonts w:cstheme="minorHAnsi"/>
                <w:sz w:val="22"/>
                <w:szCs w:val="22"/>
              </w:rPr>
              <w:t>ing</w:t>
            </w:r>
            <w:r>
              <w:rPr>
                <w:rFonts w:cstheme="minorHAnsi"/>
                <w:sz w:val="22"/>
                <w:szCs w:val="22"/>
              </w:rPr>
              <w:t xml:space="preserve"> aircraft legs</w:t>
            </w:r>
          </w:p>
        </w:tc>
      </w:tr>
      <w:tr w:rsidRPr="0019283C" w:rsidR="00773B50" w:rsidDel="00DE6478" w:rsidTr="0AFE30BD" w14:paraId="0152C24E" w14:textId="62128CB7">
        <w:trPr>
          <w:cnfStyle w:val="000000010000" w:firstRow="0" w:lastRow="0" w:firstColumn="0" w:lastColumn="0" w:oddVBand="0" w:evenVBand="0" w:oddHBand="0" w:evenHBand="1" w:firstRowFirstColumn="0" w:firstRowLastColumn="0" w:lastRowFirstColumn="0" w:lastRowLastColumn="0"/>
          <w:del w:author="Dupont Dimitri" w:date="2024-12-19T15:21:00Z" w:id="54"/>
        </w:trPr>
        <w:tc>
          <w:tcPr>
            <w:tcW w:w="1696" w:type="dxa"/>
          </w:tcPr>
          <w:p w:rsidRPr="00C64F68" w:rsidR="00773B50" w:rsidDel="00DE6478" w:rsidP="00BF6240" w:rsidRDefault="00C64F68" w14:paraId="388849E6" w14:textId="77777777">
            <w:pPr>
              <w:rPr>
                <w:del w:author="Dupont Dimitri" w:date="2024-12-19T15:21:00Z" w:id="55"/>
                <w:rFonts w:cstheme="minorHAnsi"/>
                <w:sz w:val="22"/>
                <w:szCs w:val="22"/>
              </w:rPr>
            </w:pPr>
            <w:del w:author="Dupont Dimitri" w:date="2024-12-19T15:21:00Z" w:id="56">
              <w:r w:rsidDel="00DE6478">
                <w:rPr>
                  <w:rFonts w:cstheme="minorHAnsi"/>
                  <w:sz w:val="22"/>
                  <w:szCs w:val="22"/>
                </w:rPr>
                <w:delText>E-Tlog</w:delText>
              </w:r>
            </w:del>
          </w:p>
        </w:tc>
        <w:tc>
          <w:tcPr>
            <w:tcW w:w="2978" w:type="dxa"/>
          </w:tcPr>
          <w:p w:rsidR="00773B50" w:rsidDel="00DE6478" w:rsidP="00BF6240" w:rsidRDefault="00773B50" w14:paraId="5F87D6FE" w14:textId="727C5650">
            <w:pPr>
              <w:rPr>
                <w:del w:author="Dupont Dimitri" w:date="2024-12-19T15:21:00Z" w:id="57"/>
                <w:rFonts w:cstheme="minorHAnsi"/>
                <w:sz w:val="22"/>
                <w:szCs w:val="22"/>
              </w:rPr>
            </w:pPr>
          </w:p>
        </w:tc>
        <w:tc>
          <w:tcPr>
            <w:tcW w:w="4677" w:type="dxa"/>
          </w:tcPr>
          <w:p w:rsidRPr="003D474A" w:rsidR="00773B50" w:rsidDel="00DE6478" w:rsidP="003D474A" w:rsidRDefault="00773B50" w14:paraId="794FB153" w14:textId="75AF5310">
            <w:pPr>
              <w:jc w:val="left"/>
              <w:rPr>
                <w:del w:author="Dupont Dimitri" w:date="2024-12-19T15:21:00Z" w:id="58"/>
                <w:rFonts w:cstheme="minorHAnsi"/>
                <w:sz w:val="22"/>
                <w:szCs w:val="22"/>
              </w:rPr>
            </w:pPr>
          </w:p>
        </w:tc>
      </w:tr>
      <w:tr w:rsidRPr="0019283C" w:rsidR="00536769" w:rsidTr="0AFE30BD" w14:paraId="1A6C25C3" w14:textId="77777777">
        <w:trPr>
          <w:cnfStyle w:val="000000100000" w:firstRow="0" w:lastRow="0" w:firstColumn="0" w:lastColumn="0" w:oddVBand="0" w:evenVBand="0" w:oddHBand="1" w:evenHBand="0" w:firstRowFirstColumn="0" w:firstRowLastColumn="0" w:lastRowFirstColumn="0" w:lastRowLastColumn="0"/>
        </w:trPr>
        <w:tc>
          <w:tcPr>
            <w:tcW w:w="1696" w:type="dxa"/>
          </w:tcPr>
          <w:p w:rsidR="00536769" w:rsidP="00536769" w:rsidRDefault="00536769" w14:paraId="5EF4D545" w14:textId="58B96D1A">
            <w:pPr>
              <w:rPr>
                <w:rFonts w:cstheme="minorHAnsi"/>
                <w:sz w:val="22"/>
                <w:szCs w:val="22"/>
              </w:rPr>
            </w:pPr>
            <w:ins w:author="Dupont Dimitri" w:date="2024-11-18T14:31:00Z" w:id="59">
              <w:r>
                <w:rPr>
                  <w:rFonts w:cstheme="minorHAnsi"/>
                  <w:sz w:val="22"/>
                  <w:szCs w:val="22"/>
                </w:rPr>
                <w:t>-/-</w:t>
              </w:r>
            </w:ins>
          </w:p>
        </w:tc>
        <w:tc>
          <w:tcPr>
            <w:tcW w:w="2978" w:type="dxa"/>
          </w:tcPr>
          <w:p w:rsidR="00536769" w:rsidP="00536769" w:rsidRDefault="00536769" w14:paraId="71A694FA" w14:textId="274527D0">
            <w:pPr>
              <w:rPr>
                <w:rFonts w:cstheme="minorHAnsi"/>
                <w:sz w:val="22"/>
                <w:szCs w:val="22"/>
              </w:rPr>
            </w:pPr>
            <w:ins w:author="Dupont Dimitri" w:date="2024-11-18T14:31:00Z" w:id="60">
              <w:r>
                <w:rPr>
                  <w:rFonts w:cstheme="minorHAnsi"/>
                  <w:sz w:val="22"/>
                  <w:szCs w:val="22"/>
                </w:rPr>
                <w:t>-/-</w:t>
              </w:r>
            </w:ins>
          </w:p>
        </w:tc>
        <w:tc>
          <w:tcPr>
            <w:tcW w:w="4677" w:type="dxa"/>
          </w:tcPr>
          <w:p w:rsidR="00536769" w:rsidP="00536769" w:rsidRDefault="00536769" w14:paraId="1EAE291E" w14:textId="23152A7C">
            <w:pPr>
              <w:rPr>
                <w:rFonts w:cstheme="minorHAnsi"/>
                <w:sz w:val="22"/>
                <w:szCs w:val="22"/>
              </w:rPr>
            </w:pPr>
            <w:ins w:author="Dupont Dimitri" w:date="2024-11-18T14:31:00Z" w:id="61">
              <w:r>
                <w:rPr>
                  <w:rFonts w:cstheme="minorHAnsi"/>
                  <w:sz w:val="22"/>
                  <w:szCs w:val="22"/>
                </w:rPr>
                <w:t>-/-</w:t>
              </w:r>
            </w:ins>
          </w:p>
        </w:tc>
      </w:tr>
    </w:tbl>
    <w:p w:rsidRPr="0019283C" w:rsidR="00EC2942" w:rsidP="00EC2942" w:rsidRDefault="00EC2942" w14:paraId="41F176B7" w14:textId="77777777">
      <w:pPr>
        <w:rPr>
          <w:rFonts w:cstheme="minorHAnsi"/>
          <w:sz w:val="22"/>
          <w:szCs w:val="22"/>
        </w:rPr>
      </w:pPr>
      <w:bookmarkStart w:name="_Toc159516458" w:id="62"/>
    </w:p>
    <w:p w:rsidRPr="0019283C" w:rsidR="00EC2942" w:rsidP="00EC2942" w:rsidRDefault="00EC2942" w14:paraId="67643241" w14:textId="77777777">
      <w:pPr>
        <w:rPr>
          <w:rFonts w:cstheme="minorHAnsi"/>
          <w:sz w:val="22"/>
          <w:szCs w:val="22"/>
        </w:rPr>
      </w:pPr>
      <w:r w:rsidRPr="0019283C">
        <w:rPr>
          <w:rFonts w:cstheme="minorHAnsi"/>
          <w:sz w:val="22"/>
          <w:szCs w:val="22"/>
        </w:rPr>
        <w:br w:type="page"/>
      </w:r>
    </w:p>
    <w:p w:rsidRPr="005B7A1C" w:rsidR="00BF6240" w:rsidP="00BF6240" w:rsidRDefault="00EC2942" w14:paraId="09E8D769" w14:textId="77777777">
      <w:pPr>
        <w:pStyle w:val="Heading1"/>
        <w:numPr>
          <w:ilvl w:val="0"/>
          <w:numId w:val="4"/>
        </w:numPr>
        <w:rPr>
          <w:rFonts w:asciiTheme="minorHAnsi" w:hAnsiTheme="minorHAnsi" w:cstheme="minorHAnsi"/>
          <w:sz w:val="22"/>
          <w:szCs w:val="22"/>
        </w:rPr>
      </w:pPr>
      <w:bookmarkStart w:name="_Toc166423152" w:id="63"/>
      <w:r w:rsidRPr="00FA08CA">
        <w:rPr>
          <w:rFonts w:asciiTheme="minorHAnsi" w:hAnsiTheme="minorHAnsi" w:cstheme="minorHAnsi"/>
          <w:sz w:val="22"/>
          <w:szCs w:val="22"/>
        </w:rPr>
        <w:lastRenderedPageBreak/>
        <w:t>AMOS</w:t>
      </w:r>
      <w:r w:rsidRPr="0019283C">
        <w:rPr>
          <w:rFonts w:asciiTheme="minorHAnsi" w:hAnsiTheme="minorHAnsi" w:cstheme="minorHAnsi"/>
          <w:sz w:val="22"/>
          <w:szCs w:val="22"/>
        </w:rPr>
        <w:t xml:space="preserve"> Configuration</w:t>
      </w:r>
      <w:bookmarkStart w:name="_Toc159516463" w:id="64"/>
      <w:bookmarkStart w:name="_Toc159516459" w:id="65"/>
      <w:bookmarkEnd w:id="62"/>
      <w:bookmarkEnd w:id="63"/>
    </w:p>
    <w:p w:rsidRPr="005B7A1C" w:rsidR="009333CB" w:rsidP="005B7A1C" w:rsidRDefault="009333CB" w14:paraId="449C8AEC" w14:textId="77777777">
      <w:pPr>
        <w:pStyle w:val="Heading1"/>
        <w:numPr>
          <w:ilvl w:val="1"/>
          <w:numId w:val="4"/>
        </w:numPr>
        <w:spacing w:after="240"/>
        <w:rPr>
          <w:rFonts w:asciiTheme="minorHAnsi" w:hAnsiTheme="minorHAnsi" w:cstheme="minorHAnsi"/>
          <w:sz w:val="22"/>
          <w:szCs w:val="22"/>
        </w:rPr>
      </w:pPr>
      <w:bookmarkStart w:name="_Toc166423153" w:id="66"/>
      <w:r>
        <w:rPr>
          <w:rFonts w:asciiTheme="minorHAnsi" w:hAnsiTheme="minorHAnsi" w:cstheme="minorHAnsi"/>
          <w:sz w:val="22"/>
          <w:szCs w:val="22"/>
        </w:rPr>
        <w:t xml:space="preserve">Process specific configuration </w:t>
      </w:r>
      <w:proofErr w:type="gramStart"/>
      <w:r>
        <w:rPr>
          <w:rFonts w:asciiTheme="minorHAnsi" w:hAnsiTheme="minorHAnsi" w:cstheme="minorHAnsi"/>
          <w:sz w:val="22"/>
          <w:szCs w:val="22"/>
        </w:rPr>
        <w:t>programmes</w:t>
      </w:r>
      <w:bookmarkEnd w:id="66"/>
      <w:proofErr w:type="gramEnd"/>
    </w:p>
    <w:tbl>
      <w:tblPr>
        <w:tblStyle w:val="TableAMOS"/>
        <w:tblW w:w="9351" w:type="dxa"/>
        <w:tblLook w:val="04A0" w:firstRow="1" w:lastRow="0" w:firstColumn="1" w:lastColumn="0" w:noHBand="0" w:noVBand="1"/>
      </w:tblPr>
      <w:tblGrid>
        <w:gridCol w:w="2965"/>
        <w:gridCol w:w="6386"/>
      </w:tblGrid>
      <w:tr w:rsidRPr="004F04E5" w:rsidR="009333CB" w:rsidTr="00971EDF" w14:paraId="3BC66984" w14:textId="77777777">
        <w:trPr>
          <w:cnfStyle w:val="100000000000" w:firstRow="1" w:lastRow="0" w:firstColumn="0" w:lastColumn="0" w:oddVBand="0" w:evenVBand="0" w:oddHBand="0" w:evenHBand="0" w:firstRowFirstColumn="0" w:firstRowLastColumn="0" w:lastRowFirstColumn="0" w:lastRowLastColumn="0"/>
          <w:tblHeader/>
        </w:trPr>
        <w:tc>
          <w:tcPr>
            <w:tcW w:w="2965" w:type="dxa"/>
          </w:tcPr>
          <w:p w:rsidRPr="004F04E5" w:rsidR="009333CB" w:rsidRDefault="009333CB" w14:paraId="448A46EB" w14:textId="77777777">
            <w:pPr>
              <w:rPr>
                <w:rFonts w:cstheme="minorHAnsi"/>
                <w:sz w:val="22"/>
                <w:szCs w:val="22"/>
              </w:rPr>
            </w:pPr>
            <w:r w:rsidRPr="004F04E5">
              <w:rPr>
                <w:rFonts w:cstheme="minorHAnsi"/>
                <w:sz w:val="22"/>
                <w:szCs w:val="22"/>
              </w:rPr>
              <w:t>AMOS APN</w:t>
            </w:r>
          </w:p>
        </w:tc>
        <w:tc>
          <w:tcPr>
            <w:tcW w:w="6386" w:type="dxa"/>
          </w:tcPr>
          <w:p w:rsidRPr="004F04E5" w:rsidR="009333CB" w:rsidRDefault="009333CB" w14:paraId="07CF6E48" w14:textId="77777777">
            <w:pPr>
              <w:rPr>
                <w:rFonts w:cstheme="minorHAnsi"/>
                <w:sz w:val="22"/>
                <w:szCs w:val="22"/>
              </w:rPr>
            </w:pPr>
            <w:r w:rsidRPr="004F04E5">
              <w:rPr>
                <w:rFonts w:cstheme="minorHAnsi"/>
                <w:sz w:val="22"/>
                <w:szCs w:val="22"/>
              </w:rPr>
              <w:t>Notes</w:t>
            </w:r>
          </w:p>
        </w:tc>
      </w:tr>
      <w:tr w:rsidRPr="004F04E5" w:rsidR="00971EDF" w:rsidTr="00971EDF" w14:paraId="34ABC264" w14:textId="77777777">
        <w:trPr>
          <w:cnfStyle w:val="000000100000" w:firstRow="0" w:lastRow="0" w:firstColumn="0" w:lastColumn="0" w:oddVBand="0" w:evenVBand="0" w:oddHBand="1" w:evenHBand="0" w:firstRowFirstColumn="0" w:firstRowLastColumn="0" w:lastRowFirstColumn="0" w:lastRowLastColumn="0"/>
        </w:trPr>
        <w:tc>
          <w:tcPr>
            <w:tcW w:w="2965" w:type="dxa"/>
          </w:tcPr>
          <w:p w:rsidRPr="00F40621" w:rsidR="00971EDF" w:rsidRDefault="00F40621" w14:paraId="45CAD0FB" w14:textId="77777777">
            <w:pPr>
              <w:rPr>
                <w:rFonts w:cstheme="minorHAnsi"/>
                <w:sz w:val="22"/>
                <w:szCs w:val="22"/>
              </w:rPr>
              <w:pPrChange w:author="Dupont Dimitri" w:date="2024-11-18T14:32:00Z" w:id="67">
                <w:pPr>
                  <w:jc w:val="left"/>
                </w:pPr>
              </w:pPrChange>
            </w:pPr>
            <w:r>
              <w:rPr>
                <w:rFonts w:cstheme="minorHAnsi"/>
                <w:sz w:val="22"/>
                <w:szCs w:val="22"/>
              </w:rPr>
              <w:t>-/-</w:t>
            </w:r>
          </w:p>
        </w:tc>
        <w:tc>
          <w:tcPr>
            <w:tcW w:w="6386" w:type="dxa"/>
          </w:tcPr>
          <w:p w:rsidRPr="003D68D5" w:rsidR="00971EDF" w:rsidP="00A71CCA" w:rsidRDefault="008C75F2" w14:paraId="10C019D5" w14:textId="764528D9">
            <w:pPr>
              <w:jc w:val="both"/>
              <w:rPr>
                <w:rFonts w:cstheme="minorHAnsi"/>
                <w:sz w:val="22"/>
                <w:szCs w:val="22"/>
              </w:rPr>
            </w:pPr>
            <w:ins w:author="Dupont Dimitri" w:date="2024-11-18T14:29:00Z" w:id="68">
              <w:r w:rsidRPr="008C75F2">
                <w:rPr>
                  <w:rFonts w:cstheme="minorHAnsi"/>
                  <w:sz w:val="22"/>
                  <w:szCs w:val="22"/>
                  <w:lang w:val="en-GB"/>
                </w:rPr>
                <w:t>Process builds up on input processes, without additional AMOS configuration requirements. Work instructions, planning and production configured as per their respective BPDs.</w:t>
              </w:r>
            </w:ins>
            <w:del w:author="Dupont Dimitri" w:date="2024-11-18T14:29:00Z" w:id="69">
              <w:r w:rsidDel="008C75F2" w:rsidR="00F40621">
                <w:rPr>
                  <w:rFonts w:cstheme="minorHAnsi"/>
                  <w:sz w:val="22"/>
                  <w:szCs w:val="22"/>
                </w:rPr>
                <w:delText>-/-</w:delText>
              </w:r>
            </w:del>
          </w:p>
        </w:tc>
      </w:tr>
      <w:tr w:rsidRPr="004F04E5" w:rsidR="00536769" w:rsidTr="00971EDF" w14:paraId="0C27BBBF" w14:textId="77777777">
        <w:trPr>
          <w:cnfStyle w:val="000000010000" w:firstRow="0" w:lastRow="0" w:firstColumn="0" w:lastColumn="0" w:oddVBand="0" w:evenVBand="0" w:oddHBand="0" w:evenHBand="1" w:firstRowFirstColumn="0" w:firstRowLastColumn="0" w:lastRowFirstColumn="0" w:lastRowLastColumn="0"/>
          <w:ins w:author="Dupont Dimitri" w:date="2024-11-18T14:31:00Z" w:id="70"/>
        </w:trPr>
        <w:tc>
          <w:tcPr>
            <w:tcW w:w="2965" w:type="dxa"/>
          </w:tcPr>
          <w:p w:rsidR="00536769" w:rsidP="00536769" w:rsidRDefault="00536769" w14:paraId="6F9F6E39" w14:textId="358DB3C4">
            <w:pPr>
              <w:rPr>
                <w:ins w:author="Dupont Dimitri" w:date="2024-11-18T14:31:00Z" w:id="71"/>
                <w:rFonts w:cstheme="minorHAnsi"/>
                <w:sz w:val="22"/>
                <w:szCs w:val="22"/>
              </w:rPr>
            </w:pPr>
            <w:ins w:author="Dupont Dimitri" w:date="2024-11-18T14:31:00Z" w:id="72">
              <w:r>
                <w:rPr>
                  <w:rFonts w:cstheme="minorHAnsi"/>
                  <w:sz w:val="22"/>
                  <w:szCs w:val="22"/>
                </w:rPr>
                <w:t>-/-</w:t>
              </w:r>
            </w:ins>
          </w:p>
        </w:tc>
        <w:tc>
          <w:tcPr>
            <w:tcW w:w="6386" w:type="dxa"/>
          </w:tcPr>
          <w:p w:rsidRPr="008C75F2" w:rsidR="00536769" w:rsidP="00536769" w:rsidRDefault="00536769" w14:paraId="52546EB3" w14:textId="1836340E">
            <w:pPr>
              <w:jc w:val="both"/>
              <w:rPr>
                <w:ins w:author="Dupont Dimitri" w:date="2024-11-18T14:31:00Z" w:id="73"/>
                <w:rFonts w:cstheme="minorHAnsi"/>
                <w:sz w:val="22"/>
                <w:szCs w:val="22"/>
              </w:rPr>
            </w:pPr>
            <w:ins w:author="Dupont Dimitri" w:date="2024-11-18T14:31:00Z" w:id="74">
              <w:r>
                <w:rPr>
                  <w:rFonts w:cstheme="minorHAnsi"/>
                  <w:sz w:val="22"/>
                  <w:szCs w:val="22"/>
                </w:rPr>
                <w:t>-/-</w:t>
              </w:r>
            </w:ins>
          </w:p>
        </w:tc>
      </w:tr>
      <w:tr w:rsidRPr="004F04E5" w:rsidR="00536769" w:rsidDel="00F21C32" w:rsidTr="00971EDF" w14:paraId="03609E38" w14:textId="46BAEF82">
        <w:trPr>
          <w:cnfStyle w:val="000000100000" w:firstRow="0" w:lastRow="0" w:firstColumn="0" w:lastColumn="0" w:oddVBand="0" w:evenVBand="0" w:oddHBand="1" w:evenHBand="0" w:firstRowFirstColumn="0" w:firstRowLastColumn="0" w:lastRowFirstColumn="0" w:lastRowLastColumn="0"/>
          <w:del w:author="Dupont Dimitri" w:date="2024-11-18T14:29:00Z" w:id="75"/>
        </w:trPr>
        <w:tc>
          <w:tcPr>
            <w:tcW w:w="2965" w:type="dxa"/>
          </w:tcPr>
          <w:p w:rsidRPr="004F04E5" w:rsidR="00536769" w:rsidDel="00F21C32" w:rsidP="00536769" w:rsidRDefault="00536769" w14:paraId="3C4D5124" w14:textId="37A9C877">
            <w:pPr>
              <w:jc w:val="left"/>
              <w:rPr>
                <w:del w:author="Dupont Dimitri" w:date="2024-11-18T14:29:00Z" w:id="76"/>
                <w:rFonts w:cstheme="minorHAnsi"/>
                <w:sz w:val="22"/>
                <w:szCs w:val="22"/>
              </w:rPr>
            </w:pPr>
          </w:p>
        </w:tc>
        <w:tc>
          <w:tcPr>
            <w:tcW w:w="6386" w:type="dxa"/>
          </w:tcPr>
          <w:p w:rsidRPr="004F04E5" w:rsidR="00536769" w:rsidDel="00F21C32" w:rsidP="00536769" w:rsidRDefault="00536769" w14:paraId="7D2EB19C" w14:textId="077C4DA2">
            <w:pPr>
              <w:jc w:val="both"/>
              <w:rPr>
                <w:del w:author="Dupont Dimitri" w:date="2024-11-18T14:29:00Z" w:id="77"/>
                <w:rFonts w:cstheme="minorHAnsi"/>
                <w:sz w:val="22"/>
                <w:szCs w:val="22"/>
              </w:rPr>
            </w:pPr>
          </w:p>
        </w:tc>
      </w:tr>
      <w:tr w:rsidRPr="004F04E5" w:rsidR="00536769" w:rsidDel="00F21C32" w:rsidTr="00971EDF" w14:paraId="69C6FA60" w14:textId="1BF5A1E7">
        <w:trPr>
          <w:cnfStyle w:val="000000010000" w:firstRow="0" w:lastRow="0" w:firstColumn="0" w:lastColumn="0" w:oddVBand="0" w:evenVBand="0" w:oddHBand="0" w:evenHBand="1" w:firstRowFirstColumn="0" w:firstRowLastColumn="0" w:lastRowFirstColumn="0" w:lastRowLastColumn="0"/>
          <w:del w:author="Dupont Dimitri" w:date="2024-11-18T14:29:00Z" w:id="78"/>
        </w:trPr>
        <w:tc>
          <w:tcPr>
            <w:tcW w:w="2965" w:type="dxa"/>
          </w:tcPr>
          <w:p w:rsidRPr="004F04E5" w:rsidR="00536769" w:rsidDel="00F21C32" w:rsidP="00536769" w:rsidRDefault="00536769" w14:paraId="2CA2773A" w14:textId="0C8315C9">
            <w:pPr>
              <w:jc w:val="left"/>
              <w:rPr>
                <w:del w:author="Dupont Dimitri" w:date="2024-11-18T14:29:00Z" w:id="79"/>
                <w:rFonts w:cstheme="minorHAnsi"/>
                <w:sz w:val="22"/>
                <w:szCs w:val="22"/>
              </w:rPr>
            </w:pPr>
          </w:p>
        </w:tc>
        <w:tc>
          <w:tcPr>
            <w:tcW w:w="6386" w:type="dxa"/>
          </w:tcPr>
          <w:p w:rsidRPr="004F04E5" w:rsidR="00536769" w:rsidDel="00F21C32" w:rsidP="00536769" w:rsidRDefault="00536769" w14:paraId="6FC4BE57" w14:textId="1BE78568">
            <w:pPr>
              <w:jc w:val="both"/>
              <w:rPr>
                <w:del w:author="Dupont Dimitri" w:date="2024-11-18T14:29:00Z" w:id="80"/>
                <w:rFonts w:cstheme="minorHAnsi"/>
                <w:sz w:val="22"/>
                <w:szCs w:val="22"/>
              </w:rPr>
            </w:pPr>
          </w:p>
        </w:tc>
      </w:tr>
      <w:tr w:rsidRPr="004F04E5" w:rsidR="00536769" w:rsidDel="00F21C32" w:rsidTr="00971EDF" w14:paraId="660C128A" w14:textId="4F4AC392">
        <w:trPr>
          <w:cnfStyle w:val="000000100000" w:firstRow="0" w:lastRow="0" w:firstColumn="0" w:lastColumn="0" w:oddVBand="0" w:evenVBand="0" w:oddHBand="1" w:evenHBand="0" w:firstRowFirstColumn="0" w:firstRowLastColumn="0" w:lastRowFirstColumn="0" w:lastRowLastColumn="0"/>
          <w:del w:author="Dupont Dimitri" w:date="2024-11-18T14:29:00Z" w:id="81"/>
        </w:trPr>
        <w:tc>
          <w:tcPr>
            <w:tcW w:w="2965" w:type="dxa"/>
          </w:tcPr>
          <w:p w:rsidRPr="004F04E5" w:rsidR="00536769" w:rsidDel="00F21C32" w:rsidP="00536769" w:rsidRDefault="00536769" w14:paraId="11802EF0" w14:textId="3950DA75">
            <w:pPr>
              <w:jc w:val="left"/>
              <w:rPr>
                <w:del w:author="Dupont Dimitri" w:date="2024-11-18T14:29:00Z" w:id="82"/>
                <w:rFonts w:cstheme="minorHAnsi"/>
                <w:sz w:val="22"/>
                <w:szCs w:val="22"/>
              </w:rPr>
            </w:pPr>
          </w:p>
        </w:tc>
        <w:tc>
          <w:tcPr>
            <w:tcW w:w="6386" w:type="dxa"/>
          </w:tcPr>
          <w:p w:rsidRPr="004F04E5" w:rsidR="00536769" w:rsidDel="00F21C32" w:rsidP="00536769" w:rsidRDefault="00536769" w14:paraId="7D955C8A" w14:textId="6DD9958A">
            <w:pPr>
              <w:jc w:val="both"/>
              <w:rPr>
                <w:del w:author="Dupont Dimitri" w:date="2024-11-18T14:29:00Z" w:id="83"/>
                <w:rFonts w:cstheme="minorHAnsi"/>
                <w:sz w:val="22"/>
                <w:szCs w:val="22"/>
              </w:rPr>
            </w:pPr>
          </w:p>
        </w:tc>
      </w:tr>
      <w:tr w:rsidRPr="004F04E5" w:rsidR="00536769" w:rsidDel="00F21C32" w:rsidTr="00971EDF" w14:paraId="1D24C43C" w14:textId="17401C3B">
        <w:trPr>
          <w:cnfStyle w:val="000000010000" w:firstRow="0" w:lastRow="0" w:firstColumn="0" w:lastColumn="0" w:oddVBand="0" w:evenVBand="0" w:oddHBand="0" w:evenHBand="1" w:firstRowFirstColumn="0" w:firstRowLastColumn="0" w:lastRowFirstColumn="0" w:lastRowLastColumn="0"/>
          <w:del w:author="Dupont Dimitri" w:date="2024-11-18T14:29:00Z" w:id="84"/>
        </w:trPr>
        <w:tc>
          <w:tcPr>
            <w:tcW w:w="2965" w:type="dxa"/>
          </w:tcPr>
          <w:p w:rsidRPr="004F04E5" w:rsidR="00536769" w:rsidDel="00F21C32" w:rsidP="00536769" w:rsidRDefault="00536769" w14:paraId="78303470" w14:textId="023D9C5F">
            <w:pPr>
              <w:jc w:val="left"/>
              <w:rPr>
                <w:del w:author="Dupont Dimitri" w:date="2024-11-18T14:29:00Z" w:id="85"/>
                <w:rFonts w:cstheme="minorHAnsi"/>
                <w:sz w:val="22"/>
                <w:szCs w:val="22"/>
              </w:rPr>
            </w:pPr>
          </w:p>
        </w:tc>
        <w:tc>
          <w:tcPr>
            <w:tcW w:w="6386" w:type="dxa"/>
          </w:tcPr>
          <w:p w:rsidRPr="004F04E5" w:rsidR="00536769" w:rsidDel="00F21C32" w:rsidP="00536769" w:rsidRDefault="00536769" w14:paraId="6C5893A3" w14:textId="10A4A44F">
            <w:pPr>
              <w:jc w:val="both"/>
              <w:rPr>
                <w:del w:author="Dupont Dimitri" w:date="2024-11-18T14:29:00Z" w:id="86"/>
                <w:rFonts w:cstheme="minorHAnsi"/>
                <w:sz w:val="22"/>
                <w:szCs w:val="22"/>
              </w:rPr>
            </w:pPr>
          </w:p>
        </w:tc>
      </w:tr>
      <w:tr w:rsidRPr="004F04E5" w:rsidR="00536769" w:rsidDel="00F21C32" w:rsidTr="00971EDF" w14:paraId="6BECB7C8" w14:textId="45C8D1A4">
        <w:trPr>
          <w:cnfStyle w:val="000000100000" w:firstRow="0" w:lastRow="0" w:firstColumn="0" w:lastColumn="0" w:oddVBand="0" w:evenVBand="0" w:oddHBand="1" w:evenHBand="0" w:firstRowFirstColumn="0" w:firstRowLastColumn="0" w:lastRowFirstColumn="0" w:lastRowLastColumn="0"/>
          <w:del w:author="Dupont Dimitri" w:date="2024-11-18T14:29:00Z" w:id="87"/>
        </w:trPr>
        <w:tc>
          <w:tcPr>
            <w:tcW w:w="2965" w:type="dxa"/>
          </w:tcPr>
          <w:p w:rsidRPr="004F04E5" w:rsidR="00536769" w:rsidDel="00F21C32" w:rsidP="00536769" w:rsidRDefault="00536769" w14:paraId="2688FA8E" w14:textId="1187D063">
            <w:pPr>
              <w:jc w:val="left"/>
              <w:rPr>
                <w:del w:author="Dupont Dimitri" w:date="2024-11-18T14:29:00Z" w:id="88"/>
                <w:rFonts w:cstheme="minorHAnsi"/>
                <w:sz w:val="22"/>
                <w:szCs w:val="22"/>
              </w:rPr>
            </w:pPr>
          </w:p>
        </w:tc>
        <w:tc>
          <w:tcPr>
            <w:tcW w:w="6386" w:type="dxa"/>
          </w:tcPr>
          <w:p w:rsidRPr="004F04E5" w:rsidR="00536769" w:rsidDel="00F21C32" w:rsidP="00536769" w:rsidRDefault="00536769" w14:paraId="7000DB5F" w14:textId="22522E59">
            <w:pPr>
              <w:jc w:val="both"/>
              <w:rPr>
                <w:del w:author="Dupont Dimitri" w:date="2024-11-18T14:29:00Z" w:id="89"/>
                <w:rFonts w:cstheme="minorHAnsi"/>
                <w:sz w:val="22"/>
                <w:szCs w:val="22"/>
              </w:rPr>
            </w:pPr>
          </w:p>
        </w:tc>
      </w:tr>
      <w:tr w:rsidRPr="004F04E5" w:rsidR="00536769" w:rsidDel="00F21C32" w:rsidTr="00971EDF" w14:paraId="6DC72213" w14:textId="658242E6">
        <w:trPr>
          <w:cnfStyle w:val="000000010000" w:firstRow="0" w:lastRow="0" w:firstColumn="0" w:lastColumn="0" w:oddVBand="0" w:evenVBand="0" w:oddHBand="0" w:evenHBand="1" w:firstRowFirstColumn="0" w:firstRowLastColumn="0" w:lastRowFirstColumn="0" w:lastRowLastColumn="0"/>
          <w:del w:author="Dupont Dimitri" w:date="2024-11-18T14:29:00Z" w:id="90"/>
        </w:trPr>
        <w:tc>
          <w:tcPr>
            <w:tcW w:w="2965" w:type="dxa"/>
          </w:tcPr>
          <w:p w:rsidRPr="004F04E5" w:rsidR="00536769" w:rsidDel="00F21C32" w:rsidP="00536769" w:rsidRDefault="00536769" w14:paraId="73535FA0" w14:textId="441F5B17">
            <w:pPr>
              <w:jc w:val="left"/>
              <w:rPr>
                <w:del w:author="Dupont Dimitri" w:date="2024-11-18T14:29:00Z" w:id="91"/>
                <w:rFonts w:cstheme="minorHAnsi"/>
                <w:sz w:val="22"/>
                <w:szCs w:val="22"/>
              </w:rPr>
            </w:pPr>
          </w:p>
        </w:tc>
        <w:tc>
          <w:tcPr>
            <w:tcW w:w="6386" w:type="dxa"/>
          </w:tcPr>
          <w:p w:rsidRPr="004F04E5" w:rsidR="00536769" w:rsidDel="00F21C32" w:rsidP="00536769" w:rsidRDefault="00536769" w14:paraId="60887396" w14:textId="01F66B62">
            <w:pPr>
              <w:jc w:val="both"/>
              <w:rPr>
                <w:del w:author="Dupont Dimitri" w:date="2024-11-18T14:29:00Z" w:id="92"/>
                <w:rFonts w:cstheme="minorHAnsi"/>
                <w:sz w:val="22"/>
                <w:szCs w:val="22"/>
              </w:rPr>
            </w:pPr>
          </w:p>
        </w:tc>
      </w:tr>
      <w:tr w:rsidRPr="004F04E5" w:rsidR="00536769" w:rsidDel="00F21C32" w:rsidTr="00971EDF" w14:paraId="344E5E83" w14:textId="238E1085">
        <w:trPr>
          <w:cnfStyle w:val="000000100000" w:firstRow="0" w:lastRow="0" w:firstColumn="0" w:lastColumn="0" w:oddVBand="0" w:evenVBand="0" w:oddHBand="1" w:evenHBand="0" w:firstRowFirstColumn="0" w:firstRowLastColumn="0" w:lastRowFirstColumn="0" w:lastRowLastColumn="0"/>
          <w:del w:author="Dupont Dimitri" w:date="2024-11-18T14:29:00Z" w:id="93"/>
        </w:trPr>
        <w:tc>
          <w:tcPr>
            <w:tcW w:w="2965" w:type="dxa"/>
          </w:tcPr>
          <w:p w:rsidRPr="004F04E5" w:rsidR="00536769" w:rsidDel="00F21C32" w:rsidP="00536769" w:rsidRDefault="00536769" w14:paraId="0B7311EA" w14:textId="514D6984">
            <w:pPr>
              <w:jc w:val="left"/>
              <w:rPr>
                <w:del w:author="Dupont Dimitri" w:date="2024-11-18T14:29:00Z" w:id="94"/>
                <w:rFonts w:cstheme="minorHAnsi"/>
                <w:sz w:val="22"/>
                <w:szCs w:val="22"/>
              </w:rPr>
            </w:pPr>
          </w:p>
        </w:tc>
        <w:tc>
          <w:tcPr>
            <w:tcW w:w="6386" w:type="dxa"/>
          </w:tcPr>
          <w:p w:rsidRPr="004F04E5" w:rsidR="00536769" w:rsidDel="00F21C32" w:rsidP="00536769" w:rsidRDefault="00536769" w14:paraId="5882FDC5" w14:textId="21D5D661">
            <w:pPr>
              <w:jc w:val="both"/>
              <w:rPr>
                <w:del w:author="Dupont Dimitri" w:date="2024-11-18T14:29:00Z" w:id="95"/>
                <w:rFonts w:cstheme="minorHAnsi"/>
                <w:sz w:val="22"/>
                <w:szCs w:val="22"/>
              </w:rPr>
            </w:pPr>
          </w:p>
        </w:tc>
      </w:tr>
      <w:tr w:rsidRPr="004F04E5" w:rsidR="00536769" w:rsidDel="00F21C32" w14:paraId="5EEE5172" w14:textId="6C66442D">
        <w:trPr>
          <w:cnfStyle w:val="000000010000" w:firstRow="0" w:lastRow="0" w:firstColumn="0" w:lastColumn="0" w:oddVBand="0" w:evenVBand="0" w:oddHBand="0" w:evenHBand="1" w:firstRowFirstColumn="0" w:firstRowLastColumn="0" w:lastRowFirstColumn="0" w:lastRowLastColumn="0"/>
          <w:del w:author="Dupont Dimitri" w:date="2024-11-18T14:29:00Z" w:id="96"/>
        </w:trPr>
        <w:tc>
          <w:tcPr>
            <w:tcW w:w="2965" w:type="dxa"/>
          </w:tcPr>
          <w:p w:rsidR="00536769" w:rsidDel="00F21C32" w:rsidP="00536769" w:rsidRDefault="00536769" w14:paraId="3D8C894D" w14:textId="1C1C8A85">
            <w:pPr>
              <w:jc w:val="left"/>
              <w:rPr>
                <w:del w:author="Dupont Dimitri" w:date="2024-11-18T14:29:00Z" w:id="97"/>
                <w:rFonts w:cstheme="minorHAnsi"/>
                <w:sz w:val="22"/>
                <w:szCs w:val="22"/>
              </w:rPr>
            </w:pPr>
          </w:p>
        </w:tc>
        <w:tc>
          <w:tcPr>
            <w:tcW w:w="6386" w:type="dxa"/>
          </w:tcPr>
          <w:p w:rsidR="00536769" w:rsidDel="00F21C32" w:rsidP="00536769" w:rsidRDefault="00536769" w14:paraId="537C3446" w14:textId="0DFADFBE">
            <w:pPr>
              <w:jc w:val="both"/>
              <w:rPr>
                <w:del w:author="Dupont Dimitri" w:date="2024-11-18T14:29:00Z" w:id="98"/>
                <w:rFonts w:cstheme="minorHAnsi"/>
                <w:sz w:val="22"/>
                <w:szCs w:val="22"/>
              </w:rPr>
            </w:pPr>
          </w:p>
        </w:tc>
      </w:tr>
      <w:tr w:rsidRPr="004F04E5" w:rsidR="00536769" w:rsidDel="00F21C32" w14:paraId="353E080B" w14:textId="7E1460CD">
        <w:trPr>
          <w:cnfStyle w:val="000000100000" w:firstRow="0" w:lastRow="0" w:firstColumn="0" w:lastColumn="0" w:oddVBand="0" w:evenVBand="0" w:oddHBand="1" w:evenHBand="0" w:firstRowFirstColumn="0" w:firstRowLastColumn="0" w:lastRowFirstColumn="0" w:lastRowLastColumn="0"/>
          <w:del w:author="Dupont Dimitri" w:date="2024-11-18T14:29:00Z" w:id="99"/>
        </w:trPr>
        <w:tc>
          <w:tcPr>
            <w:tcW w:w="2965" w:type="dxa"/>
          </w:tcPr>
          <w:p w:rsidRPr="00DB4E01" w:rsidR="00536769" w:rsidDel="00F21C32" w:rsidP="00536769" w:rsidRDefault="00536769" w14:paraId="77B77174" w14:textId="2A526F7B">
            <w:pPr>
              <w:jc w:val="left"/>
              <w:rPr>
                <w:del w:author="Dupont Dimitri" w:date="2024-11-18T14:29:00Z" w:id="100"/>
                <w:rFonts w:cstheme="minorHAnsi"/>
                <w:sz w:val="22"/>
                <w:szCs w:val="22"/>
                <w:lang w:val="en-GB"/>
              </w:rPr>
            </w:pPr>
          </w:p>
        </w:tc>
        <w:tc>
          <w:tcPr>
            <w:tcW w:w="6386" w:type="dxa"/>
          </w:tcPr>
          <w:p w:rsidR="00536769" w:rsidDel="00F21C32" w:rsidP="00536769" w:rsidRDefault="00536769" w14:paraId="538876AF" w14:textId="378B8259">
            <w:pPr>
              <w:jc w:val="both"/>
              <w:rPr>
                <w:del w:author="Dupont Dimitri" w:date="2024-11-18T14:29:00Z" w:id="101"/>
                <w:rFonts w:cstheme="minorHAnsi"/>
                <w:sz w:val="22"/>
                <w:szCs w:val="22"/>
              </w:rPr>
            </w:pPr>
          </w:p>
        </w:tc>
      </w:tr>
    </w:tbl>
    <w:p w:rsidRPr="005B7A1C" w:rsidR="00EC2942" w:rsidP="005B7A1C" w:rsidRDefault="00EC2942" w14:paraId="27C75A20" w14:textId="77777777">
      <w:pPr>
        <w:pStyle w:val="Heading1"/>
        <w:numPr>
          <w:ilvl w:val="1"/>
          <w:numId w:val="4"/>
        </w:numPr>
        <w:spacing w:after="240"/>
        <w:rPr>
          <w:rFonts w:asciiTheme="minorHAnsi" w:hAnsiTheme="minorHAnsi" w:cstheme="minorHAnsi"/>
          <w:sz w:val="22"/>
          <w:szCs w:val="22"/>
        </w:rPr>
      </w:pPr>
      <w:bookmarkStart w:name="_Toc166423154" w:id="102"/>
      <w:r w:rsidRPr="004F04E5">
        <w:rPr>
          <w:rFonts w:asciiTheme="minorHAnsi" w:hAnsiTheme="minorHAnsi" w:cstheme="minorHAnsi"/>
          <w:sz w:val="22"/>
          <w:szCs w:val="22"/>
        </w:rPr>
        <w:t>Basic Data</w:t>
      </w:r>
      <w:bookmarkEnd w:id="102"/>
      <w:r w:rsidRPr="004F04E5">
        <w:rPr>
          <w:rFonts w:asciiTheme="minorHAnsi" w:hAnsiTheme="minorHAnsi" w:cstheme="minorHAnsi"/>
          <w:sz w:val="22"/>
          <w:szCs w:val="22"/>
        </w:rPr>
        <w:t xml:space="preserve"> </w:t>
      </w:r>
      <w:bookmarkEnd w:id="64"/>
    </w:p>
    <w:tbl>
      <w:tblPr>
        <w:tblStyle w:val="TableAMOS"/>
        <w:tblW w:w="9351" w:type="dxa"/>
        <w:tblLook w:val="04A0" w:firstRow="1" w:lastRow="0" w:firstColumn="1" w:lastColumn="0" w:noHBand="0" w:noVBand="1"/>
      </w:tblPr>
      <w:tblGrid>
        <w:gridCol w:w="2689"/>
        <w:gridCol w:w="6662"/>
      </w:tblGrid>
      <w:tr w:rsidRPr="004F04E5" w:rsidR="00EC2942" w:rsidTr="002832B1" w14:paraId="28061DAD" w14:textId="77777777">
        <w:trPr>
          <w:cnfStyle w:val="100000000000" w:firstRow="1" w:lastRow="0" w:firstColumn="0" w:lastColumn="0" w:oddVBand="0" w:evenVBand="0" w:oddHBand="0" w:evenHBand="0" w:firstRowFirstColumn="0" w:firstRowLastColumn="0" w:lastRowFirstColumn="0" w:lastRowLastColumn="0"/>
          <w:tblHeader/>
        </w:trPr>
        <w:tc>
          <w:tcPr>
            <w:tcW w:w="2689" w:type="dxa"/>
          </w:tcPr>
          <w:p w:rsidRPr="004F04E5" w:rsidR="00EC2942" w:rsidP="00BD77BB" w:rsidRDefault="00EC2942" w14:paraId="25D94615" w14:textId="77777777">
            <w:pPr>
              <w:rPr>
                <w:rFonts w:cstheme="minorHAnsi"/>
                <w:sz w:val="22"/>
                <w:szCs w:val="22"/>
              </w:rPr>
            </w:pPr>
            <w:r w:rsidRPr="004F04E5">
              <w:rPr>
                <w:rFonts w:cstheme="minorHAnsi"/>
                <w:sz w:val="22"/>
                <w:szCs w:val="22"/>
              </w:rPr>
              <w:t>Basic Data Table</w:t>
            </w:r>
          </w:p>
        </w:tc>
        <w:tc>
          <w:tcPr>
            <w:tcW w:w="6662" w:type="dxa"/>
          </w:tcPr>
          <w:p w:rsidRPr="004F04E5" w:rsidR="00EC2942" w:rsidP="00BD77BB" w:rsidRDefault="001A5AAD" w14:paraId="1B625FE9" w14:textId="77777777">
            <w:pPr>
              <w:rPr>
                <w:rFonts w:cstheme="minorHAnsi"/>
                <w:sz w:val="22"/>
                <w:szCs w:val="22"/>
              </w:rPr>
            </w:pPr>
            <w:r w:rsidRPr="004F04E5">
              <w:rPr>
                <w:rFonts w:cstheme="minorHAnsi"/>
                <w:sz w:val="22"/>
                <w:szCs w:val="22"/>
              </w:rPr>
              <w:t>Notes</w:t>
            </w:r>
          </w:p>
        </w:tc>
      </w:tr>
      <w:tr w:rsidRPr="004F04E5" w:rsidR="00D4417E" w:rsidTr="002832B1" w14:paraId="1102AFE2" w14:textId="77777777">
        <w:trPr>
          <w:cnfStyle w:val="000000100000" w:firstRow="0" w:lastRow="0" w:firstColumn="0" w:lastColumn="0" w:oddVBand="0" w:evenVBand="0" w:oddHBand="1" w:evenHBand="0" w:firstRowFirstColumn="0" w:firstRowLastColumn="0" w:lastRowFirstColumn="0" w:lastRowLastColumn="0"/>
        </w:trPr>
        <w:tc>
          <w:tcPr>
            <w:tcW w:w="2689" w:type="dxa"/>
          </w:tcPr>
          <w:p w:rsidRPr="0020147B" w:rsidR="00D4417E" w:rsidP="00EE0040" w:rsidRDefault="0020147B" w14:paraId="0DAD39E3" w14:textId="77777777">
            <w:pPr>
              <w:jc w:val="left"/>
              <w:rPr>
                <w:rFonts w:cstheme="minorHAnsi"/>
                <w:sz w:val="22"/>
                <w:szCs w:val="22"/>
              </w:rPr>
            </w:pPr>
            <w:r>
              <w:rPr>
                <w:rFonts w:cstheme="minorHAnsi"/>
                <w:sz w:val="22"/>
                <w:szCs w:val="22"/>
              </w:rPr>
              <w:t>Aircraft Type</w:t>
            </w:r>
          </w:p>
        </w:tc>
        <w:tc>
          <w:tcPr>
            <w:tcW w:w="6662" w:type="dxa"/>
          </w:tcPr>
          <w:p w:rsidRPr="0020147B" w:rsidR="006C783E" w:rsidP="00A71CCA" w:rsidRDefault="00804DDC" w14:paraId="49926A3E" w14:textId="3488BE5D">
            <w:pPr>
              <w:jc w:val="both"/>
              <w:rPr>
                <w:rFonts w:cstheme="minorHAnsi"/>
                <w:sz w:val="22"/>
                <w:szCs w:val="22"/>
              </w:rPr>
            </w:pPr>
            <w:ins w:author="Dupont Dimitri" w:date="2024-11-18T14:06:00Z" w:id="103">
              <w:r w:rsidRPr="00804DDC">
                <w:rPr>
                  <w:rFonts w:cstheme="minorHAnsi"/>
                  <w:sz w:val="22"/>
                  <w:szCs w:val="22"/>
                  <w:lang w:val="en-GB"/>
                </w:rPr>
                <w:t>This table contains the aircraft types, aircraft models and aircraft sub types. </w:t>
              </w:r>
            </w:ins>
            <w:del w:author="Dupont Dimitri" w:date="2024-11-18T14:06:00Z" w:id="104">
              <w:r w:rsidDel="00804DDC" w:rsidR="0020147B">
                <w:rPr>
                  <w:rFonts w:cstheme="minorHAnsi"/>
                  <w:sz w:val="22"/>
                  <w:szCs w:val="22"/>
                </w:rPr>
                <w:delText>Define type, model and subtype.</w:delText>
              </w:r>
              <w:r w:rsidDel="00804DDC" w:rsidR="006C783E">
                <w:rPr>
                  <w:rFonts w:cstheme="minorHAnsi"/>
                  <w:sz w:val="22"/>
                  <w:szCs w:val="22"/>
                </w:rPr>
                <w:delText xml:space="preserve"> </w:delText>
              </w:r>
            </w:del>
          </w:p>
        </w:tc>
      </w:tr>
      <w:tr w:rsidRPr="004F04E5" w:rsidR="006E3EE5" w:rsidTr="002832B1" w14:paraId="3A03B2EE" w14:textId="77777777">
        <w:trPr>
          <w:cnfStyle w:val="000000010000" w:firstRow="0" w:lastRow="0" w:firstColumn="0" w:lastColumn="0" w:oddVBand="0" w:evenVBand="0" w:oddHBand="0" w:evenHBand="1" w:firstRowFirstColumn="0" w:firstRowLastColumn="0" w:lastRowFirstColumn="0" w:lastRowLastColumn="0"/>
          <w:ins w:author="Dupont Dimitri" w:date="2024-11-18T14:04:00Z" w:id="105"/>
        </w:trPr>
        <w:tc>
          <w:tcPr>
            <w:tcW w:w="2689" w:type="dxa"/>
          </w:tcPr>
          <w:p w:rsidR="006E3EE5" w:rsidRDefault="00A92F20" w14:paraId="5F03297F" w14:textId="18E60F44">
            <w:pPr>
              <w:jc w:val="left"/>
              <w:rPr>
                <w:ins w:author="Dupont Dimitri" w:date="2024-11-18T14:04:00Z" w:id="106"/>
                <w:rFonts w:cstheme="minorHAnsi"/>
                <w:sz w:val="22"/>
                <w:szCs w:val="22"/>
              </w:rPr>
              <w:pPrChange w:author="Dupont Dimitri" w:date="2024-11-18T14:07:00Z" w:id="107">
                <w:pPr/>
              </w:pPrChange>
            </w:pPr>
            <w:proofErr w:type="spellStart"/>
            <w:ins w:author="Dupont Dimitri" w:date="2024-11-18T14:04:00Z" w:id="108">
              <w:r w:rsidRPr="00A92F20">
                <w:rPr>
                  <w:rFonts w:cstheme="minorHAnsi"/>
                  <w:sz w:val="22"/>
                  <w:szCs w:val="22"/>
                </w:rPr>
                <w:t>ac_daily_avg_def_by_base</w:t>
              </w:r>
              <w:proofErr w:type="spellEnd"/>
            </w:ins>
          </w:p>
        </w:tc>
        <w:tc>
          <w:tcPr>
            <w:tcW w:w="6662" w:type="dxa"/>
          </w:tcPr>
          <w:p w:rsidRPr="00804DDC" w:rsidR="006E3EE5" w:rsidP="00A71CCA" w:rsidRDefault="00804DDC" w14:paraId="175BDB95" w14:textId="4EF13622">
            <w:pPr>
              <w:jc w:val="both"/>
              <w:rPr>
                <w:ins w:author="Dupont Dimitri" w:date="2024-11-18T14:04:00Z" w:id="109"/>
                <w:rFonts w:cstheme="minorHAnsi"/>
                <w:sz w:val="22"/>
                <w:szCs w:val="22"/>
              </w:rPr>
            </w:pPr>
            <w:ins w:author="Dupont Dimitri" w:date="2024-11-18T14:06:00Z" w:id="110">
              <w:r w:rsidRPr="00804DDC">
                <w:rPr>
                  <w:rFonts w:cstheme="minorHAnsi"/>
                  <w:sz w:val="22"/>
                  <w:szCs w:val="22"/>
                </w:rPr>
                <w:t>This table can be used to define daily average values for counters on a per station basis. These daily average values can then be used to update the daily averages in APN 308 for an aircraft based on the aircraft`s home base.</w:t>
              </w:r>
            </w:ins>
          </w:p>
        </w:tc>
      </w:tr>
      <w:tr w:rsidRPr="004F04E5" w:rsidR="00A92F20" w:rsidTr="002832B1" w14:paraId="76A06A50" w14:textId="77777777">
        <w:trPr>
          <w:cnfStyle w:val="000000100000" w:firstRow="0" w:lastRow="0" w:firstColumn="0" w:lastColumn="0" w:oddVBand="0" w:evenVBand="0" w:oddHBand="1" w:evenHBand="0" w:firstRowFirstColumn="0" w:firstRowLastColumn="0" w:lastRowFirstColumn="0" w:lastRowLastColumn="0"/>
          <w:ins w:author="Dupont Dimitri" w:date="2024-11-18T14:05:00Z" w:id="111"/>
        </w:trPr>
        <w:tc>
          <w:tcPr>
            <w:tcW w:w="2689" w:type="dxa"/>
          </w:tcPr>
          <w:p w:rsidRPr="00A92F20" w:rsidR="00A92F20" w:rsidRDefault="00A92F20" w14:paraId="51EB5549" w14:textId="0D59B078">
            <w:pPr>
              <w:jc w:val="left"/>
              <w:rPr>
                <w:ins w:author="Dupont Dimitri" w:date="2024-11-18T14:05:00Z" w:id="112"/>
                <w:rFonts w:cstheme="minorHAnsi"/>
                <w:sz w:val="22"/>
                <w:szCs w:val="22"/>
              </w:rPr>
              <w:pPrChange w:author="Dupont Dimitri" w:date="2024-11-18T14:07:00Z" w:id="113">
                <w:pPr/>
              </w:pPrChange>
            </w:pPr>
            <w:proofErr w:type="spellStart"/>
            <w:ins w:author="Dupont Dimitri" w:date="2024-11-18T14:05:00Z" w:id="114">
              <w:r w:rsidRPr="00A92F20">
                <w:rPr>
                  <w:rFonts w:cstheme="minorHAnsi"/>
                  <w:sz w:val="22"/>
                  <w:szCs w:val="22"/>
                </w:rPr>
                <w:t>ac_rating</w:t>
              </w:r>
              <w:proofErr w:type="spellEnd"/>
            </w:ins>
          </w:p>
        </w:tc>
        <w:tc>
          <w:tcPr>
            <w:tcW w:w="6662" w:type="dxa"/>
          </w:tcPr>
          <w:p w:rsidRPr="00F85C45" w:rsidR="00A92F20" w:rsidP="00A71CCA" w:rsidRDefault="00F85C45" w14:paraId="4C33B480" w14:textId="35487883">
            <w:pPr>
              <w:jc w:val="both"/>
              <w:rPr>
                <w:ins w:author="Dupont Dimitri" w:date="2024-11-18T14:05:00Z" w:id="115"/>
                <w:rFonts w:cstheme="minorHAnsi"/>
                <w:sz w:val="22"/>
                <w:szCs w:val="22"/>
              </w:rPr>
            </w:pPr>
            <w:ins w:author="Dupont Dimitri" w:date="2024-11-18T14:07:00Z" w:id="116">
              <w:r w:rsidRPr="00F85C45">
                <w:rPr>
                  <w:rFonts w:cstheme="minorHAnsi"/>
                  <w:sz w:val="22"/>
                  <w:szCs w:val="22"/>
                </w:rPr>
                <w:t>This table contains the different ratings.</w:t>
              </w:r>
            </w:ins>
          </w:p>
        </w:tc>
      </w:tr>
      <w:tr w:rsidRPr="004F04E5" w:rsidR="00A92F20" w:rsidTr="002832B1" w14:paraId="5B39F462" w14:textId="77777777">
        <w:trPr>
          <w:cnfStyle w:val="000000010000" w:firstRow="0" w:lastRow="0" w:firstColumn="0" w:lastColumn="0" w:oddVBand="0" w:evenVBand="0" w:oddHBand="0" w:evenHBand="1" w:firstRowFirstColumn="0" w:firstRowLastColumn="0" w:lastRowFirstColumn="0" w:lastRowLastColumn="0"/>
          <w:ins w:author="Dupont Dimitri" w:date="2024-11-18T14:05:00Z" w:id="117"/>
        </w:trPr>
        <w:tc>
          <w:tcPr>
            <w:tcW w:w="2689" w:type="dxa"/>
          </w:tcPr>
          <w:p w:rsidRPr="00A92F20" w:rsidR="00A92F20" w:rsidRDefault="00F85C45" w14:paraId="2EE1F5CD" w14:textId="04C6D681">
            <w:pPr>
              <w:jc w:val="left"/>
              <w:rPr>
                <w:ins w:author="Dupont Dimitri" w:date="2024-11-18T14:05:00Z" w:id="118"/>
                <w:rFonts w:cstheme="minorHAnsi"/>
                <w:sz w:val="22"/>
                <w:szCs w:val="22"/>
              </w:rPr>
              <w:pPrChange w:author="Dupont Dimitri" w:date="2024-11-18T14:07:00Z" w:id="119">
                <w:pPr/>
              </w:pPrChange>
            </w:pPr>
            <w:proofErr w:type="spellStart"/>
            <w:ins w:author="Dupont Dimitri" w:date="2024-11-18T14:07:00Z" w:id="120">
              <w:r w:rsidRPr="00F85C45">
                <w:rPr>
                  <w:rFonts w:cstheme="minorHAnsi"/>
                  <w:sz w:val="22"/>
                  <w:szCs w:val="22"/>
                </w:rPr>
                <w:t>limitation_type</w:t>
              </w:r>
            </w:ins>
            <w:proofErr w:type="spellEnd"/>
          </w:p>
        </w:tc>
        <w:tc>
          <w:tcPr>
            <w:tcW w:w="6662" w:type="dxa"/>
          </w:tcPr>
          <w:p w:rsidRPr="00464BDE" w:rsidR="00A92F20" w:rsidP="00A71CCA" w:rsidRDefault="00464BDE" w14:paraId="2D9F818E" w14:textId="7C66C958">
            <w:pPr>
              <w:jc w:val="both"/>
              <w:rPr>
                <w:ins w:author="Dupont Dimitri" w:date="2024-11-18T14:05:00Z" w:id="121"/>
                <w:rFonts w:cstheme="minorHAnsi"/>
                <w:sz w:val="22"/>
                <w:szCs w:val="22"/>
              </w:rPr>
            </w:pPr>
            <w:ins w:author="Dupont Dimitri" w:date="2024-11-18T14:08:00Z" w:id="122">
              <w:r w:rsidRPr="00464BDE">
                <w:rPr>
                  <w:rFonts w:cstheme="minorHAnsi"/>
                  <w:sz w:val="22"/>
                  <w:szCs w:val="22"/>
                </w:rPr>
                <w:t>The entries define the type of limitation or downgrade.</w:t>
              </w:r>
            </w:ins>
          </w:p>
        </w:tc>
      </w:tr>
      <w:tr w:rsidRPr="004F04E5" w:rsidR="00D4417E" w:rsidTr="002832B1" w14:paraId="5AB5ED2B" w14:textId="77777777">
        <w:trPr>
          <w:cnfStyle w:val="000000100000" w:firstRow="0" w:lastRow="0" w:firstColumn="0" w:lastColumn="0" w:oddVBand="0" w:evenVBand="0" w:oddHBand="1" w:evenHBand="0" w:firstRowFirstColumn="0" w:firstRowLastColumn="0" w:lastRowFirstColumn="0" w:lastRowLastColumn="0"/>
        </w:trPr>
        <w:tc>
          <w:tcPr>
            <w:tcW w:w="2689" w:type="dxa"/>
          </w:tcPr>
          <w:p w:rsidRPr="005E787F" w:rsidR="00D4417E" w:rsidP="00EE0040" w:rsidRDefault="005E787F" w14:paraId="2F221F09" w14:textId="77777777">
            <w:pPr>
              <w:jc w:val="left"/>
              <w:rPr>
                <w:rFonts w:cstheme="minorHAnsi"/>
                <w:sz w:val="22"/>
                <w:szCs w:val="22"/>
              </w:rPr>
            </w:pPr>
            <w:r>
              <w:rPr>
                <w:rFonts w:cstheme="minorHAnsi"/>
                <w:sz w:val="22"/>
                <w:szCs w:val="22"/>
              </w:rPr>
              <w:t>-/-</w:t>
            </w:r>
          </w:p>
        </w:tc>
        <w:tc>
          <w:tcPr>
            <w:tcW w:w="6662" w:type="dxa"/>
          </w:tcPr>
          <w:p w:rsidRPr="005E787F" w:rsidR="00D4417E" w:rsidP="00A71CCA" w:rsidRDefault="005E787F" w14:paraId="4B0D5D02" w14:textId="77777777">
            <w:pPr>
              <w:jc w:val="both"/>
              <w:rPr>
                <w:rFonts w:cstheme="minorHAnsi"/>
                <w:sz w:val="22"/>
                <w:szCs w:val="22"/>
              </w:rPr>
            </w:pPr>
            <w:r>
              <w:rPr>
                <w:rFonts w:cstheme="minorHAnsi"/>
                <w:sz w:val="22"/>
                <w:szCs w:val="22"/>
              </w:rPr>
              <w:t>-/-</w:t>
            </w:r>
          </w:p>
        </w:tc>
      </w:tr>
    </w:tbl>
    <w:p w:rsidRPr="004F04E5" w:rsidR="00EC2942" w:rsidP="00EC2942" w:rsidRDefault="00EC2942" w14:paraId="1058637D" w14:textId="77777777">
      <w:pPr>
        <w:rPr>
          <w:rFonts w:cstheme="minorHAnsi"/>
          <w:sz w:val="22"/>
          <w:szCs w:val="22"/>
        </w:rPr>
      </w:pPr>
    </w:p>
    <w:p w:rsidRPr="005B7A1C" w:rsidR="00EC2942" w:rsidP="005B7A1C" w:rsidRDefault="00EC2942" w14:paraId="29ED7639" w14:textId="77777777">
      <w:pPr>
        <w:pStyle w:val="Heading1"/>
        <w:numPr>
          <w:ilvl w:val="1"/>
          <w:numId w:val="4"/>
        </w:numPr>
        <w:spacing w:after="240"/>
        <w:rPr>
          <w:rFonts w:asciiTheme="minorHAnsi" w:hAnsiTheme="minorHAnsi" w:cstheme="minorHAnsi"/>
          <w:sz w:val="22"/>
          <w:szCs w:val="22"/>
        </w:rPr>
      </w:pPr>
      <w:bookmarkStart w:name="_Toc166423155" w:id="123"/>
      <w:r w:rsidRPr="004F04E5">
        <w:rPr>
          <w:rFonts w:asciiTheme="minorHAnsi" w:hAnsiTheme="minorHAnsi" w:cstheme="minorHAnsi"/>
          <w:sz w:val="22"/>
          <w:szCs w:val="22"/>
        </w:rPr>
        <w:t>Parameters</w:t>
      </w:r>
      <w:bookmarkEnd w:id="65"/>
      <w:bookmarkEnd w:id="123"/>
    </w:p>
    <w:tbl>
      <w:tblPr>
        <w:tblStyle w:val="TableAMOS"/>
        <w:tblW w:w="9351" w:type="dxa"/>
        <w:tblLook w:val="04A0" w:firstRow="1" w:lastRow="0" w:firstColumn="1" w:lastColumn="0" w:noHBand="0" w:noVBand="1"/>
      </w:tblPr>
      <w:tblGrid>
        <w:gridCol w:w="1184"/>
        <w:gridCol w:w="1961"/>
        <w:gridCol w:w="5246"/>
        <w:gridCol w:w="960"/>
      </w:tblGrid>
      <w:tr w:rsidRPr="004F04E5" w:rsidR="00BF6240" w:rsidTr="00B7481C" w14:paraId="0F54F5C4" w14:textId="77777777">
        <w:trPr>
          <w:cnfStyle w:val="100000000000" w:firstRow="1" w:lastRow="0" w:firstColumn="0" w:lastColumn="0" w:oddVBand="0" w:evenVBand="0" w:oddHBand="0" w:evenHBand="0" w:firstRowFirstColumn="0" w:firstRowLastColumn="0" w:lastRowFirstColumn="0" w:lastRowLastColumn="0"/>
          <w:tblHeader/>
        </w:trPr>
        <w:tc>
          <w:tcPr>
            <w:tcW w:w="1184" w:type="dxa"/>
          </w:tcPr>
          <w:p w:rsidRPr="004F04E5" w:rsidR="00BF6240" w:rsidP="00BD77BB" w:rsidRDefault="00BF6240" w14:paraId="15DD2AF2" w14:textId="77777777">
            <w:pPr>
              <w:rPr>
                <w:rFonts w:cstheme="minorHAnsi"/>
                <w:sz w:val="22"/>
                <w:szCs w:val="22"/>
              </w:rPr>
            </w:pPr>
            <w:r w:rsidRPr="004F04E5">
              <w:rPr>
                <w:rFonts w:cstheme="minorHAnsi"/>
                <w:sz w:val="22"/>
                <w:szCs w:val="22"/>
              </w:rPr>
              <w:t>Parameter Code</w:t>
            </w:r>
          </w:p>
        </w:tc>
        <w:tc>
          <w:tcPr>
            <w:tcW w:w="1961" w:type="dxa"/>
          </w:tcPr>
          <w:p w:rsidRPr="004F04E5" w:rsidR="00BF6240" w:rsidP="00BD77BB" w:rsidRDefault="00BF6240" w14:paraId="60C54F44" w14:textId="77777777">
            <w:pPr>
              <w:rPr>
                <w:rFonts w:cstheme="minorHAnsi"/>
                <w:sz w:val="22"/>
                <w:szCs w:val="22"/>
              </w:rPr>
            </w:pPr>
            <w:r w:rsidRPr="004F04E5">
              <w:rPr>
                <w:rFonts w:cstheme="minorHAnsi"/>
                <w:sz w:val="22"/>
                <w:szCs w:val="22"/>
              </w:rPr>
              <w:t>Parameter Name</w:t>
            </w:r>
          </w:p>
        </w:tc>
        <w:tc>
          <w:tcPr>
            <w:tcW w:w="5246" w:type="dxa"/>
          </w:tcPr>
          <w:p w:rsidRPr="004F04E5" w:rsidR="00BF6240" w:rsidP="00BD77BB" w:rsidRDefault="00BF6240" w14:paraId="0C7EDD3E" w14:textId="77777777">
            <w:pPr>
              <w:rPr>
                <w:rFonts w:cstheme="minorHAnsi"/>
                <w:sz w:val="22"/>
                <w:szCs w:val="22"/>
              </w:rPr>
            </w:pPr>
            <w:r w:rsidRPr="004F04E5">
              <w:rPr>
                <w:rFonts w:cstheme="minorHAnsi"/>
                <w:sz w:val="22"/>
                <w:szCs w:val="22"/>
              </w:rPr>
              <w:t>Notes</w:t>
            </w:r>
          </w:p>
        </w:tc>
        <w:tc>
          <w:tcPr>
            <w:tcW w:w="960" w:type="dxa"/>
          </w:tcPr>
          <w:p w:rsidRPr="004F04E5" w:rsidR="00BF6240" w:rsidP="00BD77BB" w:rsidRDefault="00BF6240" w14:paraId="79FA3876" w14:textId="77777777">
            <w:pPr>
              <w:rPr>
                <w:rFonts w:cstheme="minorHAnsi"/>
                <w:sz w:val="22"/>
                <w:szCs w:val="22"/>
              </w:rPr>
            </w:pPr>
          </w:p>
        </w:tc>
      </w:tr>
      <w:tr w:rsidRPr="004F04E5" w:rsidR="00B7481C" w:rsidTr="00B7481C" w14:paraId="0C3A5949" w14:textId="77777777">
        <w:trPr>
          <w:cnfStyle w:val="000000100000" w:firstRow="0" w:lastRow="0" w:firstColumn="0" w:lastColumn="0" w:oddVBand="0" w:evenVBand="0" w:oddHBand="1" w:evenHBand="0" w:firstRowFirstColumn="0" w:firstRowLastColumn="0" w:lastRowFirstColumn="0" w:lastRowLastColumn="0"/>
        </w:trPr>
        <w:tc>
          <w:tcPr>
            <w:tcW w:w="1184" w:type="dxa"/>
          </w:tcPr>
          <w:p w:rsidRPr="005E787F" w:rsidR="00B7481C" w:rsidP="00B7481C" w:rsidRDefault="005E787F" w14:paraId="49650D16" w14:textId="77777777">
            <w:pPr>
              <w:rPr>
                <w:rFonts w:cstheme="minorHAnsi"/>
                <w:sz w:val="22"/>
                <w:szCs w:val="22"/>
              </w:rPr>
            </w:pPr>
            <w:r>
              <w:rPr>
                <w:rFonts w:cstheme="minorHAnsi"/>
                <w:sz w:val="22"/>
                <w:szCs w:val="22"/>
              </w:rPr>
              <w:t>1247</w:t>
            </w:r>
          </w:p>
        </w:tc>
        <w:tc>
          <w:tcPr>
            <w:tcW w:w="1961" w:type="dxa"/>
          </w:tcPr>
          <w:p w:rsidRPr="004F04E5" w:rsidR="00B7481C" w:rsidP="00EE0040" w:rsidRDefault="003856A6" w14:paraId="44B3D743" w14:textId="77777777">
            <w:pPr>
              <w:jc w:val="left"/>
              <w:rPr>
                <w:rFonts w:cstheme="minorHAnsi"/>
                <w:sz w:val="22"/>
                <w:szCs w:val="22"/>
              </w:rPr>
            </w:pPr>
            <w:r w:rsidRPr="003856A6">
              <w:rPr>
                <w:rFonts w:cstheme="minorHAnsi"/>
                <w:sz w:val="22"/>
                <w:szCs w:val="22"/>
              </w:rPr>
              <w:t>AC-PANELS DEFAULT OBJECT_TYPES</w:t>
            </w:r>
          </w:p>
        </w:tc>
        <w:tc>
          <w:tcPr>
            <w:tcW w:w="5246" w:type="dxa"/>
          </w:tcPr>
          <w:p w:rsidRPr="003856A6" w:rsidR="00B7481C" w:rsidP="002A40B8" w:rsidRDefault="003856A6" w14:paraId="4256101D" w14:textId="77777777">
            <w:pPr>
              <w:jc w:val="both"/>
              <w:rPr>
                <w:rFonts w:cstheme="minorHAnsi"/>
                <w:sz w:val="22"/>
                <w:szCs w:val="22"/>
              </w:rPr>
            </w:pPr>
            <w:r w:rsidRPr="003856A6">
              <w:rPr>
                <w:rFonts w:cstheme="minorHAnsi"/>
                <w:sz w:val="22"/>
                <w:szCs w:val="22"/>
              </w:rPr>
              <w:t>This parameter controls the selected object types when starting a program with an Aircraft Panel.</w:t>
            </w:r>
          </w:p>
        </w:tc>
        <w:tc>
          <w:tcPr>
            <w:tcW w:w="960" w:type="dxa"/>
          </w:tcPr>
          <w:p w:rsidRPr="004F04E5" w:rsidR="00B7481C" w:rsidP="002A40B8" w:rsidRDefault="00B7481C" w14:paraId="7AB4FC27" w14:textId="77777777">
            <w:pPr>
              <w:jc w:val="both"/>
              <w:rPr>
                <w:rFonts w:cstheme="minorHAnsi"/>
                <w:sz w:val="22"/>
                <w:szCs w:val="22"/>
              </w:rPr>
            </w:pPr>
          </w:p>
        </w:tc>
      </w:tr>
      <w:tr w:rsidRPr="004F04E5" w:rsidR="00E65927" w:rsidTr="00B7481C" w14:paraId="167F16CF" w14:textId="77777777">
        <w:trPr>
          <w:cnfStyle w:val="000000010000" w:firstRow="0" w:lastRow="0" w:firstColumn="0" w:lastColumn="0" w:oddVBand="0" w:evenVBand="0" w:oddHBand="0" w:evenHBand="1" w:firstRowFirstColumn="0" w:firstRowLastColumn="0" w:lastRowFirstColumn="0" w:lastRowLastColumn="0"/>
          <w:ins w:author="Dupont Dimitri" w:date="2024-11-18T13:29:00Z" w:id="124"/>
        </w:trPr>
        <w:tc>
          <w:tcPr>
            <w:tcW w:w="1184" w:type="dxa"/>
          </w:tcPr>
          <w:p w:rsidR="00E65927" w:rsidP="00B7481C" w:rsidRDefault="005B22CC" w14:paraId="56058157" w14:textId="18895783">
            <w:pPr>
              <w:rPr>
                <w:ins w:author="Dupont Dimitri" w:date="2024-11-18T13:29:00Z" w:id="125"/>
                <w:rFonts w:cstheme="minorHAnsi"/>
                <w:sz w:val="22"/>
                <w:szCs w:val="22"/>
              </w:rPr>
            </w:pPr>
            <w:ins w:author="Dupont Dimitri" w:date="2024-11-18T13:30:00Z" w:id="126">
              <w:r>
                <w:rPr>
                  <w:rFonts w:cstheme="minorHAnsi"/>
                  <w:sz w:val="22"/>
                  <w:szCs w:val="22"/>
                </w:rPr>
                <w:t>1388</w:t>
              </w:r>
            </w:ins>
          </w:p>
        </w:tc>
        <w:tc>
          <w:tcPr>
            <w:tcW w:w="1961" w:type="dxa"/>
          </w:tcPr>
          <w:p w:rsidRPr="003856A6" w:rsidR="00E65927" w:rsidP="00EE0040" w:rsidRDefault="005B22CC" w14:paraId="2C3FD580" w14:textId="1960CA77">
            <w:pPr>
              <w:rPr>
                <w:ins w:author="Dupont Dimitri" w:date="2024-11-18T13:29:00Z" w:id="127"/>
                <w:rFonts w:cstheme="minorHAnsi"/>
                <w:sz w:val="22"/>
                <w:szCs w:val="22"/>
              </w:rPr>
            </w:pPr>
            <w:ins w:author="Dupont Dimitri" w:date="2024-11-18T13:30:00Z" w:id="128">
              <w:r w:rsidRPr="005B22CC">
                <w:rPr>
                  <w:rFonts w:cstheme="minorHAnsi"/>
                  <w:sz w:val="22"/>
                  <w:szCs w:val="22"/>
                </w:rPr>
                <w:t>SCHEDULED FLIGHTS PERIOD</w:t>
              </w:r>
            </w:ins>
          </w:p>
        </w:tc>
        <w:tc>
          <w:tcPr>
            <w:tcW w:w="5246" w:type="dxa"/>
          </w:tcPr>
          <w:p w:rsidRPr="003856A6" w:rsidR="00E65927" w:rsidP="002A40B8" w:rsidRDefault="005B22CC" w14:paraId="27EE62BF" w14:textId="0F84F194">
            <w:pPr>
              <w:jc w:val="both"/>
              <w:rPr>
                <w:ins w:author="Dupont Dimitri" w:date="2024-11-18T13:29:00Z" w:id="129"/>
                <w:rFonts w:cstheme="minorHAnsi"/>
                <w:sz w:val="22"/>
                <w:szCs w:val="22"/>
              </w:rPr>
            </w:pPr>
            <w:ins w:author="Dupont Dimitri" w:date="2024-11-18T13:30:00Z" w:id="130">
              <w:r>
                <w:rPr>
                  <w:rFonts w:cstheme="minorHAnsi"/>
                  <w:sz w:val="22"/>
                  <w:szCs w:val="22"/>
                </w:rPr>
                <w:t xml:space="preserve">This parameter </w:t>
              </w:r>
              <w:r w:rsidR="007E15E6">
                <w:rPr>
                  <w:rFonts w:cstheme="minorHAnsi"/>
                  <w:sz w:val="22"/>
                  <w:szCs w:val="22"/>
                </w:rPr>
                <w:t>sets the use of the scheduled flights (for a defin</w:t>
              </w:r>
            </w:ins>
            <w:ins w:author="Dupont Dimitri" w:date="2024-11-18T13:31:00Z" w:id="131">
              <w:r w:rsidR="007E15E6">
                <w:rPr>
                  <w:rFonts w:cstheme="minorHAnsi"/>
                  <w:sz w:val="22"/>
                  <w:szCs w:val="22"/>
                </w:rPr>
                <w:t>ed perio</w:t>
              </w:r>
              <w:r w:rsidR="00740278">
                <w:rPr>
                  <w:rFonts w:cstheme="minorHAnsi"/>
                  <w:sz w:val="22"/>
                  <w:szCs w:val="22"/>
                </w:rPr>
                <w:t>d in days) for the forecast calculation.</w:t>
              </w:r>
            </w:ins>
          </w:p>
        </w:tc>
        <w:tc>
          <w:tcPr>
            <w:tcW w:w="960" w:type="dxa"/>
          </w:tcPr>
          <w:p w:rsidRPr="004F04E5" w:rsidR="00E65927" w:rsidP="002A40B8" w:rsidRDefault="00E65927" w14:paraId="7F4F0BA8" w14:textId="77777777">
            <w:pPr>
              <w:jc w:val="both"/>
              <w:rPr>
                <w:ins w:author="Dupont Dimitri" w:date="2024-11-18T13:29:00Z" w:id="132"/>
                <w:rFonts w:cstheme="minorHAnsi"/>
                <w:sz w:val="22"/>
                <w:szCs w:val="22"/>
              </w:rPr>
            </w:pPr>
          </w:p>
        </w:tc>
      </w:tr>
      <w:tr w:rsidRPr="004F04E5" w:rsidR="00E65927" w:rsidTr="00B7481C" w14:paraId="7F0C2354" w14:textId="77777777">
        <w:trPr>
          <w:cnfStyle w:val="000000100000" w:firstRow="0" w:lastRow="0" w:firstColumn="0" w:lastColumn="0" w:oddVBand="0" w:evenVBand="0" w:oddHBand="1" w:evenHBand="0" w:firstRowFirstColumn="0" w:firstRowLastColumn="0" w:lastRowFirstColumn="0" w:lastRowLastColumn="0"/>
          <w:ins w:author="Dupont Dimitri" w:date="2024-11-18T13:29:00Z" w:id="133"/>
        </w:trPr>
        <w:tc>
          <w:tcPr>
            <w:tcW w:w="1184" w:type="dxa"/>
          </w:tcPr>
          <w:p w:rsidR="00E65927" w:rsidP="00B7481C" w:rsidRDefault="006C1DCA" w14:paraId="41A3DD35" w14:textId="3955C357">
            <w:pPr>
              <w:rPr>
                <w:ins w:author="Dupont Dimitri" w:date="2024-11-18T13:29:00Z" w:id="134"/>
                <w:rFonts w:cstheme="minorHAnsi"/>
                <w:sz w:val="22"/>
                <w:szCs w:val="22"/>
              </w:rPr>
            </w:pPr>
            <w:ins w:author="Dupont Dimitri" w:date="2024-11-18T13:31:00Z" w:id="135">
              <w:r>
                <w:rPr>
                  <w:rFonts w:cstheme="minorHAnsi"/>
                  <w:sz w:val="22"/>
                  <w:szCs w:val="22"/>
                </w:rPr>
                <w:t>1687</w:t>
              </w:r>
            </w:ins>
          </w:p>
        </w:tc>
        <w:tc>
          <w:tcPr>
            <w:tcW w:w="1961" w:type="dxa"/>
          </w:tcPr>
          <w:p w:rsidRPr="003856A6" w:rsidR="00E65927" w:rsidP="00EE0040" w:rsidRDefault="006C1DCA" w14:paraId="466A1B36" w14:textId="751195FE">
            <w:pPr>
              <w:rPr>
                <w:ins w:author="Dupont Dimitri" w:date="2024-11-18T13:29:00Z" w:id="136"/>
                <w:rFonts w:cstheme="minorHAnsi"/>
                <w:sz w:val="22"/>
                <w:szCs w:val="22"/>
              </w:rPr>
            </w:pPr>
            <w:ins w:author="Dupont Dimitri" w:date="2024-11-18T13:31:00Z" w:id="137">
              <w:r w:rsidRPr="006C1DCA">
                <w:rPr>
                  <w:rFonts w:cstheme="minorHAnsi"/>
                  <w:sz w:val="22"/>
                  <w:szCs w:val="22"/>
                </w:rPr>
                <w:t xml:space="preserve">Activate the </w:t>
              </w:r>
              <w:proofErr w:type="spellStart"/>
              <w:r w:rsidRPr="006C1DCA">
                <w:rPr>
                  <w:rFonts w:cstheme="minorHAnsi"/>
                  <w:sz w:val="22"/>
                  <w:szCs w:val="22"/>
                </w:rPr>
                <w:t>NullLegsFiller</w:t>
              </w:r>
              <w:proofErr w:type="spellEnd"/>
              <w:r w:rsidRPr="006C1DCA">
                <w:rPr>
                  <w:rFonts w:cstheme="minorHAnsi"/>
                  <w:sz w:val="22"/>
                  <w:szCs w:val="22"/>
                </w:rPr>
                <w:t xml:space="preserve"> daemon.</w:t>
              </w:r>
            </w:ins>
          </w:p>
        </w:tc>
        <w:tc>
          <w:tcPr>
            <w:tcW w:w="5246" w:type="dxa"/>
          </w:tcPr>
          <w:p w:rsidRPr="003856A6" w:rsidR="00E65927" w:rsidP="002A40B8" w:rsidRDefault="006C1DCA" w14:paraId="6FA2C21A" w14:textId="0C772C68">
            <w:pPr>
              <w:jc w:val="both"/>
              <w:rPr>
                <w:ins w:author="Dupont Dimitri" w:date="2024-11-18T13:29:00Z" w:id="138"/>
                <w:rFonts w:cstheme="minorHAnsi"/>
                <w:sz w:val="22"/>
                <w:szCs w:val="22"/>
              </w:rPr>
            </w:pPr>
            <w:ins w:author="Dupont Dimitri" w:date="2024-11-18T13:32:00Z" w:id="139">
              <w:r>
                <w:rPr>
                  <w:rFonts w:cstheme="minorHAnsi"/>
                  <w:sz w:val="22"/>
                  <w:szCs w:val="22"/>
                </w:rPr>
                <w:t xml:space="preserve">This parameter allows </w:t>
              </w:r>
              <w:r w:rsidR="007539AA">
                <w:rPr>
                  <w:rFonts w:cstheme="minorHAnsi"/>
                  <w:sz w:val="22"/>
                  <w:szCs w:val="22"/>
                </w:rPr>
                <w:t>t</w:t>
              </w:r>
              <w:r w:rsidRPr="007539AA" w:rsidR="007539AA">
                <w:rPr>
                  <w:rFonts w:cstheme="minorHAnsi"/>
                  <w:sz w:val="22"/>
                  <w:szCs w:val="22"/>
                  <w:lang w:val="en-GB"/>
                </w:rPr>
                <w:t xml:space="preserve">o activate/deactivate the </w:t>
              </w:r>
              <w:proofErr w:type="spellStart"/>
              <w:r w:rsidRPr="007539AA" w:rsidR="007539AA">
                <w:rPr>
                  <w:rFonts w:cstheme="minorHAnsi"/>
                  <w:sz w:val="22"/>
                  <w:szCs w:val="22"/>
                  <w:lang w:val="en-GB"/>
                </w:rPr>
                <w:t>NullLegFiller</w:t>
              </w:r>
              <w:proofErr w:type="spellEnd"/>
              <w:r w:rsidR="007539AA">
                <w:rPr>
                  <w:rFonts w:cstheme="minorHAnsi"/>
                  <w:sz w:val="22"/>
                  <w:szCs w:val="22"/>
                  <w:lang w:val="en-GB"/>
                </w:rPr>
                <w:t xml:space="preserve">, an automated </w:t>
              </w:r>
            </w:ins>
            <w:ins w:author="Dupont Dimitri" w:date="2024-11-18T14:00:00Z" w:id="140">
              <w:r w:rsidR="008F1C30">
                <w:rPr>
                  <w:rFonts w:cstheme="minorHAnsi"/>
                  <w:sz w:val="22"/>
                  <w:szCs w:val="22"/>
                  <w:lang w:val="en-GB"/>
                </w:rPr>
                <w:t xml:space="preserve">feature </w:t>
              </w:r>
              <w:r w:rsidR="004A51F6">
                <w:rPr>
                  <w:rFonts w:cstheme="minorHAnsi"/>
                  <w:sz w:val="22"/>
                  <w:szCs w:val="22"/>
                  <w:lang w:val="en-GB"/>
                </w:rPr>
                <w:t xml:space="preserve">that will </w:t>
              </w:r>
            </w:ins>
            <w:ins w:author="Dupont Dimitri" w:date="2024-11-18T14:01:00Z" w:id="141">
              <w:r w:rsidR="004A51F6">
                <w:rPr>
                  <w:rFonts w:cstheme="minorHAnsi"/>
                  <w:sz w:val="22"/>
                  <w:szCs w:val="22"/>
                  <w:lang w:val="en-GB"/>
                </w:rPr>
                <w:t>integrate the aircraft did not fly for the day, impacting the forecasting accordingly.</w:t>
              </w:r>
            </w:ins>
          </w:p>
        </w:tc>
        <w:tc>
          <w:tcPr>
            <w:tcW w:w="960" w:type="dxa"/>
          </w:tcPr>
          <w:p w:rsidRPr="004F04E5" w:rsidR="00E65927" w:rsidP="002A40B8" w:rsidRDefault="00E65927" w14:paraId="51FD5754" w14:textId="77777777">
            <w:pPr>
              <w:jc w:val="both"/>
              <w:rPr>
                <w:ins w:author="Dupont Dimitri" w:date="2024-11-18T13:29:00Z" w:id="142"/>
                <w:rFonts w:cstheme="minorHAnsi"/>
                <w:sz w:val="22"/>
                <w:szCs w:val="22"/>
              </w:rPr>
            </w:pPr>
          </w:p>
        </w:tc>
      </w:tr>
      <w:tr w:rsidRPr="004F04E5" w:rsidR="00C53410" w:rsidDel="009312B4" w:rsidTr="00B7481C" w14:paraId="214FFB63" w14:textId="09FB6B80">
        <w:trPr>
          <w:cnfStyle w:val="000000010000" w:firstRow="0" w:lastRow="0" w:firstColumn="0" w:lastColumn="0" w:oddVBand="0" w:evenVBand="0" w:oddHBand="0" w:evenHBand="1" w:firstRowFirstColumn="0" w:firstRowLastColumn="0" w:lastRowFirstColumn="0" w:lastRowLastColumn="0"/>
          <w:del w:author="Dupont Dimitri" w:date="2024-11-18T13:28:00Z" w:id="143"/>
        </w:trPr>
        <w:tc>
          <w:tcPr>
            <w:tcW w:w="1184" w:type="dxa"/>
          </w:tcPr>
          <w:p w:rsidR="00C53410" w:rsidDel="009312B4" w:rsidP="00B7481C" w:rsidRDefault="00C53410" w14:paraId="673DAAF1" w14:textId="3419ED9F">
            <w:pPr>
              <w:rPr>
                <w:del w:author="Dupont Dimitri" w:date="2024-11-18T13:28:00Z" w:id="144"/>
                <w:rFonts w:cstheme="minorHAnsi"/>
                <w:sz w:val="22"/>
                <w:szCs w:val="22"/>
              </w:rPr>
            </w:pPr>
            <w:del w:author="Dupont Dimitri" w:date="2024-11-18T13:28:00Z" w:id="145">
              <w:r w:rsidDel="009312B4">
                <w:rPr>
                  <w:rFonts w:cstheme="minorHAnsi"/>
                  <w:sz w:val="22"/>
                  <w:szCs w:val="22"/>
                </w:rPr>
                <w:delText>1</w:delText>
              </w:r>
              <w:r w:rsidDel="009312B4" w:rsidR="00327474">
                <w:rPr>
                  <w:rFonts w:cstheme="minorHAnsi"/>
                  <w:sz w:val="22"/>
                  <w:szCs w:val="22"/>
                </w:rPr>
                <w:delText>388</w:delText>
              </w:r>
            </w:del>
          </w:p>
        </w:tc>
        <w:tc>
          <w:tcPr>
            <w:tcW w:w="1961" w:type="dxa"/>
          </w:tcPr>
          <w:p w:rsidRPr="003856A6" w:rsidR="00C53410" w:rsidDel="009312B4" w:rsidP="00EE0040" w:rsidRDefault="00327474" w14:paraId="43D3BF9C" w14:textId="478D1E39">
            <w:pPr>
              <w:rPr>
                <w:del w:author="Dupont Dimitri" w:date="2024-11-18T13:28:00Z" w:id="146"/>
                <w:rFonts w:cstheme="minorHAnsi"/>
                <w:sz w:val="22"/>
                <w:szCs w:val="22"/>
              </w:rPr>
            </w:pPr>
            <w:del w:author="Dupont Dimitri" w:date="2024-11-18T13:28:00Z" w:id="147">
              <w:r w:rsidRPr="00327474" w:rsidDel="009312B4">
                <w:rPr>
                  <w:rFonts w:cstheme="minorHAnsi"/>
                  <w:sz w:val="22"/>
                  <w:szCs w:val="22"/>
                </w:rPr>
                <w:delText>SCHEDULED FLIGHTS PERIOD</w:delText>
              </w:r>
            </w:del>
          </w:p>
        </w:tc>
        <w:tc>
          <w:tcPr>
            <w:tcW w:w="5246" w:type="dxa"/>
          </w:tcPr>
          <w:p w:rsidRPr="003856A6" w:rsidR="00C53410" w:rsidDel="009312B4" w:rsidP="002A40B8" w:rsidRDefault="00327474" w14:paraId="2D6A9844" w14:textId="69BEFFDA">
            <w:pPr>
              <w:jc w:val="both"/>
              <w:rPr>
                <w:del w:author="Dupont Dimitri" w:date="2024-11-18T13:28:00Z" w:id="148"/>
                <w:rFonts w:cstheme="minorHAnsi"/>
                <w:sz w:val="22"/>
                <w:szCs w:val="22"/>
              </w:rPr>
            </w:pPr>
            <w:del w:author="Dupont Dimitri" w:date="2024-11-18T13:28:00Z" w:id="149">
              <w:r w:rsidDel="009312B4">
                <w:rPr>
                  <w:rFonts w:cstheme="minorHAnsi"/>
                  <w:sz w:val="22"/>
                  <w:szCs w:val="22"/>
                </w:rPr>
                <w:delText xml:space="preserve">This parameter </w:delText>
              </w:r>
              <w:r w:rsidDel="009312B4" w:rsidR="006D1738">
                <w:rPr>
                  <w:rFonts w:cstheme="minorHAnsi"/>
                  <w:sz w:val="22"/>
                  <w:szCs w:val="22"/>
                </w:rPr>
                <w:delText>is used for the integration of the scheduled flights to be taken in account in the forecast calculation.</w:delText>
              </w:r>
            </w:del>
          </w:p>
        </w:tc>
        <w:tc>
          <w:tcPr>
            <w:tcW w:w="960" w:type="dxa"/>
          </w:tcPr>
          <w:p w:rsidRPr="004F04E5" w:rsidR="00C53410" w:rsidDel="009312B4" w:rsidP="002A40B8" w:rsidRDefault="00C53410" w14:paraId="6D604550" w14:textId="5F6A3EE3">
            <w:pPr>
              <w:jc w:val="both"/>
              <w:rPr>
                <w:del w:author="Dupont Dimitri" w:date="2024-11-18T13:28:00Z" w:id="150"/>
                <w:rFonts w:cstheme="minorHAnsi"/>
                <w:sz w:val="22"/>
                <w:szCs w:val="22"/>
              </w:rPr>
            </w:pPr>
          </w:p>
        </w:tc>
      </w:tr>
      <w:tr w:rsidRPr="004F04E5" w:rsidR="00253685" w:rsidDel="009312B4" w:rsidTr="00B7481C" w14:paraId="3F335D83" w14:textId="78AABC4F">
        <w:trPr>
          <w:cnfStyle w:val="000000100000" w:firstRow="0" w:lastRow="0" w:firstColumn="0" w:lastColumn="0" w:oddVBand="0" w:evenVBand="0" w:oddHBand="1" w:evenHBand="0" w:firstRowFirstColumn="0" w:firstRowLastColumn="0" w:lastRowFirstColumn="0" w:lastRowLastColumn="0"/>
          <w:del w:author="Dupont Dimitri" w:date="2024-11-18T13:28:00Z" w:id="151"/>
        </w:trPr>
        <w:tc>
          <w:tcPr>
            <w:tcW w:w="1184" w:type="dxa"/>
          </w:tcPr>
          <w:p w:rsidR="00253685" w:rsidDel="009312B4" w:rsidP="00B7481C" w:rsidRDefault="00253685" w14:paraId="34ED4982" w14:textId="7BDD999E">
            <w:pPr>
              <w:rPr>
                <w:del w:author="Dupont Dimitri" w:date="2024-11-18T13:28:00Z" w:id="152"/>
                <w:rFonts w:cstheme="minorHAnsi"/>
                <w:sz w:val="22"/>
                <w:szCs w:val="22"/>
              </w:rPr>
            </w:pPr>
            <w:del w:author="Dupont Dimitri" w:date="2024-11-18T13:28:00Z" w:id="153">
              <w:r w:rsidDel="009312B4">
                <w:rPr>
                  <w:rFonts w:cstheme="minorHAnsi"/>
                  <w:sz w:val="22"/>
                  <w:szCs w:val="22"/>
                </w:rPr>
                <w:delText>1687</w:delText>
              </w:r>
            </w:del>
          </w:p>
        </w:tc>
        <w:tc>
          <w:tcPr>
            <w:tcW w:w="1961" w:type="dxa"/>
          </w:tcPr>
          <w:p w:rsidRPr="00327474" w:rsidR="00253685" w:rsidDel="009312B4" w:rsidP="00EE0040" w:rsidRDefault="00253685" w14:paraId="0E29C52A" w14:textId="68FD57CD">
            <w:pPr>
              <w:rPr>
                <w:del w:author="Dupont Dimitri" w:date="2024-11-18T13:28:00Z" w:id="154"/>
                <w:rFonts w:cstheme="minorHAnsi"/>
                <w:sz w:val="22"/>
                <w:szCs w:val="22"/>
              </w:rPr>
            </w:pPr>
            <w:del w:author="Dupont Dimitri" w:date="2024-11-18T13:28:00Z" w:id="155">
              <w:r w:rsidRPr="00253685" w:rsidDel="009312B4">
                <w:rPr>
                  <w:rFonts w:cstheme="minorHAnsi"/>
                  <w:sz w:val="22"/>
                  <w:szCs w:val="22"/>
                </w:rPr>
                <w:delText>Activate the NullLegsFiller daemon.</w:delText>
              </w:r>
            </w:del>
          </w:p>
        </w:tc>
        <w:tc>
          <w:tcPr>
            <w:tcW w:w="5246" w:type="dxa"/>
          </w:tcPr>
          <w:p w:rsidR="00253685" w:rsidDel="009312B4" w:rsidP="002A40B8" w:rsidRDefault="00253685" w14:paraId="737D93ED" w14:textId="5A1E304F">
            <w:pPr>
              <w:jc w:val="both"/>
              <w:rPr>
                <w:del w:author="Dupont Dimitri" w:date="2024-11-18T13:28:00Z" w:id="156"/>
                <w:rFonts w:cstheme="minorHAnsi"/>
                <w:sz w:val="22"/>
                <w:szCs w:val="22"/>
              </w:rPr>
            </w:pPr>
          </w:p>
        </w:tc>
        <w:tc>
          <w:tcPr>
            <w:tcW w:w="960" w:type="dxa"/>
          </w:tcPr>
          <w:p w:rsidRPr="004F04E5" w:rsidR="00253685" w:rsidDel="009312B4" w:rsidP="002A40B8" w:rsidRDefault="00253685" w14:paraId="33A0E9BA" w14:textId="5330228F">
            <w:pPr>
              <w:jc w:val="both"/>
              <w:rPr>
                <w:del w:author="Dupont Dimitri" w:date="2024-11-18T13:28:00Z" w:id="157"/>
                <w:rFonts w:cstheme="minorHAnsi"/>
                <w:sz w:val="22"/>
                <w:szCs w:val="22"/>
              </w:rPr>
            </w:pPr>
          </w:p>
        </w:tc>
      </w:tr>
      <w:tr w:rsidRPr="004F04E5" w:rsidR="00536769" w:rsidTr="00B7481C" w14:paraId="1434CE2C" w14:textId="77777777">
        <w:trPr>
          <w:cnfStyle w:val="000000010000" w:firstRow="0" w:lastRow="0" w:firstColumn="0" w:lastColumn="0" w:oddVBand="0" w:evenVBand="0" w:oddHBand="0" w:evenHBand="1" w:firstRowFirstColumn="0" w:firstRowLastColumn="0" w:lastRowFirstColumn="0" w:lastRowLastColumn="0"/>
        </w:trPr>
        <w:tc>
          <w:tcPr>
            <w:tcW w:w="1184" w:type="dxa"/>
          </w:tcPr>
          <w:p w:rsidRPr="00996701" w:rsidR="00536769" w:rsidP="00536769" w:rsidRDefault="00536769" w14:paraId="357FF566" w14:textId="77777777">
            <w:pPr>
              <w:rPr>
                <w:rFonts w:cstheme="minorHAnsi"/>
                <w:sz w:val="22"/>
                <w:szCs w:val="22"/>
              </w:rPr>
            </w:pPr>
            <w:r>
              <w:rPr>
                <w:rFonts w:cstheme="minorHAnsi"/>
                <w:sz w:val="22"/>
                <w:szCs w:val="22"/>
              </w:rPr>
              <w:t>-/-</w:t>
            </w:r>
          </w:p>
        </w:tc>
        <w:tc>
          <w:tcPr>
            <w:tcW w:w="1961" w:type="dxa"/>
          </w:tcPr>
          <w:p w:rsidRPr="004F04E5" w:rsidR="00536769" w:rsidRDefault="00536769" w14:paraId="08F62685" w14:textId="26E069FF">
            <w:pPr>
              <w:rPr>
                <w:rFonts w:cstheme="minorHAnsi"/>
                <w:sz w:val="22"/>
                <w:szCs w:val="22"/>
              </w:rPr>
              <w:pPrChange w:author="Dupont Dimitri" w:date="2024-11-18T14:32:00Z" w:id="158">
                <w:pPr>
                  <w:jc w:val="left"/>
                </w:pPr>
              </w:pPrChange>
            </w:pPr>
            <w:ins w:author="Dupont Dimitri" w:date="2024-11-18T14:32:00Z" w:id="159">
              <w:r>
                <w:rPr>
                  <w:rFonts w:cstheme="minorHAnsi"/>
                  <w:sz w:val="22"/>
                  <w:szCs w:val="22"/>
                </w:rPr>
                <w:t>-/-</w:t>
              </w:r>
            </w:ins>
          </w:p>
        </w:tc>
        <w:tc>
          <w:tcPr>
            <w:tcW w:w="5246" w:type="dxa"/>
          </w:tcPr>
          <w:p w:rsidRPr="004F04E5" w:rsidR="00536769" w:rsidRDefault="00536769" w14:paraId="66307556" w14:textId="0A4F2585">
            <w:pPr>
              <w:rPr>
                <w:rFonts w:cstheme="minorHAnsi"/>
                <w:sz w:val="22"/>
                <w:szCs w:val="22"/>
              </w:rPr>
              <w:pPrChange w:author="Dupont Dimitri" w:date="2024-11-18T14:32:00Z" w:id="160">
                <w:pPr>
                  <w:jc w:val="both"/>
                </w:pPr>
              </w:pPrChange>
            </w:pPr>
            <w:ins w:author="Dupont Dimitri" w:date="2024-11-18T14:32:00Z" w:id="161">
              <w:r>
                <w:rPr>
                  <w:rFonts w:cstheme="minorHAnsi"/>
                  <w:sz w:val="22"/>
                  <w:szCs w:val="22"/>
                </w:rPr>
                <w:t>-/-</w:t>
              </w:r>
            </w:ins>
          </w:p>
        </w:tc>
        <w:tc>
          <w:tcPr>
            <w:tcW w:w="960" w:type="dxa"/>
          </w:tcPr>
          <w:p w:rsidRPr="004F04E5" w:rsidR="00536769" w:rsidP="00536769" w:rsidRDefault="00536769" w14:paraId="6C1246D8" w14:textId="77777777">
            <w:pPr>
              <w:jc w:val="both"/>
              <w:rPr>
                <w:rFonts w:cstheme="minorHAnsi"/>
                <w:sz w:val="22"/>
                <w:szCs w:val="22"/>
              </w:rPr>
            </w:pPr>
          </w:p>
        </w:tc>
      </w:tr>
    </w:tbl>
    <w:p w:rsidRPr="005B7A1C" w:rsidR="00EC2942" w:rsidP="005B7A1C" w:rsidRDefault="00EC2942" w14:paraId="48D631A5" w14:textId="77777777">
      <w:pPr>
        <w:pStyle w:val="Heading1"/>
        <w:numPr>
          <w:ilvl w:val="1"/>
          <w:numId w:val="4"/>
        </w:numPr>
        <w:spacing w:after="240"/>
        <w:rPr>
          <w:rFonts w:asciiTheme="minorHAnsi" w:hAnsiTheme="minorHAnsi" w:cstheme="minorHAnsi"/>
          <w:sz w:val="22"/>
          <w:szCs w:val="22"/>
        </w:rPr>
      </w:pPr>
      <w:bookmarkStart w:name="_Toc159516460" w:id="162"/>
      <w:bookmarkStart w:name="_Toc166423156" w:id="163"/>
      <w:r w:rsidRPr="004F04E5">
        <w:rPr>
          <w:rFonts w:asciiTheme="minorHAnsi" w:hAnsiTheme="minorHAnsi" w:cstheme="minorHAnsi"/>
          <w:sz w:val="22"/>
          <w:szCs w:val="22"/>
        </w:rPr>
        <w:lastRenderedPageBreak/>
        <w:t>Workflows</w:t>
      </w:r>
      <w:bookmarkEnd w:id="162"/>
      <w:bookmarkEnd w:id="163"/>
    </w:p>
    <w:tbl>
      <w:tblPr>
        <w:tblStyle w:val="TableAMOS"/>
        <w:tblW w:w="9351" w:type="dxa"/>
        <w:tblLook w:val="04A0" w:firstRow="1" w:lastRow="0" w:firstColumn="1" w:lastColumn="0" w:noHBand="0" w:noVBand="1"/>
      </w:tblPr>
      <w:tblGrid>
        <w:gridCol w:w="1413"/>
        <w:gridCol w:w="3261"/>
        <w:gridCol w:w="4677"/>
      </w:tblGrid>
      <w:tr w:rsidRPr="004F04E5" w:rsidR="00EC2942" w:rsidTr="00BD77BB" w14:paraId="5011D1BC" w14:textId="77777777">
        <w:trPr>
          <w:cnfStyle w:val="100000000000" w:firstRow="1" w:lastRow="0" w:firstColumn="0" w:lastColumn="0" w:oddVBand="0" w:evenVBand="0" w:oddHBand="0" w:evenHBand="0" w:firstRowFirstColumn="0" w:firstRowLastColumn="0" w:lastRowFirstColumn="0" w:lastRowLastColumn="0"/>
          <w:tblHeader/>
        </w:trPr>
        <w:tc>
          <w:tcPr>
            <w:tcW w:w="1413" w:type="dxa"/>
          </w:tcPr>
          <w:p w:rsidRPr="004F04E5" w:rsidR="00EC2942" w:rsidP="00BD77BB" w:rsidRDefault="00EC2942" w14:paraId="5C3B619A" w14:textId="77777777">
            <w:pPr>
              <w:rPr>
                <w:rFonts w:cstheme="minorHAnsi"/>
                <w:sz w:val="22"/>
                <w:szCs w:val="22"/>
              </w:rPr>
            </w:pPr>
            <w:r w:rsidRPr="004F04E5">
              <w:rPr>
                <w:rFonts w:cstheme="minorHAnsi"/>
                <w:sz w:val="22"/>
                <w:szCs w:val="22"/>
              </w:rPr>
              <w:t>Workflow Number</w:t>
            </w:r>
          </w:p>
        </w:tc>
        <w:tc>
          <w:tcPr>
            <w:tcW w:w="3261" w:type="dxa"/>
          </w:tcPr>
          <w:p w:rsidRPr="004F04E5" w:rsidR="00EC2942" w:rsidP="00BD77BB" w:rsidRDefault="00EC2942" w14:paraId="6D1C48E7" w14:textId="77777777">
            <w:pPr>
              <w:rPr>
                <w:rFonts w:cstheme="minorHAnsi"/>
                <w:sz w:val="22"/>
                <w:szCs w:val="22"/>
              </w:rPr>
            </w:pPr>
            <w:r w:rsidRPr="004F04E5">
              <w:rPr>
                <w:rFonts w:cstheme="minorHAnsi"/>
                <w:sz w:val="22"/>
                <w:szCs w:val="22"/>
              </w:rPr>
              <w:t>Workflow Name</w:t>
            </w:r>
          </w:p>
        </w:tc>
        <w:tc>
          <w:tcPr>
            <w:tcW w:w="4677" w:type="dxa"/>
          </w:tcPr>
          <w:p w:rsidRPr="004F04E5" w:rsidR="00EC2942" w:rsidP="00BD77BB" w:rsidRDefault="00983647" w14:paraId="7125BEB3" w14:textId="77777777">
            <w:pPr>
              <w:rPr>
                <w:rFonts w:cstheme="minorHAnsi"/>
                <w:sz w:val="22"/>
                <w:szCs w:val="22"/>
              </w:rPr>
            </w:pPr>
            <w:r w:rsidRPr="004F04E5">
              <w:rPr>
                <w:rFonts w:cstheme="minorHAnsi"/>
                <w:sz w:val="22"/>
                <w:szCs w:val="22"/>
              </w:rPr>
              <w:t xml:space="preserve">Workflow Setup </w:t>
            </w:r>
            <w:r w:rsidRPr="004F04E5" w:rsidR="001A5AAD">
              <w:rPr>
                <w:rFonts w:cstheme="minorHAnsi"/>
                <w:sz w:val="22"/>
                <w:szCs w:val="22"/>
              </w:rPr>
              <w:t>Notes</w:t>
            </w:r>
          </w:p>
        </w:tc>
      </w:tr>
      <w:tr w:rsidRPr="004F04E5" w:rsidR="002A40B8" w:rsidTr="00BD77BB" w14:paraId="66A5942B"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FD527B" w:rsidR="002A40B8" w:rsidP="002A40B8" w:rsidRDefault="00FD527B" w14:paraId="56A80B1D" w14:textId="77777777">
            <w:pPr>
              <w:rPr>
                <w:rFonts w:cstheme="minorHAnsi"/>
                <w:sz w:val="22"/>
                <w:szCs w:val="22"/>
              </w:rPr>
            </w:pPr>
            <w:r w:rsidRPr="00FD527B">
              <w:rPr>
                <w:rFonts w:cstheme="minorHAnsi"/>
                <w:sz w:val="22"/>
                <w:szCs w:val="22"/>
              </w:rPr>
              <w:t>108</w:t>
            </w:r>
          </w:p>
        </w:tc>
        <w:tc>
          <w:tcPr>
            <w:tcW w:w="3261" w:type="dxa"/>
          </w:tcPr>
          <w:p w:rsidRPr="00FD527B" w:rsidR="002A40B8" w:rsidP="00EE0040" w:rsidRDefault="00FD527B" w14:paraId="07BF2E02" w14:textId="77777777">
            <w:pPr>
              <w:jc w:val="left"/>
              <w:rPr>
                <w:rFonts w:cstheme="minorHAnsi"/>
                <w:sz w:val="22"/>
                <w:szCs w:val="22"/>
              </w:rPr>
            </w:pPr>
            <w:r w:rsidRPr="00FD527B">
              <w:rPr>
                <w:rFonts w:cstheme="minorHAnsi"/>
                <w:sz w:val="22"/>
                <w:szCs w:val="22"/>
              </w:rPr>
              <w:t xml:space="preserve">New Aircraft Entered Workflow </w:t>
            </w:r>
          </w:p>
        </w:tc>
        <w:tc>
          <w:tcPr>
            <w:tcW w:w="4677" w:type="dxa"/>
          </w:tcPr>
          <w:p w:rsidRPr="00FD527B" w:rsidR="002A40B8" w:rsidP="002A40B8" w:rsidRDefault="002A40B8" w14:paraId="4C54A75E" w14:textId="77777777">
            <w:pPr>
              <w:jc w:val="both"/>
              <w:rPr>
                <w:rFonts w:cstheme="minorHAnsi"/>
                <w:sz w:val="22"/>
                <w:szCs w:val="22"/>
              </w:rPr>
            </w:pPr>
          </w:p>
        </w:tc>
      </w:tr>
      <w:tr w:rsidRPr="004F04E5" w:rsidR="002A40B8" w:rsidTr="00BD77BB" w14:paraId="49DCD369"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Pr="004C560F" w:rsidR="002A40B8" w:rsidP="002A40B8" w:rsidRDefault="004C560F" w14:paraId="79321959" w14:textId="77777777">
            <w:pPr>
              <w:rPr>
                <w:rFonts w:cstheme="minorHAnsi"/>
                <w:sz w:val="22"/>
                <w:szCs w:val="22"/>
              </w:rPr>
            </w:pPr>
            <w:r>
              <w:rPr>
                <w:rFonts w:cstheme="minorHAnsi"/>
                <w:sz w:val="22"/>
                <w:szCs w:val="22"/>
              </w:rPr>
              <w:t>314</w:t>
            </w:r>
          </w:p>
        </w:tc>
        <w:tc>
          <w:tcPr>
            <w:tcW w:w="3261" w:type="dxa"/>
          </w:tcPr>
          <w:p w:rsidRPr="004C560F" w:rsidR="002A40B8" w:rsidP="00EE0040" w:rsidRDefault="004C560F" w14:paraId="12036279" w14:textId="77777777">
            <w:pPr>
              <w:jc w:val="left"/>
              <w:rPr>
                <w:rFonts w:cstheme="minorHAnsi"/>
                <w:sz w:val="22"/>
                <w:szCs w:val="22"/>
              </w:rPr>
            </w:pPr>
            <w:r>
              <w:rPr>
                <w:rFonts w:cstheme="minorHAnsi"/>
                <w:sz w:val="22"/>
                <w:szCs w:val="22"/>
              </w:rPr>
              <w:t>Counter Calculat</w:t>
            </w:r>
            <w:r w:rsidR="00123113">
              <w:rPr>
                <w:rFonts w:cstheme="minorHAnsi"/>
                <w:sz w:val="22"/>
                <w:szCs w:val="22"/>
              </w:rPr>
              <w:t>ion Workflow</w:t>
            </w:r>
          </w:p>
        </w:tc>
        <w:tc>
          <w:tcPr>
            <w:tcW w:w="4677" w:type="dxa"/>
          </w:tcPr>
          <w:p w:rsidRPr="004F04E5" w:rsidR="002A40B8" w:rsidP="002A40B8" w:rsidRDefault="002A40B8" w14:paraId="26E5683E" w14:textId="77777777">
            <w:pPr>
              <w:jc w:val="both"/>
              <w:rPr>
                <w:rFonts w:cstheme="minorHAnsi"/>
                <w:sz w:val="22"/>
                <w:szCs w:val="22"/>
              </w:rPr>
            </w:pPr>
          </w:p>
        </w:tc>
      </w:tr>
      <w:tr w:rsidRPr="004F04E5" w:rsidR="002A40B8" w:rsidTr="00BD77BB" w14:paraId="23B28BC0"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BE12B4" w:rsidR="002A40B8" w:rsidP="002A40B8" w:rsidRDefault="00BE12B4" w14:paraId="37A74886" w14:textId="77777777">
            <w:pPr>
              <w:rPr>
                <w:rFonts w:cstheme="minorHAnsi"/>
                <w:sz w:val="22"/>
                <w:szCs w:val="22"/>
              </w:rPr>
            </w:pPr>
            <w:r>
              <w:rPr>
                <w:rFonts w:cstheme="minorHAnsi"/>
                <w:sz w:val="22"/>
                <w:szCs w:val="22"/>
              </w:rPr>
              <w:t>350</w:t>
            </w:r>
          </w:p>
        </w:tc>
        <w:tc>
          <w:tcPr>
            <w:tcW w:w="3261" w:type="dxa"/>
          </w:tcPr>
          <w:p w:rsidRPr="00BE12B4" w:rsidR="002A40B8" w:rsidP="00EE0040" w:rsidRDefault="00BE12B4" w14:paraId="27960D4E" w14:textId="77777777">
            <w:pPr>
              <w:jc w:val="left"/>
              <w:rPr>
                <w:rFonts w:cstheme="minorHAnsi"/>
                <w:sz w:val="22"/>
                <w:szCs w:val="22"/>
              </w:rPr>
            </w:pPr>
            <w:r>
              <w:rPr>
                <w:rFonts w:cstheme="minorHAnsi"/>
                <w:sz w:val="22"/>
                <w:szCs w:val="22"/>
              </w:rPr>
              <w:t>Daily Verification of all active Aircraft Workflow</w:t>
            </w:r>
          </w:p>
        </w:tc>
        <w:tc>
          <w:tcPr>
            <w:tcW w:w="4677" w:type="dxa"/>
          </w:tcPr>
          <w:p w:rsidRPr="004F04E5" w:rsidR="002A40B8" w:rsidP="002A40B8" w:rsidRDefault="002A40B8" w14:paraId="42892DE5" w14:textId="77777777">
            <w:pPr>
              <w:jc w:val="both"/>
              <w:rPr>
                <w:rFonts w:cstheme="minorHAnsi"/>
                <w:sz w:val="22"/>
                <w:szCs w:val="22"/>
              </w:rPr>
            </w:pPr>
          </w:p>
        </w:tc>
      </w:tr>
      <w:tr w:rsidRPr="004F04E5" w:rsidR="002A40B8" w:rsidTr="00BD77BB" w14:paraId="07E7F83D"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Pr="00F81DE1" w:rsidR="002A40B8" w:rsidP="002A40B8" w:rsidRDefault="00F81DE1" w14:paraId="13A80B43" w14:textId="77777777">
            <w:pPr>
              <w:rPr>
                <w:rFonts w:cstheme="minorHAnsi"/>
                <w:sz w:val="22"/>
                <w:szCs w:val="22"/>
              </w:rPr>
            </w:pPr>
            <w:r>
              <w:rPr>
                <w:rFonts w:cstheme="minorHAnsi"/>
                <w:sz w:val="22"/>
                <w:szCs w:val="22"/>
              </w:rPr>
              <w:t>366</w:t>
            </w:r>
          </w:p>
        </w:tc>
        <w:tc>
          <w:tcPr>
            <w:tcW w:w="3261" w:type="dxa"/>
          </w:tcPr>
          <w:p w:rsidRPr="00F81DE1" w:rsidR="002A40B8" w:rsidP="00EE0040" w:rsidRDefault="00F81DE1" w14:paraId="30C4B9E5" w14:textId="77777777">
            <w:pPr>
              <w:jc w:val="left"/>
              <w:rPr>
                <w:rFonts w:cstheme="minorHAnsi"/>
                <w:sz w:val="22"/>
                <w:szCs w:val="22"/>
              </w:rPr>
            </w:pPr>
            <w:r>
              <w:rPr>
                <w:rFonts w:cstheme="minorHAnsi"/>
                <w:sz w:val="22"/>
                <w:szCs w:val="22"/>
              </w:rPr>
              <w:t>Aircraft Saved Workflow</w:t>
            </w:r>
          </w:p>
        </w:tc>
        <w:tc>
          <w:tcPr>
            <w:tcW w:w="4677" w:type="dxa"/>
          </w:tcPr>
          <w:p w:rsidRPr="004F04E5" w:rsidR="002A40B8" w:rsidP="002A40B8" w:rsidRDefault="002A40B8" w14:paraId="061C54A5" w14:textId="77777777">
            <w:pPr>
              <w:jc w:val="both"/>
              <w:rPr>
                <w:rFonts w:cstheme="minorHAnsi"/>
                <w:sz w:val="22"/>
                <w:szCs w:val="22"/>
              </w:rPr>
            </w:pPr>
          </w:p>
        </w:tc>
      </w:tr>
      <w:tr w:rsidRPr="004F04E5" w:rsidR="002A40B8" w:rsidTr="00BD77BB" w14:paraId="2CDF02A2"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BC3192" w:rsidR="002A40B8" w:rsidP="002A40B8" w:rsidRDefault="00BC3192" w14:paraId="692AFBC6" w14:textId="77777777">
            <w:pPr>
              <w:rPr>
                <w:rFonts w:cstheme="minorHAnsi"/>
                <w:sz w:val="22"/>
                <w:szCs w:val="22"/>
              </w:rPr>
            </w:pPr>
            <w:r>
              <w:rPr>
                <w:rFonts w:cstheme="minorHAnsi"/>
                <w:sz w:val="22"/>
                <w:szCs w:val="22"/>
              </w:rPr>
              <w:t>-/-</w:t>
            </w:r>
          </w:p>
        </w:tc>
        <w:tc>
          <w:tcPr>
            <w:tcW w:w="3261" w:type="dxa"/>
          </w:tcPr>
          <w:p w:rsidRPr="00BC3192" w:rsidR="002A40B8" w:rsidP="00EE0040" w:rsidRDefault="00BC3192" w14:paraId="3109BCF0" w14:textId="77777777">
            <w:pPr>
              <w:jc w:val="left"/>
              <w:rPr>
                <w:rFonts w:cstheme="minorHAnsi"/>
                <w:sz w:val="22"/>
                <w:szCs w:val="22"/>
              </w:rPr>
            </w:pPr>
            <w:r>
              <w:rPr>
                <w:rFonts w:cstheme="minorHAnsi"/>
                <w:sz w:val="22"/>
                <w:szCs w:val="22"/>
              </w:rPr>
              <w:t>-/-</w:t>
            </w:r>
          </w:p>
        </w:tc>
        <w:tc>
          <w:tcPr>
            <w:tcW w:w="4677" w:type="dxa"/>
          </w:tcPr>
          <w:p w:rsidRPr="00BC3192" w:rsidR="002A40B8" w:rsidP="002A40B8" w:rsidRDefault="00BC3192" w14:paraId="5DA20D24" w14:textId="77777777">
            <w:pPr>
              <w:jc w:val="both"/>
              <w:rPr>
                <w:rFonts w:cstheme="minorHAnsi"/>
                <w:sz w:val="22"/>
                <w:szCs w:val="22"/>
              </w:rPr>
            </w:pPr>
            <w:r>
              <w:rPr>
                <w:rFonts w:cstheme="minorHAnsi"/>
                <w:sz w:val="22"/>
                <w:szCs w:val="22"/>
              </w:rPr>
              <w:t>-/-</w:t>
            </w:r>
          </w:p>
        </w:tc>
      </w:tr>
    </w:tbl>
    <w:p w:rsidRPr="004F04E5" w:rsidR="00EC2942" w:rsidP="00EC2942" w:rsidRDefault="00EC2942" w14:paraId="0274D18E" w14:textId="77777777">
      <w:pPr>
        <w:rPr>
          <w:rFonts w:cstheme="minorHAnsi"/>
          <w:sz w:val="22"/>
          <w:szCs w:val="22"/>
        </w:rPr>
      </w:pPr>
    </w:p>
    <w:p w:rsidRPr="005B7A1C" w:rsidR="00EC2942" w:rsidP="005B7A1C" w:rsidRDefault="00EC2942" w14:paraId="5697D9C0" w14:textId="77777777">
      <w:pPr>
        <w:pStyle w:val="Heading1"/>
        <w:numPr>
          <w:ilvl w:val="1"/>
          <w:numId w:val="4"/>
        </w:numPr>
        <w:spacing w:after="240"/>
        <w:rPr>
          <w:rFonts w:asciiTheme="minorHAnsi" w:hAnsiTheme="minorHAnsi" w:cstheme="minorHAnsi"/>
          <w:sz w:val="22"/>
          <w:szCs w:val="22"/>
        </w:rPr>
      </w:pPr>
      <w:bookmarkStart w:name="_Toc159516461" w:id="164"/>
      <w:bookmarkStart w:name="_Toc166423157" w:id="165"/>
      <w:r w:rsidRPr="004F04E5">
        <w:rPr>
          <w:rFonts w:asciiTheme="minorHAnsi" w:hAnsiTheme="minorHAnsi" w:cstheme="minorHAnsi"/>
          <w:sz w:val="22"/>
          <w:szCs w:val="22"/>
        </w:rPr>
        <w:t>Scheduled Tasks</w:t>
      </w:r>
      <w:bookmarkEnd w:id="164"/>
      <w:bookmarkEnd w:id="165"/>
    </w:p>
    <w:tbl>
      <w:tblPr>
        <w:tblStyle w:val="TableAMOS"/>
        <w:tblW w:w="9351" w:type="dxa"/>
        <w:tblLook w:val="04A0" w:firstRow="1" w:lastRow="0" w:firstColumn="1" w:lastColumn="0" w:noHBand="0" w:noVBand="1"/>
      </w:tblPr>
      <w:tblGrid>
        <w:gridCol w:w="2605"/>
        <w:gridCol w:w="1710"/>
        <w:gridCol w:w="5036"/>
      </w:tblGrid>
      <w:tr w:rsidRPr="004F04E5" w:rsidR="00EC2942" w:rsidTr="002A40B8" w14:paraId="472780B7" w14:textId="77777777">
        <w:trPr>
          <w:cnfStyle w:val="100000000000" w:firstRow="1" w:lastRow="0" w:firstColumn="0" w:lastColumn="0" w:oddVBand="0" w:evenVBand="0" w:oddHBand="0" w:evenHBand="0" w:firstRowFirstColumn="0" w:firstRowLastColumn="0" w:lastRowFirstColumn="0" w:lastRowLastColumn="0"/>
          <w:tblHeader/>
        </w:trPr>
        <w:tc>
          <w:tcPr>
            <w:tcW w:w="2605" w:type="dxa"/>
          </w:tcPr>
          <w:p w:rsidRPr="004F04E5" w:rsidR="00EC2942" w:rsidP="00BD77BB" w:rsidRDefault="00EC2942" w14:paraId="1A897831" w14:textId="77777777">
            <w:pPr>
              <w:rPr>
                <w:rFonts w:cstheme="minorHAnsi"/>
                <w:sz w:val="22"/>
                <w:szCs w:val="22"/>
              </w:rPr>
            </w:pPr>
            <w:r w:rsidRPr="004F04E5">
              <w:rPr>
                <w:rFonts w:cstheme="minorHAnsi"/>
                <w:sz w:val="22"/>
                <w:szCs w:val="22"/>
              </w:rPr>
              <w:t>Scheduled Task Reference</w:t>
            </w:r>
          </w:p>
        </w:tc>
        <w:tc>
          <w:tcPr>
            <w:tcW w:w="1710" w:type="dxa"/>
          </w:tcPr>
          <w:p w:rsidRPr="004F04E5" w:rsidR="00EC2942" w:rsidP="00BD77BB" w:rsidRDefault="00EC2942" w14:paraId="26D4A753" w14:textId="77777777">
            <w:pPr>
              <w:rPr>
                <w:rFonts w:cstheme="minorHAnsi"/>
                <w:sz w:val="22"/>
                <w:szCs w:val="22"/>
              </w:rPr>
            </w:pPr>
            <w:r w:rsidRPr="004F04E5">
              <w:rPr>
                <w:rFonts w:cstheme="minorHAnsi"/>
                <w:sz w:val="22"/>
                <w:szCs w:val="22"/>
              </w:rPr>
              <w:t>Frequency</w:t>
            </w:r>
          </w:p>
        </w:tc>
        <w:tc>
          <w:tcPr>
            <w:tcW w:w="5036" w:type="dxa"/>
          </w:tcPr>
          <w:p w:rsidRPr="004F04E5" w:rsidR="00EC2942" w:rsidP="00BD77BB" w:rsidRDefault="001A5AAD" w14:paraId="4723E57B" w14:textId="77777777">
            <w:pPr>
              <w:rPr>
                <w:rFonts w:cstheme="minorHAnsi"/>
                <w:sz w:val="22"/>
                <w:szCs w:val="22"/>
              </w:rPr>
            </w:pPr>
            <w:r w:rsidRPr="004F04E5">
              <w:rPr>
                <w:rFonts w:cstheme="minorHAnsi"/>
                <w:sz w:val="22"/>
                <w:szCs w:val="22"/>
              </w:rPr>
              <w:t>Notes</w:t>
            </w:r>
          </w:p>
        </w:tc>
      </w:tr>
      <w:tr w:rsidRPr="004F04E5" w:rsidR="000F14EE" w:rsidTr="002A40B8" w14:paraId="19843286" w14:textId="77777777">
        <w:trPr>
          <w:cnfStyle w:val="000000100000" w:firstRow="0" w:lastRow="0" w:firstColumn="0" w:lastColumn="0" w:oddVBand="0" w:evenVBand="0" w:oddHBand="1" w:evenHBand="0" w:firstRowFirstColumn="0" w:firstRowLastColumn="0" w:lastRowFirstColumn="0" w:lastRowLastColumn="0"/>
        </w:trPr>
        <w:tc>
          <w:tcPr>
            <w:tcW w:w="2605" w:type="dxa"/>
          </w:tcPr>
          <w:p w:rsidRPr="004F04E5" w:rsidR="000F14EE" w:rsidP="00EE0040" w:rsidRDefault="00226D2A" w14:paraId="5181CEEF" w14:textId="77777777">
            <w:pPr>
              <w:rPr>
                <w:rFonts w:cstheme="minorHAnsi"/>
                <w:sz w:val="22"/>
                <w:szCs w:val="22"/>
              </w:rPr>
            </w:pPr>
            <w:proofErr w:type="spellStart"/>
            <w:r w:rsidRPr="00226D2A">
              <w:rPr>
                <w:rFonts w:cstheme="minorHAnsi"/>
                <w:sz w:val="22"/>
                <w:szCs w:val="22"/>
              </w:rPr>
              <w:t>FlightOpsImportTask</w:t>
            </w:r>
            <w:proofErr w:type="spellEnd"/>
          </w:p>
        </w:tc>
        <w:tc>
          <w:tcPr>
            <w:tcW w:w="1710" w:type="dxa"/>
          </w:tcPr>
          <w:p w:rsidRPr="00226D2A" w:rsidR="000F14EE" w:rsidP="002A40B8" w:rsidRDefault="00226D2A" w14:paraId="7BEC9A96" w14:textId="7452CCB2">
            <w:pPr>
              <w:rPr>
                <w:rFonts w:cstheme="minorHAnsi"/>
                <w:sz w:val="22"/>
                <w:szCs w:val="22"/>
              </w:rPr>
            </w:pPr>
            <w:del w:author="Dupont Dimitri" w:date="2024-11-18T14:19:00Z" w:id="166">
              <w:r w:rsidDel="00301712">
                <w:rPr>
                  <w:rFonts w:cstheme="minorHAnsi"/>
                  <w:sz w:val="22"/>
                  <w:szCs w:val="22"/>
                </w:rPr>
                <w:delText xml:space="preserve">00:05 </w:delText>
              </w:r>
            </w:del>
          </w:p>
        </w:tc>
        <w:tc>
          <w:tcPr>
            <w:tcW w:w="5036" w:type="dxa"/>
          </w:tcPr>
          <w:p w:rsidRPr="00E4207A" w:rsidR="000F14EE" w:rsidP="00EE0040" w:rsidRDefault="00E4207A" w14:paraId="3EF35EAF" w14:textId="77777777">
            <w:pPr>
              <w:jc w:val="both"/>
              <w:rPr>
                <w:rFonts w:cstheme="minorHAnsi"/>
                <w:sz w:val="22"/>
                <w:szCs w:val="22"/>
              </w:rPr>
            </w:pPr>
            <w:r>
              <w:rPr>
                <w:rFonts w:cstheme="minorHAnsi"/>
                <w:sz w:val="22"/>
                <w:szCs w:val="22"/>
              </w:rPr>
              <w:t>Use to import Flight OPS information on a regular frequency</w:t>
            </w:r>
          </w:p>
        </w:tc>
      </w:tr>
      <w:tr w:rsidRPr="004F04E5" w:rsidR="002A40B8" w:rsidTr="002A40B8" w14:paraId="18D64E2A" w14:textId="77777777">
        <w:trPr>
          <w:cnfStyle w:val="000000010000" w:firstRow="0" w:lastRow="0" w:firstColumn="0" w:lastColumn="0" w:oddVBand="0" w:evenVBand="0" w:oddHBand="0" w:evenHBand="1" w:firstRowFirstColumn="0" w:firstRowLastColumn="0" w:lastRowFirstColumn="0" w:lastRowLastColumn="0"/>
        </w:trPr>
        <w:tc>
          <w:tcPr>
            <w:tcW w:w="2605" w:type="dxa"/>
          </w:tcPr>
          <w:p w:rsidRPr="00024B60" w:rsidR="002A40B8" w:rsidP="00EE0040" w:rsidRDefault="00024B60" w14:paraId="7F92F513" w14:textId="77777777">
            <w:pPr>
              <w:jc w:val="left"/>
              <w:rPr>
                <w:rFonts w:cstheme="minorHAnsi"/>
                <w:sz w:val="22"/>
                <w:szCs w:val="22"/>
              </w:rPr>
            </w:pPr>
            <w:r>
              <w:rPr>
                <w:rFonts w:cstheme="minorHAnsi"/>
                <w:sz w:val="22"/>
                <w:szCs w:val="22"/>
              </w:rPr>
              <w:t>-/-</w:t>
            </w:r>
          </w:p>
        </w:tc>
        <w:tc>
          <w:tcPr>
            <w:tcW w:w="1710" w:type="dxa"/>
          </w:tcPr>
          <w:p w:rsidRPr="00024B60" w:rsidR="002A40B8" w:rsidP="002A40B8" w:rsidRDefault="00024B60" w14:paraId="43D0D529" w14:textId="77777777">
            <w:pPr>
              <w:rPr>
                <w:rFonts w:cstheme="minorHAnsi"/>
                <w:sz w:val="22"/>
                <w:szCs w:val="22"/>
              </w:rPr>
            </w:pPr>
            <w:r>
              <w:rPr>
                <w:rFonts w:cstheme="minorHAnsi"/>
                <w:sz w:val="22"/>
                <w:szCs w:val="22"/>
              </w:rPr>
              <w:t>-/-</w:t>
            </w:r>
          </w:p>
        </w:tc>
        <w:tc>
          <w:tcPr>
            <w:tcW w:w="5036" w:type="dxa"/>
          </w:tcPr>
          <w:p w:rsidRPr="00024B60" w:rsidR="002A40B8" w:rsidP="00EE0040" w:rsidRDefault="00024B60" w14:paraId="3D8E5817" w14:textId="77777777">
            <w:pPr>
              <w:jc w:val="both"/>
              <w:rPr>
                <w:rFonts w:cstheme="minorHAnsi"/>
                <w:sz w:val="22"/>
                <w:szCs w:val="22"/>
              </w:rPr>
            </w:pPr>
            <w:r>
              <w:rPr>
                <w:rFonts w:cstheme="minorHAnsi"/>
                <w:sz w:val="22"/>
                <w:szCs w:val="22"/>
              </w:rPr>
              <w:t>-/-</w:t>
            </w:r>
          </w:p>
        </w:tc>
      </w:tr>
    </w:tbl>
    <w:p w:rsidRPr="004F04E5" w:rsidR="00EC2942" w:rsidP="00EC2942" w:rsidRDefault="00EC2942" w14:paraId="708152A2" w14:textId="77777777">
      <w:pPr>
        <w:rPr>
          <w:rFonts w:cstheme="minorHAnsi"/>
          <w:sz w:val="22"/>
          <w:szCs w:val="22"/>
        </w:rPr>
      </w:pPr>
    </w:p>
    <w:p w:rsidRPr="005B7A1C" w:rsidR="00EC2942" w:rsidP="005B7A1C" w:rsidRDefault="00EC2942" w14:paraId="2C4C0597" w14:textId="77777777">
      <w:pPr>
        <w:pStyle w:val="Heading1"/>
        <w:numPr>
          <w:ilvl w:val="1"/>
          <w:numId w:val="4"/>
        </w:numPr>
        <w:spacing w:after="240"/>
        <w:rPr>
          <w:rFonts w:asciiTheme="minorHAnsi" w:hAnsiTheme="minorHAnsi" w:cstheme="minorHAnsi"/>
          <w:sz w:val="22"/>
          <w:szCs w:val="22"/>
        </w:rPr>
      </w:pPr>
      <w:bookmarkStart w:name="_Toc159516462" w:id="167"/>
      <w:bookmarkStart w:name="_Toc166423158" w:id="168"/>
      <w:r w:rsidRPr="004F04E5">
        <w:rPr>
          <w:rFonts w:asciiTheme="minorHAnsi" w:hAnsiTheme="minorHAnsi" w:cstheme="minorHAnsi"/>
          <w:sz w:val="22"/>
          <w:szCs w:val="22"/>
        </w:rPr>
        <w:t>API’</w:t>
      </w:r>
      <w:r w:rsidRPr="004F04E5" w:rsidR="001A5AAD">
        <w:rPr>
          <w:rFonts w:asciiTheme="minorHAnsi" w:hAnsiTheme="minorHAnsi" w:cstheme="minorHAnsi"/>
          <w:sz w:val="22"/>
          <w:szCs w:val="22"/>
        </w:rPr>
        <w:t>s</w:t>
      </w:r>
      <w:r w:rsidRPr="004F04E5">
        <w:rPr>
          <w:rFonts w:asciiTheme="minorHAnsi" w:hAnsiTheme="minorHAnsi" w:cstheme="minorHAnsi"/>
          <w:sz w:val="22"/>
          <w:szCs w:val="22"/>
        </w:rPr>
        <w:t xml:space="preserve"> &amp; Interfaces</w:t>
      </w:r>
      <w:bookmarkEnd w:id="167"/>
      <w:bookmarkEnd w:id="168"/>
    </w:p>
    <w:tbl>
      <w:tblPr>
        <w:tblStyle w:val="TableAMOS"/>
        <w:tblW w:w="9351" w:type="dxa"/>
        <w:tblLook w:val="04A0" w:firstRow="1" w:lastRow="0" w:firstColumn="1" w:lastColumn="0" w:noHBand="0" w:noVBand="1"/>
      </w:tblPr>
      <w:tblGrid>
        <w:gridCol w:w="3401"/>
        <w:gridCol w:w="2161"/>
        <w:gridCol w:w="2040"/>
        <w:gridCol w:w="1749"/>
        <w:tblGridChange w:id="169">
          <w:tblGrid>
            <w:gridCol w:w="3401"/>
            <w:gridCol w:w="2161"/>
            <w:gridCol w:w="2040"/>
            <w:gridCol w:w="1749"/>
          </w:tblGrid>
        </w:tblGridChange>
      </w:tblGrid>
      <w:tr w:rsidRPr="004F04E5" w:rsidR="00EC2942" w:rsidTr="0053417A" w14:paraId="06828CCE" w14:textId="77777777">
        <w:trPr>
          <w:cnfStyle w:val="100000000000" w:firstRow="1" w:lastRow="0" w:firstColumn="0" w:lastColumn="0" w:oddVBand="0" w:evenVBand="0" w:oddHBand="0" w:evenHBand="0" w:firstRowFirstColumn="0" w:firstRowLastColumn="0" w:lastRowFirstColumn="0" w:lastRowLastColumn="0"/>
          <w:tblHeader/>
        </w:trPr>
        <w:tc>
          <w:tcPr>
            <w:tcW w:w="3401" w:type="dxa"/>
          </w:tcPr>
          <w:p w:rsidRPr="004F04E5" w:rsidR="00EC2942" w:rsidP="00335A15" w:rsidRDefault="00EC2942" w14:paraId="7B7F4BB1" w14:textId="77777777">
            <w:pPr>
              <w:rPr>
                <w:rFonts w:cstheme="minorHAnsi"/>
                <w:sz w:val="22"/>
                <w:szCs w:val="22"/>
              </w:rPr>
            </w:pPr>
            <w:r w:rsidRPr="004F04E5">
              <w:rPr>
                <w:rFonts w:cstheme="minorHAnsi"/>
                <w:sz w:val="22"/>
                <w:szCs w:val="22"/>
              </w:rPr>
              <w:t>Reference</w:t>
            </w:r>
          </w:p>
        </w:tc>
        <w:tc>
          <w:tcPr>
            <w:tcW w:w="2161" w:type="dxa"/>
          </w:tcPr>
          <w:p w:rsidRPr="004F04E5" w:rsidR="00EC2942" w:rsidP="00335A15" w:rsidRDefault="001A5AAD" w14:paraId="5D87BD56" w14:textId="77777777">
            <w:pPr>
              <w:rPr>
                <w:rFonts w:cstheme="minorHAnsi"/>
                <w:sz w:val="22"/>
                <w:szCs w:val="22"/>
              </w:rPr>
            </w:pPr>
            <w:r w:rsidRPr="004F04E5">
              <w:rPr>
                <w:rFonts w:cstheme="minorHAnsi"/>
                <w:sz w:val="22"/>
                <w:szCs w:val="22"/>
              </w:rPr>
              <w:t>Direction</w:t>
            </w:r>
          </w:p>
        </w:tc>
        <w:tc>
          <w:tcPr>
            <w:tcW w:w="2040" w:type="dxa"/>
          </w:tcPr>
          <w:p w:rsidRPr="004F04E5" w:rsidR="00EC2942" w:rsidP="00335A15" w:rsidRDefault="001A5AAD" w14:paraId="3B7765C8" w14:textId="77777777">
            <w:pPr>
              <w:rPr>
                <w:rFonts w:cstheme="minorHAnsi"/>
                <w:sz w:val="22"/>
                <w:szCs w:val="22"/>
              </w:rPr>
            </w:pPr>
            <w:r w:rsidRPr="004F04E5">
              <w:rPr>
                <w:rFonts w:cstheme="minorHAnsi"/>
                <w:sz w:val="22"/>
                <w:szCs w:val="22"/>
              </w:rPr>
              <w:t>Trigger</w:t>
            </w:r>
          </w:p>
        </w:tc>
        <w:tc>
          <w:tcPr>
            <w:tcW w:w="1749" w:type="dxa"/>
          </w:tcPr>
          <w:p w:rsidRPr="004F04E5" w:rsidR="00EC2942" w:rsidP="00335A15" w:rsidRDefault="001A5AAD" w14:paraId="6E8885D1" w14:textId="77777777">
            <w:pPr>
              <w:rPr>
                <w:rFonts w:cstheme="minorHAnsi"/>
                <w:sz w:val="22"/>
                <w:szCs w:val="22"/>
              </w:rPr>
            </w:pPr>
            <w:r w:rsidRPr="004F04E5">
              <w:rPr>
                <w:rFonts w:cstheme="minorHAnsi"/>
                <w:sz w:val="22"/>
                <w:szCs w:val="22"/>
              </w:rPr>
              <w:t>Frequency</w:t>
            </w:r>
          </w:p>
        </w:tc>
      </w:tr>
      <w:tr w:rsidRPr="004F04E5" w:rsidR="002A40B8" w:rsidTr="00644020" w14:paraId="551E2BCE" w14:textId="77777777">
        <w:tblPrEx>
          <w:tblW w:w="9351" w:type="dxa"/>
          <w:tblPrExChange w:author="Dupont Dimitri" w:date="2024-12-19T15:22:00Z" w:id="170">
            <w:tblPrEx>
              <w:tblW w:w="9351" w:type="dxa"/>
            </w:tblPrEx>
          </w:tblPrExChange>
        </w:tblPrEx>
        <w:trPr>
          <w:cnfStyle w:val="000000100000" w:firstRow="0" w:lastRow="0" w:firstColumn="0" w:lastColumn="0" w:oddVBand="0" w:evenVBand="0" w:oddHBand="1" w:evenHBand="0" w:firstRowFirstColumn="0" w:firstRowLastColumn="0" w:lastRowFirstColumn="0" w:lastRowLastColumn="0"/>
          <w:trHeight w:val="532"/>
        </w:trPr>
        <w:tc>
          <w:tcPr>
            <w:tcW w:w="0" w:type="dxa"/>
            <w:tcPrChange w:author="Dupont Dimitri" w:date="2024-12-19T15:22:00Z" w:id="171">
              <w:tcPr>
                <w:tcW w:w="3401" w:type="dxa"/>
              </w:tcPr>
            </w:tcPrChange>
          </w:tcPr>
          <w:p w:rsidRPr="0016044F" w:rsidR="002A40B8" w:rsidP="002A40B8" w:rsidRDefault="0016044F" w14:paraId="59606146" w14:textId="77777777">
            <w:pPr>
              <w:cnfStyle w:val="000000100000" w:firstRow="0" w:lastRow="0" w:firstColumn="0" w:lastColumn="0" w:oddVBand="0" w:evenVBand="0" w:oddHBand="1" w:evenHBand="0" w:firstRowFirstColumn="0" w:firstRowLastColumn="0" w:lastRowFirstColumn="0" w:lastRowLastColumn="0"/>
              <w:rPr>
                <w:rFonts w:cstheme="minorHAnsi"/>
                <w:sz w:val="22"/>
                <w:szCs w:val="22"/>
              </w:rPr>
            </w:pPr>
            <w:r>
              <w:rPr>
                <w:rFonts w:cstheme="minorHAnsi"/>
                <w:sz w:val="22"/>
                <w:szCs w:val="22"/>
              </w:rPr>
              <w:t>OPS system</w:t>
            </w:r>
          </w:p>
        </w:tc>
        <w:tc>
          <w:tcPr>
            <w:tcW w:w="0" w:type="dxa"/>
            <w:tcPrChange w:author="Dupont Dimitri" w:date="2024-12-19T15:22:00Z" w:id="172">
              <w:tcPr>
                <w:tcW w:w="2161" w:type="dxa"/>
              </w:tcPr>
            </w:tcPrChange>
          </w:tcPr>
          <w:p w:rsidRPr="004F04E5" w:rsidR="002A40B8" w:rsidP="002A40B8" w:rsidRDefault="0053417A" w14:paraId="61809B3C" w14:textId="77777777">
            <w:pPr>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4F04E5">
              <w:rPr>
                <w:rFonts w:cstheme="minorHAnsi"/>
                <w:sz w:val="22"/>
                <w:szCs w:val="22"/>
              </w:rPr>
              <w:t>Export from AMOS</w:t>
            </w:r>
          </w:p>
        </w:tc>
        <w:tc>
          <w:tcPr>
            <w:tcW w:w="0" w:type="dxa"/>
            <w:tcPrChange w:author="Dupont Dimitri" w:date="2024-12-19T15:22:00Z" w:id="173">
              <w:tcPr>
                <w:tcW w:w="2040" w:type="dxa"/>
              </w:tcPr>
            </w:tcPrChange>
          </w:tcPr>
          <w:p w:rsidRPr="007E1FE8" w:rsidR="0053417A" w:rsidP="0053417A" w:rsidRDefault="007E1FE8" w14:paraId="1DD040B7" w14:textId="77777777">
            <w:pPr>
              <w:cnfStyle w:val="000000100000" w:firstRow="0" w:lastRow="0" w:firstColumn="0" w:lastColumn="0" w:oddVBand="0" w:evenVBand="0" w:oddHBand="1" w:evenHBand="0" w:firstRowFirstColumn="0" w:firstRowLastColumn="0" w:lastRowFirstColumn="0" w:lastRowLastColumn="0"/>
              <w:rPr>
                <w:rFonts w:cstheme="minorHAnsi"/>
                <w:sz w:val="22"/>
                <w:szCs w:val="22"/>
              </w:rPr>
            </w:pPr>
            <w:r>
              <w:rPr>
                <w:rFonts w:cstheme="minorHAnsi"/>
                <w:sz w:val="22"/>
                <w:szCs w:val="22"/>
              </w:rPr>
              <w:t>Export ground time</w:t>
            </w:r>
          </w:p>
        </w:tc>
        <w:tc>
          <w:tcPr>
            <w:tcW w:w="0" w:type="dxa"/>
            <w:tcPrChange w:author="Dupont Dimitri" w:date="2024-12-19T15:22:00Z" w:id="174">
              <w:tcPr>
                <w:tcW w:w="1749" w:type="dxa"/>
              </w:tcPr>
            </w:tcPrChange>
          </w:tcPr>
          <w:p w:rsidRPr="004F04E5" w:rsidR="002A40B8" w:rsidP="002A40B8" w:rsidRDefault="002A40B8" w14:paraId="594F5FE1" w14:textId="77777777">
            <w:pPr>
              <w:cnfStyle w:val="000000100000" w:firstRow="0" w:lastRow="0" w:firstColumn="0" w:lastColumn="0" w:oddVBand="0" w:evenVBand="0" w:oddHBand="1" w:evenHBand="0" w:firstRowFirstColumn="0" w:firstRowLastColumn="0" w:lastRowFirstColumn="0" w:lastRowLastColumn="0"/>
              <w:rPr>
                <w:rFonts w:cstheme="minorHAnsi"/>
                <w:sz w:val="22"/>
                <w:szCs w:val="22"/>
              </w:rPr>
            </w:pPr>
          </w:p>
        </w:tc>
      </w:tr>
      <w:tr w:rsidRPr="004F04E5" w:rsidR="002A40B8" w:rsidTr="0053417A" w14:paraId="7F77F333" w14:textId="77777777">
        <w:trPr>
          <w:cnfStyle w:val="000000010000" w:firstRow="0" w:lastRow="0" w:firstColumn="0" w:lastColumn="0" w:oddVBand="0" w:evenVBand="0" w:oddHBand="0" w:evenHBand="1" w:firstRowFirstColumn="0" w:firstRowLastColumn="0" w:lastRowFirstColumn="0" w:lastRowLastColumn="0"/>
        </w:trPr>
        <w:tc>
          <w:tcPr>
            <w:tcW w:w="3401" w:type="dxa"/>
          </w:tcPr>
          <w:p w:rsidRPr="004F04E5" w:rsidR="002A40B8" w:rsidP="002A40B8" w:rsidRDefault="0016044F" w14:paraId="01835B5A" w14:textId="77777777">
            <w:pPr>
              <w:rPr>
                <w:rFonts w:cstheme="minorHAnsi"/>
                <w:sz w:val="22"/>
                <w:szCs w:val="22"/>
              </w:rPr>
            </w:pPr>
            <w:r>
              <w:rPr>
                <w:rFonts w:cstheme="minorHAnsi"/>
                <w:sz w:val="22"/>
                <w:szCs w:val="22"/>
              </w:rPr>
              <w:t>OPS system</w:t>
            </w:r>
          </w:p>
        </w:tc>
        <w:tc>
          <w:tcPr>
            <w:tcW w:w="2161" w:type="dxa"/>
          </w:tcPr>
          <w:p w:rsidRPr="004F04E5" w:rsidR="002A40B8" w:rsidP="002A40B8" w:rsidRDefault="0053417A" w14:paraId="2754332F" w14:textId="77777777">
            <w:pPr>
              <w:rPr>
                <w:rFonts w:cstheme="minorHAnsi"/>
                <w:sz w:val="22"/>
                <w:szCs w:val="22"/>
              </w:rPr>
            </w:pPr>
            <w:r w:rsidRPr="004F04E5">
              <w:rPr>
                <w:rFonts w:cstheme="minorHAnsi"/>
                <w:sz w:val="22"/>
                <w:szCs w:val="22"/>
              </w:rPr>
              <w:t>Import to AMOS</w:t>
            </w:r>
          </w:p>
        </w:tc>
        <w:tc>
          <w:tcPr>
            <w:tcW w:w="2040" w:type="dxa"/>
          </w:tcPr>
          <w:p w:rsidRPr="00800BFD" w:rsidR="002A40B8" w:rsidP="002A40B8" w:rsidRDefault="00800BFD" w14:paraId="643C6159" w14:textId="77777777">
            <w:pPr>
              <w:rPr>
                <w:rFonts w:cstheme="minorHAnsi"/>
                <w:sz w:val="22"/>
                <w:szCs w:val="22"/>
              </w:rPr>
            </w:pPr>
            <w:r>
              <w:rPr>
                <w:rFonts w:cstheme="minorHAnsi"/>
                <w:sz w:val="22"/>
                <w:szCs w:val="22"/>
              </w:rPr>
              <w:t>Planned flights, performed legs</w:t>
            </w:r>
          </w:p>
        </w:tc>
        <w:tc>
          <w:tcPr>
            <w:tcW w:w="1749" w:type="dxa"/>
          </w:tcPr>
          <w:p w:rsidRPr="004F04E5" w:rsidR="002A40B8" w:rsidP="002A40B8" w:rsidRDefault="002A40B8" w14:paraId="7B6F7F6A" w14:textId="77777777">
            <w:pPr>
              <w:rPr>
                <w:rFonts w:cstheme="minorHAnsi"/>
                <w:sz w:val="22"/>
                <w:szCs w:val="22"/>
              </w:rPr>
            </w:pPr>
          </w:p>
        </w:tc>
      </w:tr>
    </w:tbl>
    <w:p w:rsidRPr="0019283C" w:rsidR="00EC2942" w:rsidP="00EC2942" w:rsidRDefault="00EC2942" w14:paraId="37B9E8BC" w14:textId="77777777">
      <w:pPr>
        <w:rPr>
          <w:rFonts w:cstheme="minorHAnsi"/>
          <w:sz w:val="22"/>
          <w:szCs w:val="22"/>
        </w:rPr>
      </w:pPr>
    </w:p>
    <w:p w:rsidRPr="005B7A1C" w:rsidR="00700014" w:rsidP="005B7A1C" w:rsidRDefault="00180A2F" w14:paraId="72223BDA" w14:textId="77777777">
      <w:pPr>
        <w:pStyle w:val="Heading1"/>
        <w:numPr>
          <w:ilvl w:val="0"/>
          <w:numId w:val="4"/>
        </w:numPr>
        <w:spacing w:after="240"/>
        <w:rPr>
          <w:rFonts w:asciiTheme="minorHAnsi" w:hAnsiTheme="minorHAnsi" w:cstheme="minorHAnsi"/>
          <w:sz w:val="22"/>
          <w:szCs w:val="22"/>
        </w:rPr>
      </w:pPr>
      <w:bookmarkStart w:name="_Toc166423159" w:id="175"/>
      <w:bookmarkStart w:name="_Toc164283043" w:id="176"/>
      <w:r>
        <w:rPr>
          <w:rFonts w:asciiTheme="minorHAnsi" w:hAnsiTheme="minorHAnsi" w:cstheme="minorHAnsi"/>
          <w:sz w:val="22"/>
          <w:szCs w:val="22"/>
        </w:rPr>
        <w:t>UAT Guidance</w:t>
      </w:r>
      <w:bookmarkEnd w:id="175"/>
    </w:p>
    <w:tbl>
      <w:tblPr>
        <w:tblStyle w:val="TableAMOS"/>
        <w:tblW w:w="9351" w:type="dxa"/>
        <w:tblLook w:val="04A0" w:firstRow="1" w:lastRow="0" w:firstColumn="1" w:lastColumn="0" w:noHBand="0" w:noVBand="1"/>
      </w:tblPr>
      <w:tblGrid>
        <w:gridCol w:w="1075"/>
        <w:gridCol w:w="4705"/>
        <w:gridCol w:w="2297"/>
        <w:gridCol w:w="1274"/>
      </w:tblGrid>
      <w:tr w:rsidRPr="004F04E5" w:rsidR="00C267EC" w:rsidTr="001D212A" w14:paraId="3C6ADAA4" w14:textId="77777777">
        <w:trPr>
          <w:cnfStyle w:val="100000000000" w:firstRow="1" w:lastRow="0" w:firstColumn="0" w:lastColumn="0" w:oddVBand="0" w:evenVBand="0" w:oddHBand="0" w:evenHBand="0" w:firstRowFirstColumn="0" w:firstRowLastColumn="0" w:lastRowFirstColumn="0" w:lastRowLastColumn="0"/>
          <w:tblHeader/>
        </w:trPr>
        <w:tc>
          <w:tcPr>
            <w:tcW w:w="1075" w:type="dxa"/>
          </w:tcPr>
          <w:p w:rsidRPr="004F04E5" w:rsidR="00C267EC" w:rsidRDefault="00C267EC" w14:paraId="265F05F2" w14:textId="77777777">
            <w:pPr>
              <w:rPr>
                <w:rFonts w:cstheme="minorHAnsi"/>
                <w:sz w:val="22"/>
                <w:szCs w:val="22"/>
              </w:rPr>
            </w:pPr>
            <w:r>
              <w:rPr>
                <w:rFonts w:cstheme="minorHAnsi"/>
                <w:sz w:val="22"/>
                <w:szCs w:val="22"/>
              </w:rPr>
              <w:t>Test case number</w:t>
            </w:r>
          </w:p>
        </w:tc>
        <w:tc>
          <w:tcPr>
            <w:tcW w:w="4705" w:type="dxa"/>
          </w:tcPr>
          <w:p w:rsidRPr="004F04E5" w:rsidR="00C267EC" w:rsidRDefault="00C267EC" w14:paraId="2673D02F" w14:textId="77777777">
            <w:pPr>
              <w:rPr>
                <w:rFonts w:cstheme="minorHAnsi"/>
                <w:sz w:val="22"/>
                <w:szCs w:val="22"/>
              </w:rPr>
            </w:pPr>
            <w:r>
              <w:rPr>
                <w:rFonts w:cstheme="minorHAnsi"/>
                <w:sz w:val="22"/>
                <w:szCs w:val="22"/>
              </w:rPr>
              <w:t>Test case description</w:t>
            </w:r>
          </w:p>
        </w:tc>
        <w:tc>
          <w:tcPr>
            <w:tcW w:w="2297" w:type="dxa"/>
          </w:tcPr>
          <w:p w:rsidRPr="004F04E5" w:rsidR="00C267EC" w:rsidRDefault="00C267EC" w14:paraId="4406688D" w14:textId="77777777">
            <w:pPr>
              <w:rPr>
                <w:rFonts w:cstheme="minorHAnsi"/>
                <w:sz w:val="22"/>
                <w:szCs w:val="22"/>
              </w:rPr>
            </w:pPr>
            <w:r>
              <w:rPr>
                <w:rFonts w:cstheme="minorHAnsi"/>
                <w:sz w:val="22"/>
                <w:szCs w:val="22"/>
              </w:rPr>
              <w:t>Required data</w:t>
            </w:r>
          </w:p>
        </w:tc>
        <w:tc>
          <w:tcPr>
            <w:tcW w:w="1274" w:type="dxa"/>
          </w:tcPr>
          <w:p w:rsidRPr="004F04E5" w:rsidR="00C267EC" w:rsidRDefault="00C267EC" w14:paraId="44E5BC05" w14:textId="77777777">
            <w:pPr>
              <w:rPr>
                <w:rFonts w:cstheme="minorHAnsi"/>
                <w:sz w:val="22"/>
                <w:szCs w:val="22"/>
              </w:rPr>
            </w:pPr>
            <w:r>
              <w:rPr>
                <w:rFonts w:cstheme="minorHAnsi"/>
                <w:sz w:val="22"/>
                <w:szCs w:val="22"/>
              </w:rPr>
              <w:t>Required resources</w:t>
            </w:r>
          </w:p>
        </w:tc>
      </w:tr>
      <w:tr w:rsidRPr="004F04E5" w:rsidR="00C267EC" w:rsidTr="001D212A" w14:paraId="7A746628" w14:textId="77777777">
        <w:trPr>
          <w:cnfStyle w:val="000000100000" w:firstRow="0" w:lastRow="0" w:firstColumn="0" w:lastColumn="0" w:oddVBand="0" w:evenVBand="0" w:oddHBand="1" w:evenHBand="0" w:firstRowFirstColumn="0" w:firstRowLastColumn="0" w:lastRowFirstColumn="0" w:lastRowLastColumn="0"/>
        </w:trPr>
        <w:tc>
          <w:tcPr>
            <w:tcW w:w="1075" w:type="dxa"/>
          </w:tcPr>
          <w:p w:rsidRPr="004F04E5" w:rsidR="00C267EC" w:rsidRDefault="00C267EC" w14:paraId="6A52A2B6" w14:textId="77777777">
            <w:pPr>
              <w:rPr>
                <w:rFonts w:cstheme="minorHAnsi"/>
                <w:sz w:val="22"/>
                <w:szCs w:val="22"/>
              </w:rPr>
            </w:pPr>
            <w:r>
              <w:rPr>
                <w:rFonts w:cstheme="minorHAnsi"/>
                <w:sz w:val="22"/>
                <w:szCs w:val="22"/>
              </w:rPr>
              <w:t>1</w:t>
            </w:r>
          </w:p>
        </w:tc>
        <w:tc>
          <w:tcPr>
            <w:tcW w:w="4705" w:type="dxa"/>
          </w:tcPr>
          <w:p w:rsidRPr="004F04E5" w:rsidR="00C267EC" w:rsidP="00C267EC" w:rsidRDefault="00C65C93" w14:paraId="7F3917D9" w14:textId="77777777">
            <w:pPr>
              <w:jc w:val="both"/>
              <w:rPr>
                <w:rFonts w:cstheme="minorHAnsi"/>
                <w:sz w:val="22"/>
                <w:szCs w:val="22"/>
              </w:rPr>
            </w:pPr>
            <w:r w:rsidRPr="00C65C93">
              <w:rPr>
                <w:rFonts w:cstheme="minorHAnsi"/>
                <w:sz w:val="22"/>
                <w:szCs w:val="22"/>
              </w:rPr>
              <w:t>Create new aircraft type (new Panel/Area/Zone/System/Mission in Aircraft code definition) and create airplane in AMOS (managed)</w:t>
            </w:r>
          </w:p>
        </w:tc>
        <w:tc>
          <w:tcPr>
            <w:tcW w:w="2297" w:type="dxa"/>
          </w:tcPr>
          <w:p w:rsidRPr="00A60034" w:rsidR="005B0FC5" w:rsidP="004D4B2D" w:rsidRDefault="00A60034" w14:paraId="4C54EA13" w14:textId="77777777">
            <w:pPr>
              <w:jc w:val="left"/>
              <w:rPr>
                <w:rFonts w:cstheme="minorHAnsi"/>
                <w:sz w:val="22"/>
                <w:szCs w:val="22"/>
              </w:rPr>
            </w:pPr>
            <w:r>
              <w:rPr>
                <w:rFonts w:cstheme="minorHAnsi"/>
                <w:sz w:val="22"/>
                <w:szCs w:val="22"/>
              </w:rPr>
              <w:t>Panel</w:t>
            </w:r>
            <w:r w:rsidR="00664B7F">
              <w:rPr>
                <w:rFonts w:cstheme="minorHAnsi"/>
                <w:sz w:val="22"/>
                <w:szCs w:val="22"/>
              </w:rPr>
              <w:t xml:space="preserve">s, area, zone, </w:t>
            </w:r>
            <w:proofErr w:type="gramStart"/>
            <w:r w:rsidR="00664B7F">
              <w:rPr>
                <w:rFonts w:cstheme="minorHAnsi"/>
                <w:sz w:val="22"/>
                <w:szCs w:val="22"/>
              </w:rPr>
              <w:t>system</w:t>
            </w:r>
            <w:proofErr w:type="gramEnd"/>
            <w:r w:rsidR="00664B7F">
              <w:rPr>
                <w:rFonts w:cstheme="minorHAnsi"/>
                <w:sz w:val="22"/>
                <w:szCs w:val="22"/>
              </w:rPr>
              <w:t xml:space="preserve"> and mission created</w:t>
            </w:r>
          </w:p>
        </w:tc>
        <w:tc>
          <w:tcPr>
            <w:tcW w:w="1274" w:type="dxa"/>
          </w:tcPr>
          <w:p w:rsidRPr="001240F5" w:rsidR="00C267EC" w:rsidP="00C267EC" w:rsidRDefault="001240F5" w14:paraId="70A4B9AF" w14:textId="77777777">
            <w:pPr>
              <w:jc w:val="both"/>
              <w:rPr>
                <w:rFonts w:cstheme="minorHAnsi"/>
                <w:sz w:val="22"/>
                <w:szCs w:val="22"/>
              </w:rPr>
            </w:pPr>
            <w:r>
              <w:rPr>
                <w:rFonts w:cstheme="minorHAnsi"/>
                <w:sz w:val="22"/>
                <w:szCs w:val="22"/>
              </w:rPr>
              <w:t>Engineering</w:t>
            </w:r>
          </w:p>
        </w:tc>
      </w:tr>
      <w:tr w:rsidRPr="004F04E5" w:rsidR="000C59D1" w:rsidTr="001D212A" w14:paraId="0C24A8F1" w14:textId="77777777">
        <w:trPr>
          <w:cnfStyle w:val="000000010000" w:firstRow="0" w:lastRow="0" w:firstColumn="0" w:lastColumn="0" w:oddVBand="0" w:evenVBand="0" w:oddHBand="0" w:evenHBand="1" w:firstRowFirstColumn="0" w:firstRowLastColumn="0" w:lastRowFirstColumn="0" w:lastRowLastColumn="0"/>
        </w:trPr>
        <w:tc>
          <w:tcPr>
            <w:tcW w:w="1075" w:type="dxa"/>
          </w:tcPr>
          <w:p w:rsidR="000C59D1" w:rsidRDefault="000C59D1" w14:paraId="5E8008D6" w14:textId="77777777">
            <w:pPr>
              <w:rPr>
                <w:rFonts w:cstheme="minorHAnsi"/>
                <w:sz w:val="22"/>
                <w:szCs w:val="22"/>
              </w:rPr>
            </w:pPr>
            <w:r>
              <w:rPr>
                <w:rFonts w:cstheme="minorHAnsi"/>
                <w:sz w:val="22"/>
                <w:szCs w:val="22"/>
              </w:rPr>
              <w:t>2</w:t>
            </w:r>
          </w:p>
        </w:tc>
        <w:tc>
          <w:tcPr>
            <w:tcW w:w="4705" w:type="dxa"/>
          </w:tcPr>
          <w:p w:rsidR="000C59D1" w:rsidP="00C267EC" w:rsidRDefault="000D3FC4" w14:paraId="70DFE0C4" w14:textId="77777777">
            <w:pPr>
              <w:jc w:val="both"/>
              <w:rPr>
                <w:rFonts w:cstheme="minorHAnsi"/>
                <w:sz w:val="22"/>
                <w:szCs w:val="22"/>
              </w:rPr>
            </w:pPr>
            <w:r w:rsidRPr="000D3FC4">
              <w:rPr>
                <w:rFonts w:cstheme="minorHAnsi"/>
                <w:sz w:val="22"/>
                <w:szCs w:val="22"/>
              </w:rPr>
              <w:t>Create new aircraft of already present aircraft type (managed)</w:t>
            </w:r>
          </w:p>
        </w:tc>
        <w:tc>
          <w:tcPr>
            <w:tcW w:w="2297" w:type="dxa"/>
          </w:tcPr>
          <w:p w:rsidRPr="00664B7F" w:rsidR="000C59D1" w:rsidP="004D4B2D" w:rsidRDefault="000C59D1" w14:paraId="57BEB60A" w14:textId="77777777">
            <w:pPr>
              <w:jc w:val="left"/>
              <w:rPr>
                <w:rFonts w:cstheme="minorHAnsi"/>
                <w:sz w:val="22"/>
                <w:szCs w:val="22"/>
              </w:rPr>
            </w:pPr>
          </w:p>
        </w:tc>
        <w:tc>
          <w:tcPr>
            <w:tcW w:w="1274" w:type="dxa"/>
          </w:tcPr>
          <w:p w:rsidR="000C59D1" w:rsidP="00C267EC" w:rsidRDefault="009523E5" w14:paraId="4A5A7AC5" w14:textId="77777777">
            <w:pPr>
              <w:jc w:val="both"/>
              <w:rPr>
                <w:rFonts w:cstheme="minorHAnsi"/>
                <w:sz w:val="22"/>
                <w:szCs w:val="22"/>
              </w:rPr>
            </w:pPr>
            <w:r>
              <w:rPr>
                <w:rFonts w:cstheme="minorHAnsi"/>
                <w:sz w:val="22"/>
                <w:szCs w:val="22"/>
              </w:rPr>
              <w:t>Engineering</w:t>
            </w:r>
          </w:p>
        </w:tc>
      </w:tr>
      <w:tr w:rsidRPr="004F04E5" w:rsidR="000C59D1" w:rsidTr="001D212A" w14:paraId="152909DC" w14:textId="77777777">
        <w:trPr>
          <w:cnfStyle w:val="000000100000" w:firstRow="0" w:lastRow="0" w:firstColumn="0" w:lastColumn="0" w:oddVBand="0" w:evenVBand="0" w:oddHBand="1" w:evenHBand="0" w:firstRowFirstColumn="0" w:firstRowLastColumn="0" w:lastRowFirstColumn="0" w:lastRowLastColumn="0"/>
        </w:trPr>
        <w:tc>
          <w:tcPr>
            <w:tcW w:w="1075" w:type="dxa"/>
          </w:tcPr>
          <w:p w:rsidR="000C59D1" w:rsidP="000C59D1" w:rsidRDefault="000C59D1" w14:paraId="7571E310" w14:textId="77777777">
            <w:pPr>
              <w:rPr>
                <w:rFonts w:cstheme="minorHAnsi"/>
                <w:sz w:val="22"/>
                <w:szCs w:val="22"/>
              </w:rPr>
            </w:pPr>
            <w:r>
              <w:rPr>
                <w:rFonts w:cstheme="minorHAnsi"/>
                <w:sz w:val="22"/>
                <w:szCs w:val="22"/>
              </w:rPr>
              <w:t>3</w:t>
            </w:r>
          </w:p>
        </w:tc>
        <w:tc>
          <w:tcPr>
            <w:tcW w:w="4705" w:type="dxa"/>
          </w:tcPr>
          <w:p w:rsidR="000C59D1" w:rsidP="000C59D1" w:rsidRDefault="00EC38CE" w14:paraId="2D20E1E3" w14:textId="77777777">
            <w:pPr>
              <w:jc w:val="both"/>
              <w:rPr>
                <w:rFonts w:cstheme="minorHAnsi"/>
                <w:sz w:val="22"/>
                <w:szCs w:val="22"/>
              </w:rPr>
            </w:pPr>
            <w:r w:rsidRPr="00EC38CE">
              <w:rPr>
                <w:rFonts w:cstheme="minorHAnsi"/>
                <w:sz w:val="22"/>
                <w:szCs w:val="22"/>
              </w:rPr>
              <w:t xml:space="preserve">Create new </w:t>
            </w:r>
            <w:r w:rsidR="00D40DED">
              <w:rPr>
                <w:rFonts w:cstheme="minorHAnsi"/>
                <w:sz w:val="22"/>
                <w:szCs w:val="22"/>
              </w:rPr>
              <w:t>non-managed</w:t>
            </w:r>
            <w:r w:rsidRPr="00EC38CE">
              <w:rPr>
                <w:rFonts w:cstheme="minorHAnsi"/>
                <w:sz w:val="22"/>
                <w:szCs w:val="22"/>
              </w:rPr>
              <w:t xml:space="preserve"> Aircraft</w:t>
            </w:r>
          </w:p>
        </w:tc>
        <w:tc>
          <w:tcPr>
            <w:tcW w:w="2297" w:type="dxa"/>
          </w:tcPr>
          <w:p w:rsidRPr="00C267EC" w:rsidR="000C59D1" w:rsidP="004D4B2D" w:rsidRDefault="000C59D1" w14:paraId="61868BB8" w14:textId="77777777">
            <w:pPr>
              <w:jc w:val="left"/>
              <w:rPr>
                <w:rFonts w:cstheme="minorHAnsi"/>
                <w:sz w:val="22"/>
                <w:szCs w:val="22"/>
              </w:rPr>
            </w:pPr>
          </w:p>
        </w:tc>
        <w:tc>
          <w:tcPr>
            <w:tcW w:w="1274" w:type="dxa"/>
          </w:tcPr>
          <w:p w:rsidR="000C59D1" w:rsidP="000C59D1" w:rsidRDefault="009523E5" w14:paraId="01AAEBE9" w14:textId="77777777">
            <w:pPr>
              <w:jc w:val="both"/>
              <w:rPr>
                <w:rFonts w:cstheme="minorHAnsi"/>
                <w:sz w:val="22"/>
                <w:szCs w:val="22"/>
              </w:rPr>
            </w:pPr>
            <w:r>
              <w:rPr>
                <w:rFonts w:cstheme="minorHAnsi"/>
                <w:sz w:val="22"/>
                <w:szCs w:val="22"/>
              </w:rPr>
              <w:t>Engineering</w:t>
            </w:r>
          </w:p>
        </w:tc>
      </w:tr>
      <w:tr w:rsidRPr="004F04E5" w:rsidR="000C59D1" w:rsidTr="001D212A" w14:paraId="00AFAB0D" w14:textId="77777777">
        <w:trPr>
          <w:cnfStyle w:val="000000010000" w:firstRow="0" w:lastRow="0" w:firstColumn="0" w:lastColumn="0" w:oddVBand="0" w:evenVBand="0" w:oddHBand="0" w:evenHBand="1" w:firstRowFirstColumn="0" w:firstRowLastColumn="0" w:lastRowFirstColumn="0" w:lastRowLastColumn="0"/>
        </w:trPr>
        <w:tc>
          <w:tcPr>
            <w:tcW w:w="1075" w:type="dxa"/>
          </w:tcPr>
          <w:p w:rsidRPr="004F04E5" w:rsidR="000C59D1" w:rsidP="000C59D1" w:rsidRDefault="000C59D1" w14:paraId="626C09F3" w14:textId="77777777">
            <w:pPr>
              <w:rPr>
                <w:rFonts w:cstheme="minorHAnsi"/>
                <w:sz w:val="22"/>
                <w:szCs w:val="22"/>
              </w:rPr>
            </w:pPr>
            <w:r>
              <w:rPr>
                <w:rFonts w:cstheme="minorHAnsi"/>
                <w:sz w:val="22"/>
                <w:szCs w:val="22"/>
              </w:rPr>
              <w:t>4</w:t>
            </w:r>
          </w:p>
        </w:tc>
        <w:tc>
          <w:tcPr>
            <w:tcW w:w="4705" w:type="dxa"/>
          </w:tcPr>
          <w:p w:rsidRPr="004F04E5" w:rsidR="000C59D1" w:rsidP="000C59D1" w:rsidRDefault="00EC38CE" w14:paraId="65C695A1" w14:textId="77777777">
            <w:pPr>
              <w:jc w:val="both"/>
              <w:rPr>
                <w:rFonts w:cstheme="minorHAnsi"/>
                <w:sz w:val="22"/>
                <w:szCs w:val="22"/>
              </w:rPr>
            </w:pPr>
            <w:r w:rsidRPr="00EC38CE">
              <w:rPr>
                <w:rFonts w:cstheme="minorHAnsi"/>
                <w:sz w:val="22"/>
                <w:szCs w:val="22"/>
              </w:rPr>
              <w:t>Update aircraft hours and cycles from previous operator</w:t>
            </w:r>
          </w:p>
        </w:tc>
        <w:tc>
          <w:tcPr>
            <w:tcW w:w="2297" w:type="dxa"/>
          </w:tcPr>
          <w:p w:rsidRPr="00EC2B20" w:rsidR="000C59D1" w:rsidP="000C59D1" w:rsidRDefault="008C41D0" w14:paraId="0E671FFA" w14:textId="77777777">
            <w:pPr>
              <w:jc w:val="both"/>
              <w:rPr>
                <w:rFonts w:cstheme="minorHAnsi"/>
                <w:sz w:val="22"/>
                <w:szCs w:val="22"/>
              </w:rPr>
            </w:pPr>
            <w:r>
              <w:rPr>
                <w:rFonts w:cstheme="minorHAnsi"/>
                <w:sz w:val="22"/>
                <w:szCs w:val="22"/>
              </w:rPr>
              <w:t xml:space="preserve">Latest </w:t>
            </w:r>
            <w:r w:rsidR="00EC2B20">
              <w:rPr>
                <w:rFonts w:cstheme="minorHAnsi"/>
                <w:sz w:val="22"/>
                <w:szCs w:val="22"/>
              </w:rPr>
              <w:t>Hours &amp; Cycles</w:t>
            </w:r>
          </w:p>
        </w:tc>
        <w:tc>
          <w:tcPr>
            <w:tcW w:w="1274" w:type="dxa"/>
          </w:tcPr>
          <w:p w:rsidRPr="004F04E5" w:rsidR="000C59D1" w:rsidP="000C59D1" w:rsidRDefault="009523E5" w14:paraId="25426F2C" w14:textId="77777777">
            <w:pPr>
              <w:jc w:val="both"/>
              <w:rPr>
                <w:rFonts w:cstheme="minorHAnsi"/>
                <w:sz w:val="22"/>
                <w:szCs w:val="22"/>
              </w:rPr>
            </w:pPr>
            <w:r>
              <w:rPr>
                <w:rFonts w:cstheme="minorHAnsi"/>
                <w:sz w:val="22"/>
                <w:szCs w:val="22"/>
              </w:rPr>
              <w:t>Engineering</w:t>
            </w:r>
          </w:p>
        </w:tc>
      </w:tr>
      <w:tr w:rsidRPr="004F04E5" w:rsidR="000C59D1" w:rsidTr="001D212A" w14:paraId="6A453573" w14:textId="77777777">
        <w:trPr>
          <w:cnfStyle w:val="000000100000" w:firstRow="0" w:lastRow="0" w:firstColumn="0" w:lastColumn="0" w:oddVBand="0" w:evenVBand="0" w:oddHBand="1" w:evenHBand="0" w:firstRowFirstColumn="0" w:firstRowLastColumn="0" w:lastRowFirstColumn="0" w:lastRowLastColumn="0"/>
        </w:trPr>
        <w:tc>
          <w:tcPr>
            <w:tcW w:w="1075" w:type="dxa"/>
          </w:tcPr>
          <w:p w:rsidRPr="004F04E5" w:rsidR="000C59D1" w:rsidP="000C59D1" w:rsidRDefault="000C59D1" w14:paraId="6E41D0CF" w14:textId="77777777">
            <w:pPr>
              <w:rPr>
                <w:rFonts w:cstheme="minorHAnsi"/>
                <w:sz w:val="22"/>
                <w:szCs w:val="22"/>
              </w:rPr>
            </w:pPr>
            <w:r>
              <w:rPr>
                <w:rFonts w:cstheme="minorHAnsi"/>
                <w:sz w:val="22"/>
                <w:szCs w:val="22"/>
              </w:rPr>
              <w:t>5</w:t>
            </w:r>
          </w:p>
        </w:tc>
        <w:tc>
          <w:tcPr>
            <w:tcW w:w="4705" w:type="dxa"/>
          </w:tcPr>
          <w:p w:rsidRPr="004F04E5" w:rsidR="000C59D1" w:rsidP="000C59D1" w:rsidRDefault="00EC38CE" w14:paraId="6DF49327" w14:textId="77777777">
            <w:pPr>
              <w:jc w:val="both"/>
              <w:rPr>
                <w:rFonts w:cstheme="minorHAnsi"/>
                <w:sz w:val="22"/>
                <w:szCs w:val="22"/>
              </w:rPr>
            </w:pPr>
            <w:r w:rsidRPr="00EC38CE">
              <w:rPr>
                <w:rFonts w:cstheme="minorHAnsi"/>
                <w:sz w:val="22"/>
                <w:szCs w:val="22"/>
              </w:rPr>
              <w:t xml:space="preserve">Define different A/C average daily utilization </w:t>
            </w:r>
            <w:r w:rsidRPr="00EC38CE" w:rsidR="007E1FE8">
              <w:rPr>
                <w:rFonts w:cstheme="minorHAnsi"/>
                <w:sz w:val="22"/>
                <w:szCs w:val="22"/>
              </w:rPr>
              <w:t>according to</w:t>
            </w:r>
            <w:r w:rsidRPr="00EC38CE">
              <w:rPr>
                <w:rFonts w:cstheme="minorHAnsi"/>
                <w:sz w:val="22"/>
                <w:szCs w:val="22"/>
              </w:rPr>
              <w:t xml:space="preserve"> seasons</w:t>
            </w:r>
          </w:p>
        </w:tc>
        <w:tc>
          <w:tcPr>
            <w:tcW w:w="2297" w:type="dxa"/>
          </w:tcPr>
          <w:p w:rsidRPr="003F490D" w:rsidR="000C59D1" w:rsidP="000C59D1" w:rsidRDefault="003F490D" w14:paraId="5ABE3195" w14:textId="77777777">
            <w:pPr>
              <w:jc w:val="both"/>
              <w:rPr>
                <w:rFonts w:cstheme="minorHAnsi"/>
                <w:sz w:val="22"/>
                <w:szCs w:val="22"/>
              </w:rPr>
            </w:pPr>
            <w:r>
              <w:rPr>
                <w:rFonts w:cstheme="minorHAnsi"/>
                <w:sz w:val="22"/>
                <w:szCs w:val="22"/>
              </w:rPr>
              <w:t>Flight ops plan</w:t>
            </w:r>
          </w:p>
        </w:tc>
        <w:tc>
          <w:tcPr>
            <w:tcW w:w="1274" w:type="dxa"/>
          </w:tcPr>
          <w:p w:rsidRPr="004F04E5" w:rsidR="000C59D1" w:rsidP="000C59D1" w:rsidRDefault="009523E5" w14:paraId="4D81090E" w14:textId="77777777">
            <w:pPr>
              <w:jc w:val="both"/>
              <w:rPr>
                <w:rFonts w:cstheme="minorHAnsi"/>
                <w:sz w:val="22"/>
                <w:szCs w:val="22"/>
              </w:rPr>
            </w:pPr>
            <w:r>
              <w:rPr>
                <w:rFonts w:cstheme="minorHAnsi"/>
                <w:sz w:val="22"/>
                <w:szCs w:val="22"/>
              </w:rPr>
              <w:t>Engineering</w:t>
            </w:r>
          </w:p>
        </w:tc>
      </w:tr>
      <w:tr w:rsidRPr="004F04E5" w:rsidR="000C59D1" w:rsidTr="001D212A" w14:paraId="6F6A2780" w14:textId="77777777">
        <w:trPr>
          <w:cnfStyle w:val="000000010000" w:firstRow="0" w:lastRow="0" w:firstColumn="0" w:lastColumn="0" w:oddVBand="0" w:evenVBand="0" w:oddHBand="0" w:evenHBand="1" w:firstRowFirstColumn="0" w:firstRowLastColumn="0" w:lastRowFirstColumn="0" w:lastRowLastColumn="0"/>
        </w:trPr>
        <w:tc>
          <w:tcPr>
            <w:tcW w:w="1075" w:type="dxa"/>
          </w:tcPr>
          <w:p w:rsidRPr="004F04E5" w:rsidR="000C59D1" w:rsidP="000C59D1" w:rsidRDefault="000C59D1" w14:paraId="7C207509" w14:textId="77777777">
            <w:pPr>
              <w:rPr>
                <w:rFonts w:cstheme="minorHAnsi"/>
                <w:sz w:val="22"/>
                <w:szCs w:val="22"/>
              </w:rPr>
            </w:pPr>
            <w:r>
              <w:rPr>
                <w:rFonts w:cstheme="minorHAnsi"/>
                <w:sz w:val="22"/>
                <w:szCs w:val="22"/>
              </w:rPr>
              <w:lastRenderedPageBreak/>
              <w:t>6</w:t>
            </w:r>
          </w:p>
        </w:tc>
        <w:tc>
          <w:tcPr>
            <w:tcW w:w="4705" w:type="dxa"/>
          </w:tcPr>
          <w:p w:rsidRPr="004F04E5" w:rsidR="000C59D1" w:rsidP="000C59D1" w:rsidRDefault="007F7287" w14:paraId="0436C891" w14:textId="77777777">
            <w:pPr>
              <w:jc w:val="both"/>
              <w:rPr>
                <w:rFonts w:cstheme="minorHAnsi"/>
                <w:sz w:val="22"/>
                <w:szCs w:val="22"/>
              </w:rPr>
            </w:pPr>
            <w:r w:rsidRPr="007F7287">
              <w:rPr>
                <w:rFonts w:cstheme="minorHAnsi"/>
                <w:sz w:val="22"/>
                <w:szCs w:val="22"/>
              </w:rPr>
              <w:t>Assignment to a maintenance program (only after MP creation test case)</w:t>
            </w:r>
          </w:p>
        </w:tc>
        <w:tc>
          <w:tcPr>
            <w:tcW w:w="2297" w:type="dxa"/>
          </w:tcPr>
          <w:p w:rsidRPr="003F490D" w:rsidR="000C59D1" w:rsidP="000C59D1" w:rsidRDefault="003F490D" w14:paraId="44B9248A" w14:textId="77777777">
            <w:pPr>
              <w:jc w:val="both"/>
              <w:rPr>
                <w:rFonts w:cstheme="minorHAnsi"/>
                <w:sz w:val="22"/>
                <w:szCs w:val="22"/>
              </w:rPr>
            </w:pPr>
            <w:r>
              <w:rPr>
                <w:rFonts w:cstheme="minorHAnsi"/>
                <w:sz w:val="22"/>
                <w:szCs w:val="22"/>
              </w:rPr>
              <w:t>Maintenance Program</w:t>
            </w:r>
          </w:p>
        </w:tc>
        <w:tc>
          <w:tcPr>
            <w:tcW w:w="1274" w:type="dxa"/>
          </w:tcPr>
          <w:p w:rsidRPr="004F04E5" w:rsidR="000C59D1" w:rsidP="000C59D1" w:rsidRDefault="009523E5" w14:paraId="0DBB8F03" w14:textId="77777777">
            <w:pPr>
              <w:jc w:val="both"/>
              <w:rPr>
                <w:rFonts w:cstheme="minorHAnsi"/>
                <w:sz w:val="22"/>
                <w:szCs w:val="22"/>
              </w:rPr>
            </w:pPr>
            <w:r>
              <w:rPr>
                <w:rFonts w:cstheme="minorHAnsi"/>
                <w:sz w:val="22"/>
                <w:szCs w:val="22"/>
              </w:rPr>
              <w:t>Engineering</w:t>
            </w:r>
          </w:p>
        </w:tc>
      </w:tr>
      <w:tr w:rsidRPr="004F04E5" w:rsidR="000C59D1" w:rsidDel="00C870F6" w:rsidTr="001D212A" w14:paraId="3936B8D7" w14:textId="40FD6044">
        <w:trPr>
          <w:cnfStyle w:val="000000100000" w:firstRow="0" w:lastRow="0" w:firstColumn="0" w:lastColumn="0" w:oddVBand="0" w:evenVBand="0" w:oddHBand="1" w:evenHBand="0" w:firstRowFirstColumn="0" w:firstRowLastColumn="0" w:lastRowFirstColumn="0" w:lastRowLastColumn="0"/>
          <w:del w:author="Dupont Dimitri" w:date="2024-12-20T09:02:00Z" w:id="177"/>
        </w:trPr>
        <w:tc>
          <w:tcPr>
            <w:tcW w:w="1075" w:type="dxa"/>
          </w:tcPr>
          <w:p w:rsidR="000C59D1" w:rsidDel="00C870F6" w:rsidP="000C59D1" w:rsidRDefault="000C59D1" w14:paraId="567A494B" w14:textId="47A553DB">
            <w:pPr>
              <w:rPr>
                <w:del w:author="Dupont Dimitri" w:date="2024-12-20T09:02:00Z" w:id="178"/>
                <w:rFonts w:cstheme="minorHAnsi"/>
                <w:sz w:val="22"/>
                <w:szCs w:val="22"/>
              </w:rPr>
            </w:pPr>
            <w:del w:author="Dupont Dimitri" w:date="2024-12-20T09:02:00Z" w:id="179">
              <w:r w:rsidDel="00C870F6">
                <w:rPr>
                  <w:rFonts w:cstheme="minorHAnsi"/>
                  <w:sz w:val="22"/>
                  <w:szCs w:val="22"/>
                </w:rPr>
                <w:delText>7</w:delText>
              </w:r>
            </w:del>
          </w:p>
        </w:tc>
        <w:tc>
          <w:tcPr>
            <w:tcW w:w="4705" w:type="dxa"/>
          </w:tcPr>
          <w:p w:rsidR="000C59D1" w:rsidDel="00C870F6" w:rsidP="000C59D1" w:rsidRDefault="007F7287" w14:paraId="2C5A9C63" w14:textId="009A28AB">
            <w:pPr>
              <w:jc w:val="both"/>
              <w:rPr>
                <w:del w:author="Dupont Dimitri" w:date="2024-12-20T09:02:00Z" w:id="180"/>
                <w:rFonts w:cstheme="minorHAnsi"/>
                <w:sz w:val="22"/>
                <w:szCs w:val="22"/>
              </w:rPr>
            </w:pPr>
            <w:del w:author="Dupont Dimitri" w:date="2024-12-20T09:02:00Z" w:id="181">
              <w:r w:rsidRPr="007F7287" w:rsidDel="00C870F6">
                <w:rPr>
                  <w:rFonts w:cstheme="minorHAnsi"/>
                  <w:sz w:val="22"/>
                  <w:szCs w:val="22"/>
                </w:rPr>
                <w:delText>Weight and balance</w:delText>
              </w:r>
            </w:del>
          </w:p>
        </w:tc>
        <w:tc>
          <w:tcPr>
            <w:tcW w:w="2297" w:type="dxa"/>
          </w:tcPr>
          <w:p w:rsidRPr="003F490D" w:rsidR="000C59D1" w:rsidDel="00C870F6" w:rsidP="000C59D1" w:rsidRDefault="003F490D" w14:paraId="2B2E4926" w14:textId="25ABB88C">
            <w:pPr>
              <w:jc w:val="both"/>
              <w:rPr>
                <w:del w:author="Dupont Dimitri" w:date="2024-12-20T09:02:00Z" w:id="182"/>
                <w:rFonts w:cstheme="minorHAnsi"/>
                <w:sz w:val="22"/>
                <w:szCs w:val="22"/>
              </w:rPr>
            </w:pPr>
            <w:del w:author="Dupont Dimitri" w:date="2024-12-20T09:02:00Z" w:id="183">
              <w:r w:rsidDel="00C870F6">
                <w:rPr>
                  <w:rFonts w:cstheme="minorHAnsi"/>
                  <w:sz w:val="22"/>
                  <w:szCs w:val="22"/>
                </w:rPr>
                <w:delText>Weight &amp; balance set up</w:delText>
              </w:r>
              <w:r w:rsidDel="00C870F6" w:rsidR="009523E5">
                <w:rPr>
                  <w:rFonts w:cstheme="minorHAnsi"/>
                  <w:sz w:val="22"/>
                  <w:szCs w:val="22"/>
                </w:rPr>
                <w:delText xml:space="preserve"> and assigned</w:delText>
              </w:r>
            </w:del>
          </w:p>
        </w:tc>
        <w:tc>
          <w:tcPr>
            <w:tcW w:w="1274" w:type="dxa"/>
          </w:tcPr>
          <w:p w:rsidRPr="009523E5" w:rsidR="000C59D1" w:rsidDel="00C870F6" w:rsidP="000C59D1" w:rsidRDefault="009523E5" w14:paraId="29B8FFB6" w14:textId="1B846402">
            <w:pPr>
              <w:jc w:val="both"/>
              <w:rPr>
                <w:del w:author="Dupont Dimitri" w:date="2024-12-20T09:02:00Z" w:id="184"/>
                <w:rFonts w:cstheme="minorHAnsi"/>
                <w:sz w:val="22"/>
                <w:szCs w:val="22"/>
              </w:rPr>
            </w:pPr>
            <w:del w:author="Dupont Dimitri" w:date="2024-12-20T09:02:00Z" w:id="185">
              <w:r w:rsidDel="00C870F6">
                <w:rPr>
                  <w:rFonts w:cstheme="minorHAnsi"/>
                  <w:sz w:val="22"/>
                  <w:szCs w:val="22"/>
                </w:rPr>
                <w:delText>Engineering</w:delText>
              </w:r>
            </w:del>
          </w:p>
        </w:tc>
      </w:tr>
      <w:tr w:rsidRPr="004F04E5" w:rsidR="000C59D1" w:rsidTr="001D212A" w14:paraId="5DEACD51" w14:textId="77777777">
        <w:trPr>
          <w:cnfStyle w:val="000000010000" w:firstRow="0" w:lastRow="0" w:firstColumn="0" w:lastColumn="0" w:oddVBand="0" w:evenVBand="0" w:oddHBand="0" w:evenHBand="1" w:firstRowFirstColumn="0" w:firstRowLastColumn="0" w:lastRowFirstColumn="0" w:lastRowLastColumn="0"/>
        </w:trPr>
        <w:tc>
          <w:tcPr>
            <w:tcW w:w="1075" w:type="dxa"/>
          </w:tcPr>
          <w:p w:rsidR="000C59D1" w:rsidP="000C59D1" w:rsidRDefault="00C870F6" w14:paraId="035DF424" w14:textId="68EFBA18">
            <w:pPr>
              <w:rPr>
                <w:rFonts w:cstheme="minorHAnsi"/>
                <w:sz w:val="22"/>
                <w:szCs w:val="22"/>
              </w:rPr>
            </w:pPr>
            <w:ins w:author="Dupont Dimitri" w:date="2024-12-20T09:02:00Z" w:id="186">
              <w:r>
                <w:rPr>
                  <w:rFonts w:cstheme="minorHAnsi"/>
                  <w:sz w:val="22"/>
                  <w:szCs w:val="22"/>
                </w:rPr>
                <w:t>7</w:t>
              </w:r>
            </w:ins>
            <w:del w:author="Dupont Dimitri" w:date="2024-12-20T09:02:00Z" w:id="187">
              <w:r w:rsidDel="00C870F6" w:rsidR="000C59D1">
                <w:rPr>
                  <w:rFonts w:cstheme="minorHAnsi"/>
                  <w:sz w:val="22"/>
                  <w:szCs w:val="22"/>
                </w:rPr>
                <w:delText>8</w:delText>
              </w:r>
            </w:del>
          </w:p>
        </w:tc>
        <w:tc>
          <w:tcPr>
            <w:tcW w:w="4705" w:type="dxa"/>
          </w:tcPr>
          <w:p w:rsidR="000C59D1" w:rsidP="000C59D1" w:rsidRDefault="007F7287" w14:paraId="466BA8FF" w14:textId="77777777">
            <w:pPr>
              <w:jc w:val="both"/>
              <w:rPr>
                <w:rFonts w:cstheme="minorHAnsi"/>
                <w:sz w:val="22"/>
                <w:szCs w:val="22"/>
              </w:rPr>
            </w:pPr>
            <w:r w:rsidRPr="007F7287">
              <w:rPr>
                <w:rFonts w:cstheme="minorHAnsi"/>
                <w:sz w:val="22"/>
                <w:szCs w:val="22"/>
              </w:rPr>
              <w:t>Set operational Limitations (as categories for possible downgrade)</w:t>
            </w:r>
          </w:p>
        </w:tc>
        <w:tc>
          <w:tcPr>
            <w:tcW w:w="2297" w:type="dxa"/>
          </w:tcPr>
          <w:p w:rsidRPr="00AD109D" w:rsidR="000C59D1" w:rsidP="000C59D1" w:rsidRDefault="00AD109D" w14:paraId="2B3F2703" w14:textId="77777777">
            <w:pPr>
              <w:jc w:val="both"/>
              <w:rPr>
                <w:rFonts w:cstheme="minorHAnsi"/>
                <w:sz w:val="22"/>
                <w:szCs w:val="22"/>
              </w:rPr>
            </w:pPr>
            <w:r>
              <w:rPr>
                <w:rFonts w:cstheme="minorHAnsi"/>
                <w:sz w:val="22"/>
                <w:szCs w:val="22"/>
              </w:rPr>
              <w:t>Limitation created in APN 18</w:t>
            </w:r>
          </w:p>
        </w:tc>
        <w:tc>
          <w:tcPr>
            <w:tcW w:w="1274" w:type="dxa"/>
          </w:tcPr>
          <w:p w:rsidR="00AD109D" w:rsidP="000C59D1" w:rsidRDefault="00AD109D" w14:paraId="30C878E7" w14:textId="77777777">
            <w:pPr>
              <w:jc w:val="both"/>
              <w:rPr>
                <w:rFonts w:cstheme="minorHAnsi"/>
                <w:sz w:val="22"/>
                <w:szCs w:val="22"/>
              </w:rPr>
            </w:pPr>
            <w:r>
              <w:rPr>
                <w:rFonts w:cstheme="minorHAnsi"/>
                <w:sz w:val="22"/>
                <w:szCs w:val="22"/>
              </w:rPr>
              <w:t>ACC</w:t>
            </w:r>
          </w:p>
          <w:p w:rsidRPr="00AD109D" w:rsidR="000C59D1" w:rsidP="000C59D1" w:rsidRDefault="00AD109D" w14:paraId="15D31574" w14:textId="77777777">
            <w:pPr>
              <w:jc w:val="both"/>
              <w:rPr>
                <w:rFonts w:cstheme="minorHAnsi"/>
                <w:sz w:val="22"/>
                <w:szCs w:val="22"/>
              </w:rPr>
            </w:pPr>
            <w:r>
              <w:rPr>
                <w:rFonts w:cstheme="minorHAnsi"/>
                <w:sz w:val="22"/>
                <w:szCs w:val="22"/>
              </w:rPr>
              <w:t>Engineering</w:t>
            </w:r>
          </w:p>
        </w:tc>
      </w:tr>
      <w:tr w:rsidRPr="004F04E5" w:rsidR="000C59D1" w:rsidTr="001D212A" w14:paraId="1C303DEF" w14:textId="77777777">
        <w:trPr>
          <w:cnfStyle w:val="000000100000" w:firstRow="0" w:lastRow="0" w:firstColumn="0" w:lastColumn="0" w:oddVBand="0" w:evenVBand="0" w:oddHBand="1" w:evenHBand="0" w:firstRowFirstColumn="0" w:firstRowLastColumn="0" w:lastRowFirstColumn="0" w:lastRowLastColumn="0"/>
        </w:trPr>
        <w:tc>
          <w:tcPr>
            <w:tcW w:w="1075" w:type="dxa"/>
          </w:tcPr>
          <w:p w:rsidR="000C59D1" w:rsidP="000C59D1" w:rsidRDefault="00C870F6" w14:paraId="13D395E3" w14:textId="03F4AB4D">
            <w:pPr>
              <w:rPr>
                <w:rFonts w:cstheme="minorHAnsi"/>
                <w:sz w:val="22"/>
                <w:szCs w:val="22"/>
              </w:rPr>
            </w:pPr>
            <w:ins w:author="Dupont Dimitri" w:date="2024-12-20T09:02:00Z" w:id="188">
              <w:r>
                <w:rPr>
                  <w:rFonts w:cstheme="minorHAnsi"/>
                  <w:sz w:val="22"/>
                  <w:szCs w:val="22"/>
                </w:rPr>
                <w:t>8</w:t>
              </w:r>
            </w:ins>
            <w:del w:author="Dupont Dimitri" w:date="2024-12-20T09:02:00Z" w:id="189">
              <w:r w:rsidDel="00C870F6" w:rsidR="000C59D1">
                <w:rPr>
                  <w:rFonts w:cstheme="minorHAnsi"/>
                  <w:sz w:val="22"/>
                  <w:szCs w:val="22"/>
                </w:rPr>
                <w:delText>9</w:delText>
              </w:r>
            </w:del>
          </w:p>
        </w:tc>
        <w:tc>
          <w:tcPr>
            <w:tcW w:w="4705" w:type="dxa"/>
          </w:tcPr>
          <w:p w:rsidR="000C59D1" w:rsidP="000C59D1" w:rsidRDefault="006E66E7" w14:paraId="3729E9CD" w14:textId="77777777">
            <w:pPr>
              <w:jc w:val="both"/>
              <w:rPr>
                <w:rFonts w:cstheme="minorHAnsi"/>
                <w:sz w:val="22"/>
                <w:szCs w:val="22"/>
              </w:rPr>
            </w:pPr>
            <w:r w:rsidRPr="006E66E7">
              <w:rPr>
                <w:rFonts w:cstheme="minorHAnsi"/>
                <w:sz w:val="22"/>
                <w:szCs w:val="22"/>
              </w:rPr>
              <w:t>Assign OEM (only after Publication library test case)</w:t>
            </w:r>
          </w:p>
        </w:tc>
        <w:tc>
          <w:tcPr>
            <w:tcW w:w="2297" w:type="dxa"/>
          </w:tcPr>
          <w:p w:rsidRPr="00AD109D" w:rsidR="000C59D1" w:rsidP="000C59D1" w:rsidRDefault="00AD109D" w14:paraId="5DFB2A1F" w14:textId="77777777">
            <w:pPr>
              <w:jc w:val="both"/>
              <w:rPr>
                <w:rFonts w:cstheme="minorHAnsi"/>
                <w:sz w:val="22"/>
                <w:szCs w:val="22"/>
              </w:rPr>
            </w:pPr>
            <w:r>
              <w:rPr>
                <w:rFonts w:cstheme="minorHAnsi"/>
                <w:sz w:val="22"/>
                <w:szCs w:val="22"/>
              </w:rPr>
              <w:t>OEM documents</w:t>
            </w:r>
          </w:p>
        </w:tc>
        <w:tc>
          <w:tcPr>
            <w:tcW w:w="1274" w:type="dxa"/>
          </w:tcPr>
          <w:p w:rsidRPr="00AD109D" w:rsidR="000C59D1" w:rsidP="000C59D1" w:rsidRDefault="00AD109D" w14:paraId="078BE080" w14:textId="77777777">
            <w:pPr>
              <w:jc w:val="both"/>
              <w:rPr>
                <w:rFonts w:cstheme="minorHAnsi"/>
                <w:sz w:val="22"/>
                <w:szCs w:val="22"/>
              </w:rPr>
            </w:pPr>
            <w:r>
              <w:rPr>
                <w:rFonts w:cstheme="minorHAnsi"/>
                <w:sz w:val="22"/>
                <w:szCs w:val="22"/>
              </w:rPr>
              <w:t>Engineering</w:t>
            </w:r>
          </w:p>
        </w:tc>
      </w:tr>
      <w:tr w:rsidRPr="004F04E5" w:rsidR="000C59D1" w:rsidTr="001D212A" w14:paraId="764BDCBE" w14:textId="77777777">
        <w:trPr>
          <w:cnfStyle w:val="000000010000" w:firstRow="0" w:lastRow="0" w:firstColumn="0" w:lastColumn="0" w:oddVBand="0" w:evenVBand="0" w:oddHBand="0" w:evenHBand="1" w:firstRowFirstColumn="0" w:firstRowLastColumn="0" w:lastRowFirstColumn="0" w:lastRowLastColumn="0"/>
        </w:trPr>
        <w:tc>
          <w:tcPr>
            <w:tcW w:w="1075" w:type="dxa"/>
          </w:tcPr>
          <w:p w:rsidR="000C59D1" w:rsidP="000C59D1" w:rsidRDefault="000C59D1" w14:paraId="01C4AC7B" w14:textId="77777777">
            <w:pPr>
              <w:rPr>
                <w:rFonts w:cstheme="minorHAnsi"/>
                <w:sz w:val="22"/>
                <w:szCs w:val="22"/>
              </w:rPr>
            </w:pPr>
            <w:del w:author="Dupont Dimitri" w:date="2024-12-20T09:02:00Z" w:id="190">
              <w:r w:rsidDel="00C870F6">
                <w:rPr>
                  <w:rFonts w:cstheme="minorHAnsi"/>
                  <w:sz w:val="22"/>
                  <w:szCs w:val="22"/>
                </w:rPr>
                <w:delText>10</w:delText>
              </w:r>
            </w:del>
          </w:p>
        </w:tc>
        <w:tc>
          <w:tcPr>
            <w:tcW w:w="4705" w:type="dxa"/>
          </w:tcPr>
          <w:p w:rsidRPr="001D212A" w:rsidR="000C59D1" w:rsidP="000C59D1" w:rsidRDefault="001D212A" w14:paraId="71199610" w14:textId="77777777">
            <w:pPr>
              <w:jc w:val="both"/>
              <w:rPr>
                <w:rFonts w:cstheme="minorHAnsi"/>
                <w:sz w:val="22"/>
                <w:szCs w:val="22"/>
              </w:rPr>
            </w:pPr>
            <w:r>
              <w:rPr>
                <w:rFonts w:cstheme="minorHAnsi"/>
                <w:sz w:val="22"/>
                <w:szCs w:val="22"/>
              </w:rPr>
              <w:t>-/-</w:t>
            </w:r>
          </w:p>
        </w:tc>
        <w:tc>
          <w:tcPr>
            <w:tcW w:w="2297" w:type="dxa"/>
          </w:tcPr>
          <w:p w:rsidR="000C59D1" w:rsidP="000C59D1" w:rsidRDefault="000C59D1" w14:paraId="7D9EEA88" w14:textId="77777777">
            <w:pPr>
              <w:jc w:val="both"/>
              <w:rPr>
                <w:rFonts w:cstheme="minorHAnsi"/>
                <w:sz w:val="22"/>
                <w:szCs w:val="22"/>
              </w:rPr>
            </w:pPr>
          </w:p>
        </w:tc>
        <w:tc>
          <w:tcPr>
            <w:tcW w:w="1274" w:type="dxa"/>
          </w:tcPr>
          <w:p w:rsidR="000C59D1" w:rsidP="000C59D1" w:rsidRDefault="000C59D1" w14:paraId="54986AF3" w14:textId="77777777">
            <w:pPr>
              <w:jc w:val="both"/>
              <w:rPr>
                <w:rFonts w:cstheme="minorHAnsi"/>
                <w:sz w:val="22"/>
                <w:szCs w:val="22"/>
              </w:rPr>
            </w:pPr>
          </w:p>
        </w:tc>
      </w:tr>
    </w:tbl>
    <w:p w:rsidRPr="008270EE" w:rsidR="00FE2679" w:rsidP="00FE2679" w:rsidRDefault="00FE2679" w14:paraId="57605783" w14:textId="77777777">
      <w:pPr>
        <w:pStyle w:val="Heading1"/>
        <w:numPr>
          <w:ilvl w:val="0"/>
          <w:numId w:val="4"/>
        </w:numPr>
        <w:rPr>
          <w:rFonts w:asciiTheme="minorHAnsi" w:hAnsiTheme="minorHAnsi" w:cstheme="minorHAnsi"/>
          <w:sz w:val="22"/>
          <w:szCs w:val="22"/>
        </w:rPr>
      </w:pPr>
      <w:bookmarkStart w:name="_Toc166423160" w:id="191"/>
      <w:r>
        <w:rPr>
          <w:rFonts w:asciiTheme="minorHAnsi" w:hAnsiTheme="minorHAnsi" w:cstheme="minorHAnsi"/>
          <w:sz w:val="22"/>
          <w:szCs w:val="22"/>
        </w:rPr>
        <w:t>Annex – Additional Info</w:t>
      </w:r>
      <w:bookmarkEnd w:id="176"/>
      <w:bookmarkEnd w:id="191"/>
    </w:p>
    <w:p w:rsidR="00FE2679" w:rsidP="00FE2679" w:rsidRDefault="009C6D43" w14:paraId="260A2B69" w14:textId="77777777">
      <w:pPr>
        <w:rPr>
          <w:ins w:author="Dupont Dimitri" w:date="2024-11-18T14:33:00Z" w:id="192"/>
          <w:rFonts w:cstheme="minorHAnsi"/>
          <w:sz w:val="22"/>
          <w:szCs w:val="22"/>
        </w:rPr>
      </w:pPr>
      <w:del w:author="Dupont Dimitri" w:date="2024-11-18T14:33:00Z" w:id="193">
        <w:r w:rsidDel="00553226">
          <w:rPr>
            <w:rFonts w:cstheme="minorHAnsi"/>
            <w:sz w:val="22"/>
            <w:szCs w:val="22"/>
          </w:rPr>
          <w:delText>-/-</w:delText>
        </w:r>
      </w:del>
    </w:p>
    <w:p w:rsidRPr="009C6D43" w:rsidR="00553226" w:rsidP="00FE2679" w:rsidRDefault="00553226" w14:paraId="0BF04452" w14:textId="0ED06C16">
      <w:pPr>
        <w:rPr>
          <w:rFonts w:cstheme="minorHAnsi"/>
          <w:sz w:val="22"/>
          <w:szCs w:val="22"/>
        </w:rPr>
      </w:pPr>
      <w:ins w:author="Dupont Dimitri" w:date="2024-11-18T14:33:00Z" w:id="194">
        <w:r>
          <w:rPr>
            <w:rFonts w:cstheme="minorHAnsi"/>
            <w:sz w:val="22"/>
            <w:szCs w:val="22"/>
          </w:rPr>
          <w:t xml:space="preserve">It is possible to </w:t>
        </w:r>
      </w:ins>
      <w:ins w:author="Dupont Dimitri" w:date="2024-11-18T14:34:00Z" w:id="195">
        <w:r w:rsidR="00BD7BF7">
          <w:rPr>
            <w:rFonts w:cstheme="minorHAnsi"/>
            <w:sz w:val="22"/>
            <w:szCs w:val="22"/>
          </w:rPr>
          <w:t xml:space="preserve">tailor the visibility of </w:t>
        </w:r>
      </w:ins>
      <w:ins w:author="Dupont Dimitri" w:date="2024-11-18T14:36:00Z" w:id="196">
        <w:r w:rsidR="00ED2C71">
          <w:rPr>
            <w:rFonts w:cstheme="minorHAnsi"/>
            <w:sz w:val="22"/>
            <w:szCs w:val="22"/>
          </w:rPr>
          <w:t xml:space="preserve">a certain limited number of fields </w:t>
        </w:r>
      </w:ins>
      <w:ins w:author="Dupont Dimitri" w:date="2024-11-18T14:34:00Z" w:id="197">
        <w:r w:rsidR="00BD7BF7">
          <w:rPr>
            <w:rFonts w:cstheme="minorHAnsi"/>
            <w:sz w:val="22"/>
            <w:szCs w:val="22"/>
          </w:rPr>
          <w:t xml:space="preserve">in the </w:t>
        </w:r>
      </w:ins>
      <w:ins w:author="Dupont Dimitri" w:date="2024-11-18T14:37:00Z" w:id="198">
        <w:r w:rsidR="0093263D">
          <w:rPr>
            <w:rFonts w:cstheme="minorHAnsi"/>
            <w:sz w:val="22"/>
            <w:szCs w:val="22"/>
          </w:rPr>
          <w:t>“</w:t>
        </w:r>
      </w:ins>
      <w:ins w:author="Dupont Dimitri" w:date="2024-11-18T14:36:00Z" w:id="199">
        <w:r w:rsidR="0093263D">
          <w:rPr>
            <w:rFonts w:cstheme="minorHAnsi"/>
            <w:sz w:val="22"/>
            <w:szCs w:val="22"/>
          </w:rPr>
          <w:t>M</w:t>
        </w:r>
      </w:ins>
      <w:ins w:author="Dupont Dimitri" w:date="2024-11-18T14:34:00Z" w:id="200">
        <w:r w:rsidR="00BD7BF7">
          <w:rPr>
            <w:rFonts w:cstheme="minorHAnsi"/>
            <w:sz w:val="22"/>
            <w:szCs w:val="22"/>
          </w:rPr>
          <w:t>ain</w:t>
        </w:r>
      </w:ins>
      <w:ins w:author="Dupont Dimitri" w:date="2024-11-18T14:37:00Z" w:id="201">
        <w:r w:rsidR="0093263D">
          <w:rPr>
            <w:rFonts w:cstheme="minorHAnsi"/>
            <w:sz w:val="22"/>
            <w:szCs w:val="22"/>
          </w:rPr>
          <w:t>”</w:t>
        </w:r>
      </w:ins>
      <w:ins w:author="Dupont Dimitri" w:date="2024-11-18T14:34:00Z" w:id="202">
        <w:r w:rsidR="00BD7BF7">
          <w:rPr>
            <w:rFonts w:cstheme="minorHAnsi"/>
            <w:sz w:val="22"/>
            <w:szCs w:val="22"/>
          </w:rPr>
          <w:t xml:space="preserve"> </w:t>
        </w:r>
      </w:ins>
      <w:proofErr w:type="gramStart"/>
      <w:ins w:author="Dupont Dimitri" w:date="2024-11-18T14:36:00Z" w:id="203">
        <w:r w:rsidR="0093263D">
          <w:rPr>
            <w:rFonts w:cstheme="minorHAnsi"/>
            <w:sz w:val="22"/>
            <w:szCs w:val="22"/>
          </w:rPr>
          <w:t xml:space="preserve">tab </w:t>
        </w:r>
      </w:ins>
      <w:ins w:author="Dupont Dimitri" w:date="2024-11-18T14:34:00Z" w:id="204">
        <w:r w:rsidR="00BD7BF7">
          <w:rPr>
            <w:rFonts w:cstheme="minorHAnsi"/>
            <w:sz w:val="22"/>
            <w:szCs w:val="22"/>
          </w:rPr>
          <w:t xml:space="preserve"> of</w:t>
        </w:r>
        <w:proofErr w:type="gramEnd"/>
        <w:r w:rsidR="00BD7BF7">
          <w:rPr>
            <w:rFonts w:cstheme="minorHAnsi"/>
            <w:sz w:val="22"/>
            <w:szCs w:val="22"/>
          </w:rPr>
          <w:t xml:space="preserve"> APN 308 in the </w:t>
        </w:r>
        <w:r w:rsidR="00A1617D">
          <w:rPr>
            <w:rFonts w:cstheme="minorHAnsi"/>
            <w:sz w:val="22"/>
            <w:szCs w:val="22"/>
          </w:rPr>
          <w:t>F</w:t>
        </w:r>
        <w:r w:rsidR="00BD7BF7">
          <w:rPr>
            <w:rFonts w:cstheme="minorHAnsi"/>
            <w:sz w:val="22"/>
            <w:szCs w:val="22"/>
          </w:rPr>
          <w:t xml:space="preserve">orm </w:t>
        </w:r>
      </w:ins>
      <w:ins w:author="Dupont Dimitri" w:date="2024-11-18T14:35:00Z" w:id="205">
        <w:r w:rsidR="00A1617D">
          <w:rPr>
            <w:rFonts w:cstheme="minorHAnsi"/>
            <w:sz w:val="22"/>
            <w:szCs w:val="22"/>
          </w:rPr>
          <w:t>C</w:t>
        </w:r>
      </w:ins>
      <w:ins w:author="Dupont Dimitri" w:date="2024-11-18T14:34:00Z" w:id="206">
        <w:r w:rsidR="00BD7BF7">
          <w:rPr>
            <w:rFonts w:cstheme="minorHAnsi"/>
            <w:sz w:val="22"/>
            <w:szCs w:val="22"/>
          </w:rPr>
          <w:t xml:space="preserve">onfiguration </w:t>
        </w:r>
      </w:ins>
      <w:ins w:author="Dupont Dimitri" w:date="2024-11-18T14:35:00Z" w:id="207">
        <w:r w:rsidR="00A1617D">
          <w:rPr>
            <w:rFonts w:cstheme="minorHAnsi"/>
            <w:sz w:val="22"/>
            <w:szCs w:val="22"/>
          </w:rPr>
          <w:t>(APN 1444)</w:t>
        </w:r>
      </w:ins>
      <w:ins w:author="Dupont Dimitri" w:date="2024-11-18T14:40:00Z" w:id="208">
        <w:r w:rsidR="006C3117">
          <w:rPr>
            <w:rFonts w:cstheme="minorHAnsi"/>
            <w:sz w:val="22"/>
            <w:szCs w:val="22"/>
          </w:rPr>
          <w:t>.</w:t>
        </w:r>
      </w:ins>
    </w:p>
    <w:p w:rsidRPr="00366EE0" w:rsidR="00FE2679" w:rsidP="00FE2679" w:rsidRDefault="00FE2679" w14:paraId="6F30276B" w14:textId="77777777">
      <w:pPr>
        <w:rPr>
          <w:rFonts w:cstheme="minorHAnsi"/>
          <w:sz w:val="22"/>
          <w:szCs w:val="22"/>
        </w:rPr>
      </w:pPr>
    </w:p>
    <w:p w:rsidRPr="0019283C" w:rsidR="00EC2942" w:rsidP="00EC2942" w:rsidRDefault="00EC2942" w14:paraId="256530A1" w14:textId="77777777">
      <w:pPr>
        <w:rPr>
          <w:rFonts w:cstheme="minorHAnsi"/>
          <w:sz w:val="22"/>
          <w:szCs w:val="22"/>
        </w:rPr>
      </w:pPr>
    </w:p>
    <w:p w:rsidRPr="0019283C" w:rsidR="00A8440B" w:rsidRDefault="00A8440B" w14:paraId="36075499" w14:textId="77777777">
      <w:pPr>
        <w:rPr>
          <w:rFonts w:cstheme="minorHAnsi"/>
          <w:sz w:val="22"/>
          <w:szCs w:val="22"/>
        </w:rPr>
      </w:pPr>
    </w:p>
    <w:sectPr w:rsidRPr="0019283C" w:rsidR="00A8440B">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34C0A" w:rsidP="00EC2942" w:rsidRDefault="00B34C0A" w14:paraId="177B72B5" w14:textId="77777777">
      <w:pPr>
        <w:spacing w:after="0" w:line="240" w:lineRule="auto"/>
      </w:pPr>
      <w:r>
        <w:separator/>
      </w:r>
    </w:p>
  </w:endnote>
  <w:endnote w:type="continuationSeparator" w:id="0">
    <w:p w:rsidR="00B34C0A" w:rsidP="00EC2942" w:rsidRDefault="00B34C0A" w14:paraId="0351CDF9" w14:textId="77777777">
      <w:pPr>
        <w:spacing w:after="0" w:line="240" w:lineRule="auto"/>
      </w:pPr>
      <w:r>
        <w:continuationSeparator/>
      </w:r>
    </w:p>
  </w:endnote>
  <w:endnote w:type="continuationNotice" w:id="1">
    <w:p w:rsidR="00B34C0A" w:rsidRDefault="00B34C0A" w14:paraId="58D14BF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Bold">
    <w:altName w:val="Arial"/>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p14">
  <w:p w:rsidR="00854C6B" w:rsidRDefault="00EC2942" w14:paraId="5586F00B" w14:textId="77777777">
    <w:pPr>
      <w:pStyle w:val="Footer"/>
    </w:pPr>
    <w:r w:rsidRPr="00EC2942">
      <w:rPr>
        <w:noProof/>
      </w:rPr>
      <w:drawing>
        <wp:anchor distT="0" distB="0" distL="114300" distR="114300" simplePos="0" relativeHeight="251658240" behindDoc="0" locked="0" layoutInCell="1" allowOverlap="1" wp14:anchorId="58586C9E"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1166531667" name="Picture 1166531667">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p14">
  <w:p w:rsidR="00854C6B" w:rsidRDefault="001E5360" w14:paraId="6B50E337" w14:textId="77777777">
    <w:pPr>
      <w:pStyle w:val="Footer"/>
    </w:pPr>
    <w:r w:rsidRPr="00EC2942">
      <w:rPr>
        <w:noProof/>
      </w:rPr>
      <w:drawing>
        <wp:anchor distT="0" distB="0" distL="114300" distR="114300" simplePos="0" relativeHeight="251658241" behindDoc="0" locked="0" layoutInCell="1" allowOverlap="1" wp14:anchorId="534BDA51" wp14:editId="4FD40BE7">
          <wp:simplePos x="0" y="0"/>
          <wp:positionH relativeFrom="rightMargin">
            <wp:posOffset>-102689</wp:posOffset>
          </wp:positionH>
          <wp:positionV relativeFrom="paragraph">
            <wp:posOffset>-47897</wp:posOffset>
          </wp:positionV>
          <wp:extent cx="379095" cy="379095"/>
          <wp:effectExtent l="0" t="0" r="1905" b="1905"/>
          <wp:wrapNone/>
          <wp:docPr id="116448783" name="Picture 116448783">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34C0A" w:rsidP="00EC2942" w:rsidRDefault="00B34C0A" w14:paraId="5F8EA802" w14:textId="77777777">
      <w:pPr>
        <w:spacing w:after="0" w:line="240" w:lineRule="auto"/>
      </w:pPr>
      <w:r>
        <w:separator/>
      </w:r>
    </w:p>
  </w:footnote>
  <w:footnote w:type="continuationSeparator" w:id="0">
    <w:p w:rsidR="00B34C0A" w:rsidP="00EC2942" w:rsidRDefault="00B34C0A" w14:paraId="16D31D1B" w14:textId="77777777">
      <w:pPr>
        <w:spacing w:after="0" w:line="240" w:lineRule="auto"/>
      </w:pPr>
      <w:r>
        <w:continuationSeparator/>
      </w:r>
    </w:p>
  </w:footnote>
  <w:footnote w:type="continuationNotice" w:id="1">
    <w:p w:rsidR="00B34C0A" w:rsidRDefault="00B34C0A" w14:paraId="58026692"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EndPr/>
    <w:sdtContent>
      <w:p w:rsidRPr="0019283C" w:rsidR="0019283C" w:rsidP="0019283C" w:rsidRDefault="00A41564" w14:paraId="23E17531" w14:textId="77777777">
        <w:pPr>
          <w:pStyle w:val="Header"/>
          <w:jc w:val="center"/>
          <w:rPr>
            <w:sz w:val="24"/>
            <w:szCs w:val="24"/>
          </w:rPr>
        </w:pPr>
        <w:r>
          <w:rPr>
            <w:sz w:val="24"/>
            <w:szCs w:val="24"/>
          </w:rPr>
          <w:t>01.01 AIRCRAFT DEFINITION</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D41EB"/>
    <w:multiLevelType w:val="hybridMultilevel"/>
    <w:tmpl w:val="115E97D6"/>
    <w:lvl w:ilvl="0" w:tplc="10000001">
      <w:start w:val="1"/>
      <w:numFmt w:val="bullet"/>
      <w:lvlText w:val=""/>
      <w:lvlJc w:val="left"/>
      <w:pPr>
        <w:ind w:left="720" w:hanging="360"/>
      </w:pPr>
      <w:rPr>
        <w:rFonts w:hint="default" w:ascii="Symbol" w:hAnsi="Symbol"/>
      </w:rPr>
    </w:lvl>
    <w:lvl w:ilvl="1" w:tplc="10000003" w:tentative="1">
      <w:start w:val="1"/>
      <w:numFmt w:val="bullet"/>
      <w:lvlText w:val="o"/>
      <w:lvlJc w:val="left"/>
      <w:pPr>
        <w:ind w:left="1440" w:hanging="360"/>
      </w:pPr>
      <w:rPr>
        <w:rFonts w:hint="default" w:ascii="Courier New" w:hAnsi="Courier New" w:cs="Courier New"/>
      </w:rPr>
    </w:lvl>
    <w:lvl w:ilvl="2" w:tplc="10000005" w:tentative="1">
      <w:start w:val="1"/>
      <w:numFmt w:val="bullet"/>
      <w:lvlText w:val=""/>
      <w:lvlJc w:val="left"/>
      <w:pPr>
        <w:ind w:left="2160" w:hanging="360"/>
      </w:pPr>
      <w:rPr>
        <w:rFonts w:hint="default" w:ascii="Wingdings" w:hAnsi="Wingdings"/>
      </w:rPr>
    </w:lvl>
    <w:lvl w:ilvl="3" w:tplc="10000001" w:tentative="1">
      <w:start w:val="1"/>
      <w:numFmt w:val="bullet"/>
      <w:lvlText w:val=""/>
      <w:lvlJc w:val="left"/>
      <w:pPr>
        <w:ind w:left="2880" w:hanging="360"/>
      </w:pPr>
      <w:rPr>
        <w:rFonts w:hint="default" w:ascii="Symbol" w:hAnsi="Symbol"/>
      </w:rPr>
    </w:lvl>
    <w:lvl w:ilvl="4" w:tplc="10000003" w:tentative="1">
      <w:start w:val="1"/>
      <w:numFmt w:val="bullet"/>
      <w:lvlText w:val="o"/>
      <w:lvlJc w:val="left"/>
      <w:pPr>
        <w:ind w:left="3600" w:hanging="360"/>
      </w:pPr>
      <w:rPr>
        <w:rFonts w:hint="default" w:ascii="Courier New" w:hAnsi="Courier New" w:cs="Courier New"/>
      </w:rPr>
    </w:lvl>
    <w:lvl w:ilvl="5" w:tplc="10000005" w:tentative="1">
      <w:start w:val="1"/>
      <w:numFmt w:val="bullet"/>
      <w:lvlText w:val=""/>
      <w:lvlJc w:val="left"/>
      <w:pPr>
        <w:ind w:left="4320" w:hanging="360"/>
      </w:pPr>
      <w:rPr>
        <w:rFonts w:hint="default" w:ascii="Wingdings" w:hAnsi="Wingdings"/>
      </w:rPr>
    </w:lvl>
    <w:lvl w:ilvl="6" w:tplc="10000001" w:tentative="1">
      <w:start w:val="1"/>
      <w:numFmt w:val="bullet"/>
      <w:lvlText w:val=""/>
      <w:lvlJc w:val="left"/>
      <w:pPr>
        <w:ind w:left="5040" w:hanging="360"/>
      </w:pPr>
      <w:rPr>
        <w:rFonts w:hint="default" w:ascii="Symbol" w:hAnsi="Symbol"/>
      </w:rPr>
    </w:lvl>
    <w:lvl w:ilvl="7" w:tplc="10000003" w:tentative="1">
      <w:start w:val="1"/>
      <w:numFmt w:val="bullet"/>
      <w:lvlText w:val="o"/>
      <w:lvlJc w:val="left"/>
      <w:pPr>
        <w:ind w:left="5760" w:hanging="360"/>
      </w:pPr>
      <w:rPr>
        <w:rFonts w:hint="default" w:ascii="Courier New" w:hAnsi="Courier New" w:cs="Courier New"/>
      </w:rPr>
    </w:lvl>
    <w:lvl w:ilvl="8" w:tplc="10000005" w:tentative="1">
      <w:start w:val="1"/>
      <w:numFmt w:val="bullet"/>
      <w:lvlText w:val=""/>
      <w:lvlJc w:val="left"/>
      <w:pPr>
        <w:ind w:left="6480" w:hanging="360"/>
      </w:pPr>
      <w:rPr>
        <w:rFonts w:hint="default" w:ascii="Wingdings" w:hAnsi="Wingdings"/>
      </w:rPr>
    </w:lvl>
  </w:abstractNum>
  <w:abstractNum w:abstractNumId="1" w15:restartNumberingAfterBreak="0">
    <w:nsid w:val="06911780"/>
    <w:multiLevelType w:val="hybridMultilevel"/>
    <w:tmpl w:val="ABE62954"/>
    <w:lvl w:ilvl="0" w:tplc="6814633E">
      <w:start w:val="12"/>
      <w:numFmt w:val="bullet"/>
      <w:lvlText w:val="-"/>
      <w:lvlJc w:val="left"/>
      <w:pPr>
        <w:ind w:left="720" w:hanging="360"/>
      </w:pPr>
      <w:rPr>
        <w:rFonts w:hint="default" w:ascii="Calibri" w:hAnsi="Calibri" w:cs="Calibri" w:eastAsiaTheme="minorEastAsia"/>
      </w:rPr>
    </w:lvl>
    <w:lvl w:ilvl="1" w:tplc="10000003" w:tentative="1">
      <w:start w:val="1"/>
      <w:numFmt w:val="bullet"/>
      <w:lvlText w:val="o"/>
      <w:lvlJc w:val="left"/>
      <w:pPr>
        <w:ind w:left="1440" w:hanging="360"/>
      </w:pPr>
      <w:rPr>
        <w:rFonts w:hint="default" w:ascii="Courier New" w:hAnsi="Courier New" w:cs="Courier New"/>
      </w:rPr>
    </w:lvl>
    <w:lvl w:ilvl="2" w:tplc="10000005" w:tentative="1">
      <w:start w:val="1"/>
      <w:numFmt w:val="bullet"/>
      <w:lvlText w:val=""/>
      <w:lvlJc w:val="left"/>
      <w:pPr>
        <w:ind w:left="2160" w:hanging="360"/>
      </w:pPr>
      <w:rPr>
        <w:rFonts w:hint="default" w:ascii="Wingdings" w:hAnsi="Wingdings"/>
      </w:rPr>
    </w:lvl>
    <w:lvl w:ilvl="3" w:tplc="10000001" w:tentative="1">
      <w:start w:val="1"/>
      <w:numFmt w:val="bullet"/>
      <w:lvlText w:val=""/>
      <w:lvlJc w:val="left"/>
      <w:pPr>
        <w:ind w:left="2880" w:hanging="360"/>
      </w:pPr>
      <w:rPr>
        <w:rFonts w:hint="default" w:ascii="Symbol" w:hAnsi="Symbol"/>
      </w:rPr>
    </w:lvl>
    <w:lvl w:ilvl="4" w:tplc="10000003" w:tentative="1">
      <w:start w:val="1"/>
      <w:numFmt w:val="bullet"/>
      <w:lvlText w:val="o"/>
      <w:lvlJc w:val="left"/>
      <w:pPr>
        <w:ind w:left="3600" w:hanging="360"/>
      </w:pPr>
      <w:rPr>
        <w:rFonts w:hint="default" w:ascii="Courier New" w:hAnsi="Courier New" w:cs="Courier New"/>
      </w:rPr>
    </w:lvl>
    <w:lvl w:ilvl="5" w:tplc="10000005" w:tentative="1">
      <w:start w:val="1"/>
      <w:numFmt w:val="bullet"/>
      <w:lvlText w:val=""/>
      <w:lvlJc w:val="left"/>
      <w:pPr>
        <w:ind w:left="4320" w:hanging="360"/>
      </w:pPr>
      <w:rPr>
        <w:rFonts w:hint="default" w:ascii="Wingdings" w:hAnsi="Wingdings"/>
      </w:rPr>
    </w:lvl>
    <w:lvl w:ilvl="6" w:tplc="10000001" w:tentative="1">
      <w:start w:val="1"/>
      <w:numFmt w:val="bullet"/>
      <w:lvlText w:val=""/>
      <w:lvlJc w:val="left"/>
      <w:pPr>
        <w:ind w:left="5040" w:hanging="360"/>
      </w:pPr>
      <w:rPr>
        <w:rFonts w:hint="default" w:ascii="Symbol" w:hAnsi="Symbol"/>
      </w:rPr>
    </w:lvl>
    <w:lvl w:ilvl="7" w:tplc="10000003" w:tentative="1">
      <w:start w:val="1"/>
      <w:numFmt w:val="bullet"/>
      <w:lvlText w:val="o"/>
      <w:lvlJc w:val="left"/>
      <w:pPr>
        <w:ind w:left="5760" w:hanging="360"/>
      </w:pPr>
      <w:rPr>
        <w:rFonts w:hint="default" w:ascii="Courier New" w:hAnsi="Courier New" w:cs="Courier New"/>
      </w:rPr>
    </w:lvl>
    <w:lvl w:ilvl="8" w:tplc="10000005" w:tentative="1">
      <w:start w:val="1"/>
      <w:numFmt w:val="bullet"/>
      <w:lvlText w:val=""/>
      <w:lvlJc w:val="left"/>
      <w:pPr>
        <w:ind w:left="6480" w:hanging="360"/>
      </w:pPr>
      <w:rPr>
        <w:rFonts w:hint="default" w:ascii="Wingdings" w:hAnsi="Wingdings"/>
      </w:rPr>
    </w:lvl>
  </w:abstractNum>
  <w:abstractNum w:abstractNumId="2"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08A4273"/>
    <w:multiLevelType w:val="hybridMultilevel"/>
    <w:tmpl w:val="E0EC6AAC"/>
    <w:lvl w:ilvl="0" w:tplc="2924D1BE">
      <w:start w:val="12"/>
      <w:numFmt w:val="bullet"/>
      <w:lvlText w:val="-"/>
      <w:lvlJc w:val="left"/>
      <w:pPr>
        <w:ind w:left="720" w:hanging="360"/>
      </w:pPr>
      <w:rPr>
        <w:rFonts w:hint="default" w:ascii="Calibri" w:hAnsi="Calibri" w:cs="Calibri" w:eastAsiaTheme="minorEastAsia"/>
      </w:rPr>
    </w:lvl>
    <w:lvl w:ilvl="1" w:tplc="10000003" w:tentative="1">
      <w:start w:val="1"/>
      <w:numFmt w:val="bullet"/>
      <w:lvlText w:val="o"/>
      <w:lvlJc w:val="left"/>
      <w:pPr>
        <w:ind w:left="1440" w:hanging="360"/>
      </w:pPr>
      <w:rPr>
        <w:rFonts w:hint="default" w:ascii="Courier New" w:hAnsi="Courier New" w:cs="Courier New"/>
      </w:rPr>
    </w:lvl>
    <w:lvl w:ilvl="2" w:tplc="10000005" w:tentative="1">
      <w:start w:val="1"/>
      <w:numFmt w:val="bullet"/>
      <w:lvlText w:val=""/>
      <w:lvlJc w:val="left"/>
      <w:pPr>
        <w:ind w:left="2160" w:hanging="360"/>
      </w:pPr>
      <w:rPr>
        <w:rFonts w:hint="default" w:ascii="Wingdings" w:hAnsi="Wingdings"/>
      </w:rPr>
    </w:lvl>
    <w:lvl w:ilvl="3" w:tplc="10000001" w:tentative="1">
      <w:start w:val="1"/>
      <w:numFmt w:val="bullet"/>
      <w:lvlText w:val=""/>
      <w:lvlJc w:val="left"/>
      <w:pPr>
        <w:ind w:left="2880" w:hanging="360"/>
      </w:pPr>
      <w:rPr>
        <w:rFonts w:hint="default" w:ascii="Symbol" w:hAnsi="Symbol"/>
      </w:rPr>
    </w:lvl>
    <w:lvl w:ilvl="4" w:tplc="10000003" w:tentative="1">
      <w:start w:val="1"/>
      <w:numFmt w:val="bullet"/>
      <w:lvlText w:val="o"/>
      <w:lvlJc w:val="left"/>
      <w:pPr>
        <w:ind w:left="3600" w:hanging="360"/>
      </w:pPr>
      <w:rPr>
        <w:rFonts w:hint="default" w:ascii="Courier New" w:hAnsi="Courier New" w:cs="Courier New"/>
      </w:rPr>
    </w:lvl>
    <w:lvl w:ilvl="5" w:tplc="10000005" w:tentative="1">
      <w:start w:val="1"/>
      <w:numFmt w:val="bullet"/>
      <w:lvlText w:val=""/>
      <w:lvlJc w:val="left"/>
      <w:pPr>
        <w:ind w:left="4320" w:hanging="360"/>
      </w:pPr>
      <w:rPr>
        <w:rFonts w:hint="default" w:ascii="Wingdings" w:hAnsi="Wingdings"/>
      </w:rPr>
    </w:lvl>
    <w:lvl w:ilvl="6" w:tplc="10000001" w:tentative="1">
      <w:start w:val="1"/>
      <w:numFmt w:val="bullet"/>
      <w:lvlText w:val=""/>
      <w:lvlJc w:val="left"/>
      <w:pPr>
        <w:ind w:left="5040" w:hanging="360"/>
      </w:pPr>
      <w:rPr>
        <w:rFonts w:hint="default" w:ascii="Symbol" w:hAnsi="Symbol"/>
      </w:rPr>
    </w:lvl>
    <w:lvl w:ilvl="7" w:tplc="10000003" w:tentative="1">
      <w:start w:val="1"/>
      <w:numFmt w:val="bullet"/>
      <w:lvlText w:val="o"/>
      <w:lvlJc w:val="left"/>
      <w:pPr>
        <w:ind w:left="5760" w:hanging="360"/>
      </w:pPr>
      <w:rPr>
        <w:rFonts w:hint="default" w:ascii="Courier New" w:hAnsi="Courier New" w:cs="Courier New"/>
      </w:rPr>
    </w:lvl>
    <w:lvl w:ilvl="8" w:tplc="10000005" w:tentative="1">
      <w:start w:val="1"/>
      <w:numFmt w:val="bullet"/>
      <w:lvlText w:val=""/>
      <w:lvlJc w:val="left"/>
      <w:pPr>
        <w:ind w:left="6480" w:hanging="360"/>
      </w:pPr>
      <w:rPr>
        <w:rFonts w:hint="default" w:ascii="Wingdings" w:hAnsi="Wingdings"/>
      </w:rPr>
    </w:lvl>
  </w:abstractNum>
  <w:abstractNum w:abstractNumId="4"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A8913F3"/>
    <w:multiLevelType w:val="multilevel"/>
    <w:tmpl w:val="E6FCE9FE"/>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4D394554"/>
    <w:multiLevelType w:val="hybridMultilevel"/>
    <w:tmpl w:val="1D06AEA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DB479EF"/>
    <w:multiLevelType w:val="hybridMultilevel"/>
    <w:tmpl w:val="E1F862D6"/>
    <w:lvl w:ilvl="0" w:tplc="CD96A296">
      <w:start w:val="12"/>
      <w:numFmt w:val="bullet"/>
      <w:lvlText w:val="-"/>
      <w:lvlJc w:val="left"/>
      <w:pPr>
        <w:ind w:left="720" w:hanging="360"/>
      </w:pPr>
      <w:rPr>
        <w:rFonts w:hint="default" w:ascii="Calibri" w:hAnsi="Calibri" w:cs="Calibri" w:eastAsiaTheme="minorEastAsia"/>
      </w:rPr>
    </w:lvl>
    <w:lvl w:ilvl="1" w:tplc="10000003" w:tentative="1">
      <w:start w:val="1"/>
      <w:numFmt w:val="bullet"/>
      <w:lvlText w:val="o"/>
      <w:lvlJc w:val="left"/>
      <w:pPr>
        <w:ind w:left="1440" w:hanging="360"/>
      </w:pPr>
      <w:rPr>
        <w:rFonts w:hint="default" w:ascii="Courier New" w:hAnsi="Courier New" w:cs="Courier New"/>
      </w:rPr>
    </w:lvl>
    <w:lvl w:ilvl="2" w:tplc="10000005" w:tentative="1">
      <w:start w:val="1"/>
      <w:numFmt w:val="bullet"/>
      <w:lvlText w:val=""/>
      <w:lvlJc w:val="left"/>
      <w:pPr>
        <w:ind w:left="2160" w:hanging="360"/>
      </w:pPr>
      <w:rPr>
        <w:rFonts w:hint="default" w:ascii="Wingdings" w:hAnsi="Wingdings"/>
      </w:rPr>
    </w:lvl>
    <w:lvl w:ilvl="3" w:tplc="10000001" w:tentative="1">
      <w:start w:val="1"/>
      <w:numFmt w:val="bullet"/>
      <w:lvlText w:val=""/>
      <w:lvlJc w:val="left"/>
      <w:pPr>
        <w:ind w:left="2880" w:hanging="360"/>
      </w:pPr>
      <w:rPr>
        <w:rFonts w:hint="default" w:ascii="Symbol" w:hAnsi="Symbol"/>
      </w:rPr>
    </w:lvl>
    <w:lvl w:ilvl="4" w:tplc="10000003" w:tentative="1">
      <w:start w:val="1"/>
      <w:numFmt w:val="bullet"/>
      <w:lvlText w:val="o"/>
      <w:lvlJc w:val="left"/>
      <w:pPr>
        <w:ind w:left="3600" w:hanging="360"/>
      </w:pPr>
      <w:rPr>
        <w:rFonts w:hint="default" w:ascii="Courier New" w:hAnsi="Courier New" w:cs="Courier New"/>
      </w:rPr>
    </w:lvl>
    <w:lvl w:ilvl="5" w:tplc="10000005" w:tentative="1">
      <w:start w:val="1"/>
      <w:numFmt w:val="bullet"/>
      <w:lvlText w:val=""/>
      <w:lvlJc w:val="left"/>
      <w:pPr>
        <w:ind w:left="4320" w:hanging="360"/>
      </w:pPr>
      <w:rPr>
        <w:rFonts w:hint="default" w:ascii="Wingdings" w:hAnsi="Wingdings"/>
      </w:rPr>
    </w:lvl>
    <w:lvl w:ilvl="6" w:tplc="10000001" w:tentative="1">
      <w:start w:val="1"/>
      <w:numFmt w:val="bullet"/>
      <w:lvlText w:val=""/>
      <w:lvlJc w:val="left"/>
      <w:pPr>
        <w:ind w:left="5040" w:hanging="360"/>
      </w:pPr>
      <w:rPr>
        <w:rFonts w:hint="default" w:ascii="Symbol" w:hAnsi="Symbol"/>
      </w:rPr>
    </w:lvl>
    <w:lvl w:ilvl="7" w:tplc="10000003" w:tentative="1">
      <w:start w:val="1"/>
      <w:numFmt w:val="bullet"/>
      <w:lvlText w:val="o"/>
      <w:lvlJc w:val="left"/>
      <w:pPr>
        <w:ind w:left="5760" w:hanging="360"/>
      </w:pPr>
      <w:rPr>
        <w:rFonts w:hint="default" w:ascii="Courier New" w:hAnsi="Courier New" w:cs="Courier New"/>
      </w:rPr>
    </w:lvl>
    <w:lvl w:ilvl="8" w:tplc="10000005" w:tentative="1">
      <w:start w:val="1"/>
      <w:numFmt w:val="bullet"/>
      <w:lvlText w:val=""/>
      <w:lvlJc w:val="left"/>
      <w:pPr>
        <w:ind w:left="6480" w:hanging="360"/>
      </w:pPr>
      <w:rPr>
        <w:rFonts w:hint="default" w:ascii="Wingdings" w:hAnsi="Wingdings"/>
      </w:rPr>
    </w:lvl>
  </w:abstractNum>
  <w:abstractNum w:abstractNumId="10" w15:restartNumberingAfterBreak="0">
    <w:nsid w:val="6DE95EA1"/>
    <w:multiLevelType w:val="hybridMultilevel"/>
    <w:tmpl w:val="2EE20950"/>
    <w:lvl w:ilvl="0" w:tplc="20000001">
      <w:start w:val="1"/>
      <w:numFmt w:val="bullet"/>
      <w:lvlText w:val=""/>
      <w:lvlJc w:val="left"/>
      <w:pPr>
        <w:ind w:left="720" w:hanging="360"/>
      </w:pPr>
      <w:rPr>
        <w:rFonts w:hint="default" w:ascii="Symbol" w:hAnsi="Symbol"/>
      </w:rPr>
    </w:lvl>
    <w:lvl w:ilvl="1" w:tplc="20000003">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num w:numId="1" w16cid:durableId="2043171440">
    <w:abstractNumId w:val="7"/>
  </w:num>
  <w:num w:numId="2" w16cid:durableId="1183275680">
    <w:abstractNumId w:val="2"/>
  </w:num>
  <w:num w:numId="3" w16cid:durableId="1911115362">
    <w:abstractNumId w:val="6"/>
  </w:num>
  <w:num w:numId="4" w16cid:durableId="851528996">
    <w:abstractNumId w:val="4"/>
  </w:num>
  <w:num w:numId="5" w16cid:durableId="1344437272">
    <w:abstractNumId w:val="10"/>
  </w:num>
  <w:num w:numId="6" w16cid:durableId="472602131">
    <w:abstractNumId w:val="8"/>
  </w:num>
  <w:num w:numId="7" w16cid:durableId="319358488">
    <w:abstractNumId w:val="0"/>
  </w:num>
  <w:num w:numId="8" w16cid:durableId="1519393490">
    <w:abstractNumId w:val="5"/>
  </w:num>
  <w:num w:numId="9" w16cid:durableId="811555899">
    <w:abstractNumId w:val="3"/>
  </w:num>
  <w:num w:numId="10" w16cid:durableId="407583029">
    <w:abstractNumId w:val="9"/>
  </w:num>
  <w:num w:numId="11" w16cid:durableId="170158384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upont Dimitri">
    <w15:presenceInfo w15:providerId="AD" w15:userId="S::DIDU@swiss-as.com::278962d4-4c5d-4eed-9da0-e96105d6853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tru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00C7C"/>
    <w:rsid w:val="00001EC2"/>
    <w:rsid w:val="00015583"/>
    <w:rsid w:val="0001632D"/>
    <w:rsid w:val="000212C6"/>
    <w:rsid w:val="00024B60"/>
    <w:rsid w:val="00026B72"/>
    <w:rsid w:val="00030D3F"/>
    <w:rsid w:val="00034813"/>
    <w:rsid w:val="00047080"/>
    <w:rsid w:val="00051398"/>
    <w:rsid w:val="000524E4"/>
    <w:rsid w:val="00055367"/>
    <w:rsid w:val="000612A2"/>
    <w:rsid w:val="00067BA3"/>
    <w:rsid w:val="000853D2"/>
    <w:rsid w:val="00086360"/>
    <w:rsid w:val="000A0C95"/>
    <w:rsid w:val="000A1C2F"/>
    <w:rsid w:val="000A3EC2"/>
    <w:rsid w:val="000B1BDA"/>
    <w:rsid w:val="000B1F4A"/>
    <w:rsid w:val="000B2B01"/>
    <w:rsid w:val="000B46E9"/>
    <w:rsid w:val="000B55ED"/>
    <w:rsid w:val="000C05DF"/>
    <w:rsid w:val="000C59D1"/>
    <w:rsid w:val="000C6DD1"/>
    <w:rsid w:val="000C7B72"/>
    <w:rsid w:val="000D3FC4"/>
    <w:rsid w:val="000D6090"/>
    <w:rsid w:val="000D6AA8"/>
    <w:rsid w:val="000D6EA0"/>
    <w:rsid w:val="000D74C0"/>
    <w:rsid w:val="000E6D5C"/>
    <w:rsid w:val="000F14EE"/>
    <w:rsid w:val="000F3EF0"/>
    <w:rsid w:val="00106583"/>
    <w:rsid w:val="00111AEF"/>
    <w:rsid w:val="0011663A"/>
    <w:rsid w:val="00120AF5"/>
    <w:rsid w:val="00123113"/>
    <w:rsid w:val="001240F5"/>
    <w:rsid w:val="00142E6B"/>
    <w:rsid w:val="001520A5"/>
    <w:rsid w:val="001526DA"/>
    <w:rsid w:val="001600BA"/>
    <w:rsid w:val="0016044F"/>
    <w:rsid w:val="001660F0"/>
    <w:rsid w:val="00167022"/>
    <w:rsid w:val="00175F56"/>
    <w:rsid w:val="00180A2F"/>
    <w:rsid w:val="001820DB"/>
    <w:rsid w:val="00183FCD"/>
    <w:rsid w:val="00185155"/>
    <w:rsid w:val="00185FE9"/>
    <w:rsid w:val="0019283C"/>
    <w:rsid w:val="001940D0"/>
    <w:rsid w:val="001977DB"/>
    <w:rsid w:val="001A5AAD"/>
    <w:rsid w:val="001A79BE"/>
    <w:rsid w:val="001B0DF5"/>
    <w:rsid w:val="001B617F"/>
    <w:rsid w:val="001C00F0"/>
    <w:rsid w:val="001C38F8"/>
    <w:rsid w:val="001C6777"/>
    <w:rsid w:val="001D0ECD"/>
    <w:rsid w:val="001D212A"/>
    <w:rsid w:val="001E2C95"/>
    <w:rsid w:val="001E5360"/>
    <w:rsid w:val="001F2CB2"/>
    <w:rsid w:val="00200D2F"/>
    <w:rsid w:val="0020147B"/>
    <w:rsid w:val="00203E18"/>
    <w:rsid w:val="00207159"/>
    <w:rsid w:val="0020751C"/>
    <w:rsid w:val="00210336"/>
    <w:rsid w:val="002227FD"/>
    <w:rsid w:val="00225049"/>
    <w:rsid w:val="00226D2A"/>
    <w:rsid w:val="00227959"/>
    <w:rsid w:val="002347C8"/>
    <w:rsid w:val="00234DED"/>
    <w:rsid w:val="00247BFC"/>
    <w:rsid w:val="00251E4B"/>
    <w:rsid w:val="00253685"/>
    <w:rsid w:val="00255D9D"/>
    <w:rsid w:val="002604C9"/>
    <w:rsid w:val="002642FD"/>
    <w:rsid w:val="002653F5"/>
    <w:rsid w:val="002669D8"/>
    <w:rsid w:val="00276FBF"/>
    <w:rsid w:val="002832B1"/>
    <w:rsid w:val="00297923"/>
    <w:rsid w:val="002A0198"/>
    <w:rsid w:val="002A40B8"/>
    <w:rsid w:val="002B0F98"/>
    <w:rsid w:val="002C409A"/>
    <w:rsid w:val="002C5E8C"/>
    <w:rsid w:val="002D3385"/>
    <w:rsid w:val="002D4785"/>
    <w:rsid w:val="002F0784"/>
    <w:rsid w:val="002F0B50"/>
    <w:rsid w:val="002F4136"/>
    <w:rsid w:val="00300366"/>
    <w:rsid w:val="00301712"/>
    <w:rsid w:val="00321605"/>
    <w:rsid w:val="00327474"/>
    <w:rsid w:val="00327B94"/>
    <w:rsid w:val="00334F32"/>
    <w:rsid w:val="00335A15"/>
    <w:rsid w:val="00335F89"/>
    <w:rsid w:val="00337ACD"/>
    <w:rsid w:val="00341B91"/>
    <w:rsid w:val="00345AD1"/>
    <w:rsid w:val="003468F3"/>
    <w:rsid w:val="00354F0F"/>
    <w:rsid w:val="00372445"/>
    <w:rsid w:val="00380DA1"/>
    <w:rsid w:val="00381AA6"/>
    <w:rsid w:val="0038201B"/>
    <w:rsid w:val="003856A6"/>
    <w:rsid w:val="00385A0F"/>
    <w:rsid w:val="003947A0"/>
    <w:rsid w:val="00395B69"/>
    <w:rsid w:val="003A11C9"/>
    <w:rsid w:val="003B68B5"/>
    <w:rsid w:val="003C25EC"/>
    <w:rsid w:val="003C334F"/>
    <w:rsid w:val="003D2910"/>
    <w:rsid w:val="003D474A"/>
    <w:rsid w:val="003D59A3"/>
    <w:rsid w:val="003D68D5"/>
    <w:rsid w:val="003E3992"/>
    <w:rsid w:val="003E4386"/>
    <w:rsid w:val="003E4A79"/>
    <w:rsid w:val="003F490D"/>
    <w:rsid w:val="0040423D"/>
    <w:rsid w:val="00404996"/>
    <w:rsid w:val="00406A11"/>
    <w:rsid w:val="00412634"/>
    <w:rsid w:val="00413067"/>
    <w:rsid w:val="00427E2F"/>
    <w:rsid w:val="00430EA0"/>
    <w:rsid w:val="00432697"/>
    <w:rsid w:val="00442DDC"/>
    <w:rsid w:val="00444F0B"/>
    <w:rsid w:val="0045180C"/>
    <w:rsid w:val="00452745"/>
    <w:rsid w:val="004576C3"/>
    <w:rsid w:val="004627E4"/>
    <w:rsid w:val="00464BDE"/>
    <w:rsid w:val="0047555F"/>
    <w:rsid w:val="004812D0"/>
    <w:rsid w:val="00482B3C"/>
    <w:rsid w:val="00484402"/>
    <w:rsid w:val="0048515F"/>
    <w:rsid w:val="00493E9D"/>
    <w:rsid w:val="004A15B4"/>
    <w:rsid w:val="004A1655"/>
    <w:rsid w:val="004A1684"/>
    <w:rsid w:val="004A51F6"/>
    <w:rsid w:val="004A66A9"/>
    <w:rsid w:val="004B0068"/>
    <w:rsid w:val="004B41C7"/>
    <w:rsid w:val="004C560F"/>
    <w:rsid w:val="004D4B2D"/>
    <w:rsid w:val="004D7C29"/>
    <w:rsid w:val="004E0479"/>
    <w:rsid w:val="004E0B1B"/>
    <w:rsid w:val="004E3327"/>
    <w:rsid w:val="004E439A"/>
    <w:rsid w:val="004F0469"/>
    <w:rsid w:val="004F04E5"/>
    <w:rsid w:val="004F37B8"/>
    <w:rsid w:val="004F5E08"/>
    <w:rsid w:val="00501753"/>
    <w:rsid w:val="0051448C"/>
    <w:rsid w:val="0052032F"/>
    <w:rsid w:val="00521509"/>
    <w:rsid w:val="005244C0"/>
    <w:rsid w:val="00532649"/>
    <w:rsid w:val="0053417A"/>
    <w:rsid w:val="00536769"/>
    <w:rsid w:val="00542D88"/>
    <w:rsid w:val="00544121"/>
    <w:rsid w:val="00553226"/>
    <w:rsid w:val="00557EAA"/>
    <w:rsid w:val="00571972"/>
    <w:rsid w:val="00571D14"/>
    <w:rsid w:val="00572A74"/>
    <w:rsid w:val="005840E1"/>
    <w:rsid w:val="0059526A"/>
    <w:rsid w:val="005B0FC5"/>
    <w:rsid w:val="005B22CC"/>
    <w:rsid w:val="005B42F3"/>
    <w:rsid w:val="005B7A1C"/>
    <w:rsid w:val="005C014D"/>
    <w:rsid w:val="005E1536"/>
    <w:rsid w:val="005E4A8F"/>
    <w:rsid w:val="005E787F"/>
    <w:rsid w:val="005F77B6"/>
    <w:rsid w:val="0060387B"/>
    <w:rsid w:val="00610A28"/>
    <w:rsid w:val="00611845"/>
    <w:rsid w:val="00612AC3"/>
    <w:rsid w:val="00616F50"/>
    <w:rsid w:val="0062062C"/>
    <w:rsid w:val="00620719"/>
    <w:rsid w:val="00625D37"/>
    <w:rsid w:val="00634FFA"/>
    <w:rsid w:val="006432F6"/>
    <w:rsid w:val="00644020"/>
    <w:rsid w:val="00651D02"/>
    <w:rsid w:val="00651DB0"/>
    <w:rsid w:val="00656C71"/>
    <w:rsid w:val="00664B7F"/>
    <w:rsid w:val="006778A5"/>
    <w:rsid w:val="0068616E"/>
    <w:rsid w:val="00687BE7"/>
    <w:rsid w:val="0069011D"/>
    <w:rsid w:val="00691CD9"/>
    <w:rsid w:val="00693C21"/>
    <w:rsid w:val="006A3AA3"/>
    <w:rsid w:val="006B479F"/>
    <w:rsid w:val="006C1DCA"/>
    <w:rsid w:val="006C3117"/>
    <w:rsid w:val="006C71B3"/>
    <w:rsid w:val="006C783E"/>
    <w:rsid w:val="006D1738"/>
    <w:rsid w:val="006D6E03"/>
    <w:rsid w:val="006D7376"/>
    <w:rsid w:val="006E0410"/>
    <w:rsid w:val="006E253E"/>
    <w:rsid w:val="006E3EE5"/>
    <w:rsid w:val="006E66E7"/>
    <w:rsid w:val="006F4C03"/>
    <w:rsid w:val="006F5157"/>
    <w:rsid w:val="006F7783"/>
    <w:rsid w:val="006F7E7F"/>
    <w:rsid w:val="00700014"/>
    <w:rsid w:val="0070132B"/>
    <w:rsid w:val="0071371F"/>
    <w:rsid w:val="007212B3"/>
    <w:rsid w:val="00736E72"/>
    <w:rsid w:val="00737D56"/>
    <w:rsid w:val="00737E29"/>
    <w:rsid w:val="00740278"/>
    <w:rsid w:val="00742415"/>
    <w:rsid w:val="007479B9"/>
    <w:rsid w:val="007539AA"/>
    <w:rsid w:val="00753DA1"/>
    <w:rsid w:val="00761847"/>
    <w:rsid w:val="007622C6"/>
    <w:rsid w:val="007672F9"/>
    <w:rsid w:val="0077320B"/>
    <w:rsid w:val="00773B50"/>
    <w:rsid w:val="007768CF"/>
    <w:rsid w:val="00784C3A"/>
    <w:rsid w:val="00786E30"/>
    <w:rsid w:val="007873E9"/>
    <w:rsid w:val="00796BA7"/>
    <w:rsid w:val="007A2568"/>
    <w:rsid w:val="007A7A4A"/>
    <w:rsid w:val="007A7ADB"/>
    <w:rsid w:val="007B4147"/>
    <w:rsid w:val="007B4AEF"/>
    <w:rsid w:val="007B5E0E"/>
    <w:rsid w:val="007B65F0"/>
    <w:rsid w:val="007C2A51"/>
    <w:rsid w:val="007C4DCC"/>
    <w:rsid w:val="007D0CCD"/>
    <w:rsid w:val="007D2714"/>
    <w:rsid w:val="007D2C0C"/>
    <w:rsid w:val="007E0067"/>
    <w:rsid w:val="007E15E6"/>
    <w:rsid w:val="007E1FE8"/>
    <w:rsid w:val="007E579E"/>
    <w:rsid w:val="007E7CBA"/>
    <w:rsid w:val="007F4E6B"/>
    <w:rsid w:val="007F6DB2"/>
    <w:rsid w:val="007F7287"/>
    <w:rsid w:val="00800BFD"/>
    <w:rsid w:val="008019A8"/>
    <w:rsid w:val="00804DDC"/>
    <w:rsid w:val="00816117"/>
    <w:rsid w:val="00816CF4"/>
    <w:rsid w:val="00817A74"/>
    <w:rsid w:val="00821F07"/>
    <w:rsid w:val="00822D54"/>
    <w:rsid w:val="00836BB0"/>
    <w:rsid w:val="00852B7B"/>
    <w:rsid w:val="00854C6B"/>
    <w:rsid w:val="00854F1F"/>
    <w:rsid w:val="00862EC3"/>
    <w:rsid w:val="00865036"/>
    <w:rsid w:val="00866506"/>
    <w:rsid w:val="00873464"/>
    <w:rsid w:val="00874CA0"/>
    <w:rsid w:val="00875F5F"/>
    <w:rsid w:val="0087626E"/>
    <w:rsid w:val="00881569"/>
    <w:rsid w:val="008872F3"/>
    <w:rsid w:val="00887BA5"/>
    <w:rsid w:val="00895399"/>
    <w:rsid w:val="008B25AD"/>
    <w:rsid w:val="008C41D0"/>
    <w:rsid w:val="008C75F2"/>
    <w:rsid w:val="008D00AA"/>
    <w:rsid w:val="008D2A0F"/>
    <w:rsid w:val="008D508F"/>
    <w:rsid w:val="008E481B"/>
    <w:rsid w:val="008F1C30"/>
    <w:rsid w:val="008F4ADE"/>
    <w:rsid w:val="0090203A"/>
    <w:rsid w:val="00911BAA"/>
    <w:rsid w:val="009144B3"/>
    <w:rsid w:val="009228D4"/>
    <w:rsid w:val="00922A49"/>
    <w:rsid w:val="009312B4"/>
    <w:rsid w:val="0093263D"/>
    <w:rsid w:val="009333CB"/>
    <w:rsid w:val="00943F84"/>
    <w:rsid w:val="009523E5"/>
    <w:rsid w:val="009565EE"/>
    <w:rsid w:val="00956ABF"/>
    <w:rsid w:val="0097015C"/>
    <w:rsid w:val="00970950"/>
    <w:rsid w:val="00971EDF"/>
    <w:rsid w:val="00977390"/>
    <w:rsid w:val="00981686"/>
    <w:rsid w:val="00982C5C"/>
    <w:rsid w:val="00983647"/>
    <w:rsid w:val="00990B94"/>
    <w:rsid w:val="00996701"/>
    <w:rsid w:val="00996D23"/>
    <w:rsid w:val="009A2880"/>
    <w:rsid w:val="009B5312"/>
    <w:rsid w:val="009B7066"/>
    <w:rsid w:val="009C3C28"/>
    <w:rsid w:val="009C6D43"/>
    <w:rsid w:val="009E117C"/>
    <w:rsid w:val="009E36DB"/>
    <w:rsid w:val="009E5AD0"/>
    <w:rsid w:val="009E6B71"/>
    <w:rsid w:val="009E6C79"/>
    <w:rsid w:val="009E7072"/>
    <w:rsid w:val="009F1CE0"/>
    <w:rsid w:val="009F76AE"/>
    <w:rsid w:val="00A01DA8"/>
    <w:rsid w:val="00A110D9"/>
    <w:rsid w:val="00A1370C"/>
    <w:rsid w:val="00A1617D"/>
    <w:rsid w:val="00A31790"/>
    <w:rsid w:val="00A34BF7"/>
    <w:rsid w:val="00A41564"/>
    <w:rsid w:val="00A44A05"/>
    <w:rsid w:val="00A44F10"/>
    <w:rsid w:val="00A53E26"/>
    <w:rsid w:val="00A60034"/>
    <w:rsid w:val="00A606B5"/>
    <w:rsid w:val="00A62F2D"/>
    <w:rsid w:val="00A65DD3"/>
    <w:rsid w:val="00A66D62"/>
    <w:rsid w:val="00A71CCA"/>
    <w:rsid w:val="00A75E7E"/>
    <w:rsid w:val="00A77685"/>
    <w:rsid w:val="00A83A42"/>
    <w:rsid w:val="00A8440B"/>
    <w:rsid w:val="00A85E17"/>
    <w:rsid w:val="00A92F20"/>
    <w:rsid w:val="00A942B8"/>
    <w:rsid w:val="00AB24BC"/>
    <w:rsid w:val="00AB2CAD"/>
    <w:rsid w:val="00AB6253"/>
    <w:rsid w:val="00AC2663"/>
    <w:rsid w:val="00AD109D"/>
    <w:rsid w:val="00AD46FE"/>
    <w:rsid w:val="00AD54BD"/>
    <w:rsid w:val="00AD5D16"/>
    <w:rsid w:val="00AF0B56"/>
    <w:rsid w:val="00AF7D73"/>
    <w:rsid w:val="00B024F5"/>
    <w:rsid w:val="00B02E31"/>
    <w:rsid w:val="00B07D98"/>
    <w:rsid w:val="00B206F7"/>
    <w:rsid w:val="00B2653B"/>
    <w:rsid w:val="00B34C0A"/>
    <w:rsid w:val="00B37787"/>
    <w:rsid w:val="00B6499F"/>
    <w:rsid w:val="00B6726F"/>
    <w:rsid w:val="00B709BA"/>
    <w:rsid w:val="00B74401"/>
    <w:rsid w:val="00B7481C"/>
    <w:rsid w:val="00B861CC"/>
    <w:rsid w:val="00B97B0A"/>
    <w:rsid w:val="00BA5DEB"/>
    <w:rsid w:val="00BA7497"/>
    <w:rsid w:val="00BA7C6D"/>
    <w:rsid w:val="00BB023B"/>
    <w:rsid w:val="00BB1BBE"/>
    <w:rsid w:val="00BB50C7"/>
    <w:rsid w:val="00BC2915"/>
    <w:rsid w:val="00BC3192"/>
    <w:rsid w:val="00BD6C84"/>
    <w:rsid w:val="00BD77BB"/>
    <w:rsid w:val="00BD7BF7"/>
    <w:rsid w:val="00BE12B4"/>
    <w:rsid w:val="00BE6B62"/>
    <w:rsid w:val="00BF6240"/>
    <w:rsid w:val="00C00E12"/>
    <w:rsid w:val="00C019CA"/>
    <w:rsid w:val="00C071D1"/>
    <w:rsid w:val="00C115A0"/>
    <w:rsid w:val="00C163E1"/>
    <w:rsid w:val="00C16AAA"/>
    <w:rsid w:val="00C21C1B"/>
    <w:rsid w:val="00C249AC"/>
    <w:rsid w:val="00C267EC"/>
    <w:rsid w:val="00C3003A"/>
    <w:rsid w:val="00C30BB1"/>
    <w:rsid w:val="00C47537"/>
    <w:rsid w:val="00C53410"/>
    <w:rsid w:val="00C54513"/>
    <w:rsid w:val="00C56048"/>
    <w:rsid w:val="00C64650"/>
    <w:rsid w:val="00C64A9D"/>
    <w:rsid w:val="00C64F68"/>
    <w:rsid w:val="00C65C93"/>
    <w:rsid w:val="00C80CAF"/>
    <w:rsid w:val="00C81FEE"/>
    <w:rsid w:val="00C836A9"/>
    <w:rsid w:val="00C84084"/>
    <w:rsid w:val="00C870F6"/>
    <w:rsid w:val="00CA1324"/>
    <w:rsid w:val="00CC3F75"/>
    <w:rsid w:val="00CC5398"/>
    <w:rsid w:val="00CD0EEE"/>
    <w:rsid w:val="00CD41FF"/>
    <w:rsid w:val="00CE1CF8"/>
    <w:rsid w:val="00CE7D1A"/>
    <w:rsid w:val="00CF2BDB"/>
    <w:rsid w:val="00D00160"/>
    <w:rsid w:val="00D06B96"/>
    <w:rsid w:val="00D117D5"/>
    <w:rsid w:val="00D407C8"/>
    <w:rsid w:val="00D40DED"/>
    <w:rsid w:val="00D4417E"/>
    <w:rsid w:val="00D5663D"/>
    <w:rsid w:val="00D6166B"/>
    <w:rsid w:val="00D74294"/>
    <w:rsid w:val="00D75972"/>
    <w:rsid w:val="00D836D6"/>
    <w:rsid w:val="00D969A9"/>
    <w:rsid w:val="00DA152C"/>
    <w:rsid w:val="00DA75B8"/>
    <w:rsid w:val="00DB6D79"/>
    <w:rsid w:val="00DC3E22"/>
    <w:rsid w:val="00DD0F03"/>
    <w:rsid w:val="00DD2F73"/>
    <w:rsid w:val="00DD3788"/>
    <w:rsid w:val="00DD4CDE"/>
    <w:rsid w:val="00DE4EFE"/>
    <w:rsid w:val="00DE6478"/>
    <w:rsid w:val="00DF0532"/>
    <w:rsid w:val="00E01287"/>
    <w:rsid w:val="00E02120"/>
    <w:rsid w:val="00E050EF"/>
    <w:rsid w:val="00E1318A"/>
    <w:rsid w:val="00E15374"/>
    <w:rsid w:val="00E163FF"/>
    <w:rsid w:val="00E210C3"/>
    <w:rsid w:val="00E344DD"/>
    <w:rsid w:val="00E4207A"/>
    <w:rsid w:val="00E4580E"/>
    <w:rsid w:val="00E5689E"/>
    <w:rsid w:val="00E56D6B"/>
    <w:rsid w:val="00E65927"/>
    <w:rsid w:val="00E665F8"/>
    <w:rsid w:val="00E7584F"/>
    <w:rsid w:val="00E929DD"/>
    <w:rsid w:val="00EA6796"/>
    <w:rsid w:val="00EB0447"/>
    <w:rsid w:val="00EB0C22"/>
    <w:rsid w:val="00EC2942"/>
    <w:rsid w:val="00EC2B20"/>
    <w:rsid w:val="00EC38CE"/>
    <w:rsid w:val="00ED2C71"/>
    <w:rsid w:val="00ED4C13"/>
    <w:rsid w:val="00ED527A"/>
    <w:rsid w:val="00EE0040"/>
    <w:rsid w:val="00EE2988"/>
    <w:rsid w:val="00EF0AF3"/>
    <w:rsid w:val="00EF0C1B"/>
    <w:rsid w:val="00F00EBE"/>
    <w:rsid w:val="00F02DB9"/>
    <w:rsid w:val="00F069BC"/>
    <w:rsid w:val="00F10FCD"/>
    <w:rsid w:val="00F128B1"/>
    <w:rsid w:val="00F151E6"/>
    <w:rsid w:val="00F206B4"/>
    <w:rsid w:val="00F21C32"/>
    <w:rsid w:val="00F22709"/>
    <w:rsid w:val="00F252A5"/>
    <w:rsid w:val="00F30245"/>
    <w:rsid w:val="00F333A6"/>
    <w:rsid w:val="00F40621"/>
    <w:rsid w:val="00F435D5"/>
    <w:rsid w:val="00F45E9B"/>
    <w:rsid w:val="00F55945"/>
    <w:rsid w:val="00F673EB"/>
    <w:rsid w:val="00F735CA"/>
    <w:rsid w:val="00F742A4"/>
    <w:rsid w:val="00F74520"/>
    <w:rsid w:val="00F81DE1"/>
    <w:rsid w:val="00F85C45"/>
    <w:rsid w:val="00FA08CA"/>
    <w:rsid w:val="00FA226F"/>
    <w:rsid w:val="00FA7926"/>
    <w:rsid w:val="00FB6B70"/>
    <w:rsid w:val="00FC36BB"/>
    <w:rsid w:val="00FC5D63"/>
    <w:rsid w:val="00FC7EB6"/>
    <w:rsid w:val="00FD2E63"/>
    <w:rsid w:val="00FD527B"/>
    <w:rsid w:val="00FD5931"/>
    <w:rsid w:val="00FD5C66"/>
    <w:rsid w:val="00FE0319"/>
    <w:rsid w:val="00FE2679"/>
    <w:rsid w:val="00FE2A2E"/>
    <w:rsid w:val="00FE5A87"/>
    <w:rsid w:val="00FF2D15"/>
    <w:rsid w:val="0AFE30BD"/>
    <w:rsid w:val="21210F7E"/>
    <w:rsid w:val="5747D08F"/>
    <w:rsid w:val="5F26F1E4"/>
    <w:rsid w:val="7819BAF9"/>
    <w:rsid w:val="7A8C80B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D71BD5"/>
  <w15:chartTrackingRefBased/>
  <w15:docId w15:val="{32A35A9C-3308-4BCF-96EA-7E1073E1A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hAnsiTheme="majorHAnsi" w:eastAsiaTheme="majorEastAsia"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hAnsiTheme="majorHAnsi" w:eastAsiaTheme="majorEastAsia"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hAnsiTheme="majorHAnsi" w:eastAsiaTheme="majorEastAsia"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hAnsiTheme="majorHAnsi" w:eastAsiaTheme="majorEastAsia"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hAnsiTheme="majorHAnsi" w:eastAsiaTheme="majorEastAsia"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hAnsiTheme="majorHAnsi" w:eastAsiaTheme="majorEastAsia"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hAnsiTheme="majorHAnsi" w:eastAsiaTheme="majorEastAsia"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hAnsiTheme="majorHAnsi" w:eastAsiaTheme="majorEastAsia"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hAnsiTheme="majorHAnsi" w:eastAsiaTheme="majorEastAsia" w:cstheme="majorBidi"/>
      <w:b/>
      <w:bCs/>
      <w:i/>
      <w:iCs/>
      <w:color w:val="696464" w:themeColor="text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FrontBoldSWISS" w:customStyle="1">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styleId="HeaderFrontRegularSWISS" w:customStyle="1">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styleId="NoSpacingChar" w:customStyle="1">
    <w:name w:val="No Spacing Char"/>
    <w:basedOn w:val="DefaultParagraphFont"/>
    <w:link w:val="NoSpacing"/>
    <w:uiPriority w:val="1"/>
    <w:rsid w:val="00EC2942"/>
  </w:style>
  <w:style w:type="character" w:styleId="Heading1Char" w:customStyle="1">
    <w:name w:val="Heading 1 Char"/>
    <w:aliases w:val="Title SWISS Char"/>
    <w:basedOn w:val="DefaultParagraphFont"/>
    <w:link w:val="Heading1"/>
    <w:uiPriority w:val="9"/>
    <w:rsid w:val="00EC2942"/>
    <w:rPr>
      <w:rFonts w:asciiTheme="majorHAnsi" w:hAnsiTheme="majorHAnsi" w:eastAsiaTheme="majorEastAsia" w:cstheme="majorBidi"/>
      <w:color w:val="8F0000" w:themeColor="accent1" w:themeShade="BF"/>
      <w:sz w:val="32"/>
      <w:szCs w:val="32"/>
    </w:rPr>
  </w:style>
  <w:style w:type="character" w:styleId="Heading2Char" w:customStyle="1">
    <w:name w:val="Heading 2 Char"/>
    <w:aliases w:val="Subtitle SWISS Char"/>
    <w:basedOn w:val="DefaultParagraphFont"/>
    <w:link w:val="Heading2"/>
    <w:uiPriority w:val="9"/>
    <w:rsid w:val="00EC2942"/>
    <w:rPr>
      <w:rFonts w:asciiTheme="majorHAnsi" w:hAnsiTheme="majorHAnsi" w:eastAsiaTheme="majorEastAsia"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styleId="FooterChar" w:customStyle="1">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styleId="PagesSWISS" w:customStyle="1">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styleId="ListParagraphChar" w:customStyle="1">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styleId="TableAMOS" w:customStyle="1">
    <w:name w:val="TableAMOS"/>
    <w:basedOn w:val="TableNormal"/>
    <w:uiPriority w:val="99"/>
    <w:rsid w:val="00EC2942"/>
    <w:pPr>
      <w:spacing w:line="240" w:lineRule="auto"/>
      <w:jc w:val="center"/>
    </w:pPr>
    <w:rPr>
      <w:szCs w:val="21"/>
      <w:lang w:val="en-US"/>
    </w:rPr>
    <w:tblPr>
      <w:tblStyleRowBandSize w:val="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C00000"/>
      <w:vAlign w:val="center"/>
    </w:tcPr>
    <w:tblStylePr w:type="firstRow">
      <w:rPr>
        <w:b/>
      </w:rPr>
      <w:tblPr/>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styleId="HeaderChar" w:customStyle="1">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styleId="Heading3Char" w:customStyle="1">
    <w:name w:val="Heading 3 Char"/>
    <w:basedOn w:val="DefaultParagraphFont"/>
    <w:link w:val="Heading3"/>
    <w:uiPriority w:val="9"/>
    <w:semiHidden/>
    <w:rsid w:val="00EC2942"/>
    <w:rPr>
      <w:rFonts w:asciiTheme="majorHAnsi" w:hAnsiTheme="majorHAnsi" w:eastAsiaTheme="majorEastAsia" w:cstheme="majorBidi"/>
      <w:color w:val="696464" w:themeColor="text2"/>
      <w:sz w:val="24"/>
      <w:szCs w:val="24"/>
    </w:rPr>
  </w:style>
  <w:style w:type="character" w:styleId="Heading4Char" w:customStyle="1">
    <w:name w:val="Heading 4 Char"/>
    <w:basedOn w:val="DefaultParagraphFont"/>
    <w:link w:val="Heading4"/>
    <w:uiPriority w:val="9"/>
    <w:semiHidden/>
    <w:rsid w:val="00EC2942"/>
    <w:rPr>
      <w:rFonts w:asciiTheme="majorHAnsi" w:hAnsiTheme="majorHAnsi" w:eastAsiaTheme="majorEastAsia" w:cstheme="majorBidi"/>
      <w:sz w:val="22"/>
      <w:szCs w:val="22"/>
    </w:rPr>
  </w:style>
  <w:style w:type="character" w:styleId="Heading5Char" w:customStyle="1">
    <w:name w:val="Heading 5 Char"/>
    <w:basedOn w:val="DefaultParagraphFont"/>
    <w:link w:val="Heading5"/>
    <w:uiPriority w:val="9"/>
    <w:semiHidden/>
    <w:rsid w:val="00EC2942"/>
    <w:rPr>
      <w:rFonts w:asciiTheme="majorHAnsi" w:hAnsiTheme="majorHAnsi" w:eastAsiaTheme="majorEastAsia" w:cstheme="majorBidi"/>
      <w:color w:val="696464" w:themeColor="text2"/>
      <w:sz w:val="22"/>
      <w:szCs w:val="22"/>
    </w:rPr>
  </w:style>
  <w:style w:type="character" w:styleId="Heading6Char" w:customStyle="1">
    <w:name w:val="Heading 6 Char"/>
    <w:basedOn w:val="DefaultParagraphFont"/>
    <w:link w:val="Heading6"/>
    <w:uiPriority w:val="9"/>
    <w:semiHidden/>
    <w:rsid w:val="00EC2942"/>
    <w:rPr>
      <w:rFonts w:asciiTheme="majorHAnsi" w:hAnsiTheme="majorHAnsi" w:eastAsiaTheme="majorEastAsia" w:cstheme="majorBidi"/>
      <w:i/>
      <w:iCs/>
      <w:color w:val="696464" w:themeColor="text2"/>
      <w:sz w:val="21"/>
      <w:szCs w:val="21"/>
    </w:rPr>
  </w:style>
  <w:style w:type="character" w:styleId="Heading7Char" w:customStyle="1">
    <w:name w:val="Heading 7 Char"/>
    <w:basedOn w:val="DefaultParagraphFont"/>
    <w:link w:val="Heading7"/>
    <w:uiPriority w:val="9"/>
    <w:semiHidden/>
    <w:rsid w:val="00EC2942"/>
    <w:rPr>
      <w:rFonts w:asciiTheme="majorHAnsi" w:hAnsiTheme="majorHAnsi" w:eastAsiaTheme="majorEastAsia" w:cstheme="majorBidi"/>
      <w:i/>
      <w:iCs/>
      <w:color w:val="600000" w:themeColor="accent1" w:themeShade="80"/>
      <w:sz w:val="21"/>
      <w:szCs w:val="21"/>
    </w:rPr>
  </w:style>
  <w:style w:type="character" w:styleId="Heading8Char" w:customStyle="1">
    <w:name w:val="Heading 8 Char"/>
    <w:basedOn w:val="DefaultParagraphFont"/>
    <w:link w:val="Heading8"/>
    <w:uiPriority w:val="9"/>
    <w:semiHidden/>
    <w:rsid w:val="00EC2942"/>
    <w:rPr>
      <w:rFonts w:asciiTheme="majorHAnsi" w:hAnsiTheme="majorHAnsi" w:eastAsiaTheme="majorEastAsia" w:cstheme="majorBidi"/>
      <w:b/>
      <w:bCs/>
      <w:color w:val="696464" w:themeColor="text2"/>
    </w:rPr>
  </w:style>
  <w:style w:type="character" w:styleId="Heading9Char" w:customStyle="1">
    <w:name w:val="Heading 9 Char"/>
    <w:basedOn w:val="DefaultParagraphFont"/>
    <w:link w:val="Heading9"/>
    <w:uiPriority w:val="9"/>
    <w:semiHidden/>
    <w:rsid w:val="00EC2942"/>
    <w:rPr>
      <w:rFonts w:asciiTheme="majorHAnsi" w:hAnsiTheme="majorHAnsi" w:eastAsiaTheme="majorEastAsia"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hAnsiTheme="majorHAnsi" w:eastAsiaTheme="majorEastAsia" w:cstheme="majorBidi"/>
      <w:color w:val="C00000" w:themeColor="accent1"/>
      <w:spacing w:val="-10"/>
      <w:sz w:val="56"/>
      <w:szCs w:val="56"/>
    </w:rPr>
  </w:style>
  <w:style w:type="character" w:styleId="TitleChar" w:customStyle="1">
    <w:name w:val="Title Char"/>
    <w:basedOn w:val="DefaultParagraphFont"/>
    <w:link w:val="Title"/>
    <w:uiPriority w:val="10"/>
    <w:rsid w:val="00EC2942"/>
    <w:rPr>
      <w:rFonts w:asciiTheme="majorHAnsi" w:hAnsiTheme="majorHAnsi" w:eastAsiaTheme="majorEastAsia"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hAnsiTheme="majorHAnsi" w:eastAsiaTheme="majorEastAsia" w:cstheme="majorBidi"/>
      <w:sz w:val="24"/>
      <w:szCs w:val="24"/>
    </w:rPr>
  </w:style>
  <w:style w:type="character" w:styleId="SubtitleChar" w:customStyle="1">
    <w:name w:val="Subtitle Char"/>
    <w:basedOn w:val="DefaultParagraphFont"/>
    <w:link w:val="Subtitle"/>
    <w:uiPriority w:val="11"/>
    <w:rsid w:val="00EC2942"/>
    <w:rPr>
      <w:rFonts w:asciiTheme="majorHAnsi" w:hAnsiTheme="majorHAnsi" w:eastAsiaTheme="majorEastAsia"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styleId="QuoteChar" w:customStyle="1">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color="C00000" w:themeColor="accent1" w:sz="18" w:space="12"/>
      </w:pBdr>
      <w:spacing w:before="100" w:beforeAutospacing="1" w:line="300" w:lineRule="auto"/>
      <w:ind w:left="1224" w:right="1224"/>
    </w:pPr>
    <w:rPr>
      <w:rFonts w:asciiTheme="majorHAnsi" w:hAnsiTheme="majorHAnsi" w:eastAsiaTheme="majorEastAsia" w:cstheme="majorBidi"/>
      <w:color w:val="C00000" w:themeColor="accent1"/>
      <w:sz w:val="28"/>
      <w:szCs w:val="28"/>
    </w:rPr>
  </w:style>
  <w:style w:type="character" w:styleId="IntenseQuoteChar" w:customStyle="1">
    <w:name w:val="Intense Quote Char"/>
    <w:basedOn w:val="DefaultParagraphFont"/>
    <w:link w:val="IntenseQuote"/>
    <w:uiPriority w:val="30"/>
    <w:rsid w:val="00EC2942"/>
    <w:rPr>
      <w:rFonts w:asciiTheme="majorHAnsi" w:hAnsiTheme="majorHAnsi" w:eastAsiaTheme="majorEastAsia"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19283C"/>
    <w:rPr>
      <w:color w:val="808080"/>
    </w:rPr>
  </w:style>
  <w:style w:type="paragraph" w:styleId="NormalWeb">
    <w:name w:val="Normal (Web)"/>
    <w:basedOn w:val="Normal"/>
    <w:uiPriority w:val="99"/>
    <w:unhideWhenUsed/>
    <w:rsid w:val="0011663A"/>
    <w:pPr>
      <w:spacing w:before="100" w:beforeAutospacing="1" w:after="100" w:afterAutospacing="1" w:line="240" w:lineRule="auto"/>
    </w:pPr>
    <w:rPr>
      <w:rFonts w:ascii="Times New Roman" w:hAnsi="Times New Roman" w:eastAsia="Times New Roman" w:cs="Times New Roman"/>
      <w:sz w:val="24"/>
      <w:szCs w:val="24"/>
      <w:lang w:val="en-US"/>
    </w:rPr>
  </w:style>
  <w:style w:type="paragraph" w:styleId="Revision">
    <w:name w:val="Revision"/>
    <w:hidden/>
    <w:uiPriority w:val="99"/>
    <w:semiHidden/>
    <w:rsid w:val="00253685"/>
    <w:pPr>
      <w:spacing w:after="0" w:line="240" w:lineRule="auto"/>
    </w:pPr>
  </w:style>
  <w:style w:type="character" w:styleId="CommentReference">
    <w:name w:val="annotation reference"/>
    <w:basedOn w:val="DefaultParagraphFont"/>
    <w:uiPriority w:val="99"/>
    <w:semiHidden/>
    <w:unhideWhenUsed/>
    <w:rsid w:val="00CC5398"/>
    <w:rPr>
      <w:sz w:val="16"/>
      <w:szCs w:val="16"/>
    </w:rPr>
  </w:style>
  <w:style w:type="paragraph" w:styleId="CommentText">
    <w:name w:val="annotation text"/>
    <w:basedOn w:val="Normal"/>
    <w:link w:val="CommentTextChar"/>
    <w:uiPriority w:val="99"/>
    <w:unhideWhenUsed/>
    <w:rsid w:val="00CC5398"/>
    <w:pPr>
      <w:spacing w:line="240" w:lineRule="auto"/>
    </w:pPr>
  </w:style>
  <w:style w:type="character" w:styleId="CommentTextChar" w:customStyle="1">
    <w:name w:val="Comment Text Char"/>
    <w:basedOn w:val="DefaultParagraphFont"/>
    <w:link w:val="CommentText"/>
    <w:uiPriority w:val="99"/>
    <w:rsid w:val="00CC5398"/>
  </w:style>
  <w:style w:type="paragraph" w:styleId="CommentSubject">
    <w:name w:val="annotation subject"/>
    <w:basedOn w:val="CommentText"/>
    <w:next w:val="CommentText"/>
    <w:link w:val="CommentSubjectChar"/>
    <w:uiPriority w:val="99"/>
    <w:semiHidden/>
    <w:unhideWhenUsed/>
    <w:rsid w:val="00CC5398"/>
    <w:rPr>
      <w:b/>
      <w:bCs/>
    </w:rPr>
  </w:style>
  <w:style w:type="character" w:styleId="CommentSubjectChar" w:customStyle="1">
    <w:name w:val="Comment Subject Char"/>
    <w:basedOn w:val="CommentTextChar"/>
    <w:link w:val="CommentSubject"/>
    <w:uiPriority w:val="99"/>
    <w:semiHidden/>
    <w:rsid w:val="00CC53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402787">
      <w:bodyDiv w:val="1"/>
      <w:marLeft w:val="0"/>
      <w:marRight w:val="0"/>
      <w:marTop w:val="0"/>
      <w:marBottom w:val="0"/>
      <w:divBdr>
        <w:top w:val="none" w:sz="0" w:space="0" w:color="auto"/>
        <w:left w:val="none" w:sz="0" w:space="0" w:color="auto"/>
        <w:bottom w:val="none" w:sz="0" w:space="0" w:color="auto"/>
        <w:right w:val="none" w:sz="0" w:space="0" w:color="auto"/>
      </w:divBdr>
    </w:div>
    <w:div w:id="104620979">
      <w:bodyDiv w:val="1"/>
      <w:marLeft w:val="0"/>
      <w:marRight w:val="0"/>
      <w:marTop w:val="0"/>
      <w:marBottom w:val="0"/>
      <w:divBdr>
        <w:top w:val="none" w:sz="0" w:space="0" w:color="auto"/>
        <w:left w:val="none" w:sz="0" w:space="0" w:color="auto"/>
        <w:bottom w:val="none" w:sz="0" w:space="0" w:color="auto"/>
        <w:right w:val="none" w:sz="0" w:space="0" w:color="auto"/>
      </w:divBdr>
    </w:div>
    <w:div w:id="289556489">
      <w:bodyDiv w:val="1"/>
      <w:marLeft w:val="0"/>
      <w:marRight w:val="0"/>
      <w:marTop w:val="0"/>
      <w:marBottom w:val="0"/>
      <w:divBdr>
        <w:top w:val="none" w:sz="0" w:space="0" w:color="auto"/>
        <w:left w:val="none" w:sz="0" w:space="0" w:color="auto"/>
        <w:bottom w:val="none" w:sz="0" w:space="0" w:color="auto"/>
        <w:right w:val="none" w:sz="0" w:space="0" w:color="auto"/>
      </w:divBdr>
      <w:divsChild>
        <w:div w:id="43143504">
          <w:marLeft w:val="0"/>
          <w:marRight w:val="0"/>
          <w:marTop w:val="0"/>
          <w:marBottom w:val="0"/>
          <w:divBdr>
            <w:top w:val="none" w:sz="0" w:space="0" w:color="auto"/>
            <w:left w:val="none" w:sz="0" w:space="0" w:color="auto"/>
            <w:bottom w:val="none" w:sz="0" w:space="0" w:color="auto"/>
            <w:right w:val="none" w:sz="0" w:space="0" w:color="auto"/>
          </w:divBdr>
        </w:div>
      </w:divsChild>
    </w:div>
    <w:div w:id="390005347">
      <w:bodyDiv w:val="1"/>
      <w:marLeft w:val="0"/>
      <w:marRight w:val="0"/>
      <w:marTop w:val="0"/>
      <w:marBottom w:val="0"/>
      <w:divBdr>
        <w:top w:val="none" w:sz="0" w:space="0" w:color="auto"/>
        <w:left w:val="none" w:sz="0" w:space="0" w:color="auto"/>
        <w:bottom w:val="none" w:sz="0" w:space="0" w:color="auto"/>
        <w:right w:val="none" w:sz="0" w:space="0" w:color="auto"/>
      </w:divBdr>
    </w:div>
    <w:div w:id="634065450">
      <w:bodyDiv w:val="1"/>
      <w:marLeft w:val="0"/>
      <w:marRight w:val="0"/>
      <w:marTop w:val="0"/>
      <w:marBottom w:val="0"/>
      <w:divBdr>
        <w:top w:val="none" w:sz="0" w:space="0" w:color="auto"/>
        <w:left w:val="none" w:sz="0" w:space="0" w:color="auto"/>
        <w:bottom w:val="none" w:sz="0" w:space="0" w:color="auto"/>
        <w:right w:val="none" w:sz="0" w:space="0" w:color="auto"/>
      </w:divBdr>
    </w:div>
    <w:div w:id="666707164">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141196410">
      <w:bodyDiv w:val="1"/>
      <w:marLeft w:val="0"/>
      <w:marRight w:val="0"/>
      <w:marTop w:val="0"/>
      <w:marBottom w:val="0"/>
      <w:divBdr>
        <w:top w:val="none" w:sz="0" w:space="0" w:color="auto"/>
        <w:left w:val="none" w:sz="0" w:space="0" w:color="auto"/>
        <w:bottom w:val="none" w:sz="0" w:space="0" w:color="auto"/>
        <w:right w:val="none" w:sz="0" w:space="0" w:color="auto"/>
      </w:divBdr>
    </w:div>
    <w:div w:id="1411393172">
      <w:bodyDiv w:val="1"/>
      <w:marLeft w:val="0"/>
      <w:marRight w:val="0"/>
      <w:marTop w:val="0"/>
      <w:marBottom w:val="0"/>
      <w:divBdr>
        <w:top w:val="none" w:sz="0" w:space="0" w:color="auto"/>
        <w:left w:val="none" w:sz="0" w:space="0" w:color="auto"/>
        <w:bottom w:val="none" w:sz="0" w:space="0" w:color="auto"/>
        <w:right w:val="none" w:sz="0" w:space="0" w:color="auto"/>
      </w:divBdr>
    </w:div>
    <w:div w:id="1420638468">
      <w:bodyDiv w:val="1"/>
      <w:marLeft w:val="0"/>
      <w:marRight w:val="0"/>
      <w:marTop w:val="0"/>
      <w:marBottom w:val="0"/>
      <w:divBdr>
        <w:top w:val="none" w:sz="0" w:space="0" w:color="auto"/>
        <w:left w:val="none" w:sz="0" w:space="0" w:color="auto"/>
        <w:bottom w:val="none" w:sz="0" w:space="0" w:color="auto"/>
        <w:right w:val="none" w:sz="0" w:space="0" w:color="auto"/>
      </w:divBdr>
    </w:div>
    <w:div w:id="1765490069">
      <w:bodyDiv w:val="1"/>
      <w:marLeft w:val="0"/>
      <w:marRight w:val="0"/>
      <w:marTop w:val="0"/>
      <w:marBottom w:val="0"/>
      <w:divBdr>
        <w:top w:val="none" w:sz="0" w:space="0" w:color="auto"/>
        <w:left w:val="none" w:sz="0" w:space="0" w:color="auto"/>
        <w:bottom w:val="none" w:sz="0" w:space="0" w:color="auto"/>
        <w:right w:val="none" w:sz="0" w:space="0" w:color="auto"/>
      </w:divBdr>
    </w:div>
    <w:div w:id="1802073403">
      <w:bodyDiv w:val="1"/>
      <w:marLeft w:val="0"/>
      <w:marRight w:val="0"/>
      <w:marTop w:val="0"/>
      <w:marBottom w:val="0"/>
      <w:divBdr>
        <w:top w:val="none" w:sz="0" w:space="0" w:color="auto"/>
        <w:left w:val="none" w:sz="0" w:space="0" w:color="auto"/>
        <w:bottom w:val="none" w:sz="0" w:space="0" w:color="auto"/>
        <w:right w:val="none" w:sz="0" w:space="0" w:color="auto"/>
      </w:divBdr>
    </w:div>
    <w:div w:id="1833256301">
      <w:bodyDiv w:val="1"/>
      <w:marLeft w:val="0"/>
      <w:marRight w:val="0"/>
      <w:marTop w:val="0"/>
      <w:marBottom w:val="0"/>
      <w:divBdr>
        <w:top w:val="none" w:sz="0" w:space="0" w:color="auto"/>
        <w:left w:val="none" w:sz="0" w:space="0" w:color="auto"/>
        <w:bottom w:val="none" w:sz="0" w:space="0" w:color="auto"/>
        <w:right w:val="none" w:sz="0" w:space="0" w:color="auto"/>
      </w:divBdr>
    </w:div>
    <w:div w:id="1837378320">
      <w:bodyDiv w:val="1"/>
      <w:marLeft w:val="0"/>
      <w:marRight w:val="0"/>
      <w:marTop w:val="0"/>
      <w:marBottom w:val="0"/>
      <w:divBdr>
        <w:top w:val="none" w:sz="0" w:space="0" w:color="auto"/>
        <w:left w:val="none" w:sz="0" w:space="0" w:color="auto"/>
        <w:bottom w:val="none" w:sz="0" w:space="0" w:color="auto"/>
        <w:right w:val="none" w:sz="0" w:space="0" w:color="auto"/>
      </w:divBdr>
    </w:div>
    <w:div w:id="1841578915">
      <w:bodyDiv w:val="1"/>
      <w:marLeft w:val="0"/>
      <w:marRight w:val="0"/>
      <w:marTop w:val="0"/>
      <w:marBottom w:val="0"/>
      <w:divBdr>
        <w:top w:val="none" w:sz="0" w:space="0" w:color="auto"/>
        <w:left w:val="none" w:sz="0" w:space="0" w:color="auto"/>
        <w:bottom w:val="none" w:sz="0" w:space="0" w:color="auto"/>
        <w:right w:val="none" w:sz="0" w:space="0" w:color="auto"/>
      </w:divBdr>
    </w:div>
    <w:div w:id="1946764145">
      <w:bodyDiv w:val="1"/>
      <w:marLeft w:val="0"/>
      <w:marRight w:val="0"/>
      <w:marTop w:val="0"/>
      <w:marBottom w:val="0"/>
      <w:divBdr>
        <w:top w:val="none" w:sz="0" w:space="0" w:color="auto"/>
        <w:left w:val="none" w:sz="0" w:space="0" w:color="auto"/>
        <w:bottom w:val="none" w:sz="0" w:space="0" w:color="auto"/>
        <w:right w:val="none" w:sz="0" w:space="0" w:color="auto"/>
      </w:divBdr>
    </w:div>
    <w:div w:id="2084601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0.png" Id="rId13" /><Relationship Type="http://schemas.openxmlformats.org/officeDocument/2006/relationships/customXml" Target="../customXml/item3.xml" Id="rId3" /><Relationship Type="http://schemas.openxmlformats.org/officeDocument/2006/relationships/glossaryDocument" Target="glossary/document.xml" Id="rId21" /><Relationship Type="http://schemas.openxmlformats.org/officeDocument/2006/relationships/styles" Target="styles.xml" Id="rId7" /><Relationship Type="http://schemas.openxmlformats.org/officeDocument/2006/relationships/image" Target="media/image1.png" Id="rId12" /><Relationship Type="http://schemas.openxmlformats.org/officeDocument/2006/relationships/customXml" Target="../customXml/item2.xml" Id="rId2" /><Relationship Type="http://schemas.openxmlformats.org/officeDocument/2006/relationships/footer" Target="footer2.xml" Id="rId16" /><Relationship Type="http://schemas.microsoft.com/office/2011/relationships/people" Target="people.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footer" Target="footer1.xml" Id="rId15" /><Relationship Type="http://schemas.openxmlformats.org/officeDocument/2006/relationships/footnotes" Target="foot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eader" Target="header1.xml" Id="rId14" /><Relationship Type="http://schemas.openxmlformats.org/officeDocument/2006/relationships/theme" Target="theme/theme1.xml" Id="rId22" /><Relationship Type="http://schemas.openxmlformats.org/officeDocument/2006/relationships/image" Target="/media/image6.png" Id="R3a9a87a361134d44"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Bold">
    <w:altName w:val="Arial"/>
    <w:panose1 w:val="00000000000000000000"/>
    <w:charset w:val="00"/>
    <w:family w:val="roman"/>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044865"/>
    <w:rsid w:val="000B38D4"/>
    <w:rsid w:val="00101916"/>
    <w:rsid w:val="00154E7C"/>
    <w:rsid w:val="001E6366"/>
    <w:rsid w:val="00213998"/>
    <w:rsid w:val="002D3DF6"/>
    <w:rsid w:val="002F0B50"/>
    <w:rsid w:val="00313382"/>
    <w:rsid w:val="003723E4"/>
    <w:rsid w:val="004C5AC3"/>
    <w:rsid w:val="0051448C"/>
    <w:rsid w:val="006C0123"/>
    <w:rsid w:val="00733FF7"/>
    <w:rsid w:val="007668B4"/>
    <w:rsid w:val="00870997"/>
    <w:rsid w:val="008A2C3D"/>
    <w:rsid w:val="009E4ACD"/>
    <w:rsid w:val="00A2174D"/>
    <w:rsid w:val="00AB66CF"/>
    <w:rsid w:val="00B35945"/>
    <w:rsid w:val="00BC1221"/>
    <w:rsid w:val="00C72EA7"/>
    <w:rsid w:val="00CB3BC0"/>
    <w:rsid w:val="00D8731E"/>
    <w:rsid w:val="00D9744C"/>
    <w:rsid w:val="00DD2F73"/>
    <w:rsid w:val="00DE2AF3"/>
    <w:rsid w:val="00F069BC"/>
    <w:rsid w:val="00F711DC"/>
    <w:rsid w:val="00FF74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78A8C88-8507-437F-B410-A35549594D84}">
  <ds:schemaRefs>
    <ds:schemaRef ds:uri="http://schemas.openxmlformats.org/officeDocument/2006/bibliography"/>
  </ds:schemaRefs>
</ds:datastoreItem>
</file>

<file path=customXml/itemProps3.xml><?xml version="1.0" encoding="utf-8"?>
<ds:datastoreItem xmlns:ds="http://schemas.openxmlformats.org/officeDocument/2006/customXml" ds:itemID="{DB22EE91-68D9-4883-A242-DF745EB11921}"/>
</file>

<file path=customXml/itemProps4.xml><?xml version="1.0" encoding="utf-8"?>
<ds:datastoreItem xmlns:ds="http://schemas.openxmlformats.org/officeDocument/2006/customXml" ds:itemID="{43153830-F48F-48B8-9092-F5ADF847D255}">
  <ds:schemaRefs>
    <ds:schemaRef ds:uri="http://schemas.microsoft.com/office/2006/metadata/properties"/>
    <ds:schemaRef ds:uri="http://schemas.microsoft.com/office/infopath/2007/PartnerControls"/>
    <ds:schemaRef ds:uri="2453ccb3-0fc0-44d5-a3d7-3175697385f5"/>
    <ds:schemaRef ds:uri="2183b9fb-0561-492e-975e-fa84bdff39ef"/>
  </ds:schemaRefs>
</ds:datastoreItem>
</file>

<file path=customXml/itemProps5.xml><?xml version="1.0" encoding="utf-8"?>
<ds:datastoreItem xmlns:ds="http://schemas.openxmlformats.org/officeDocument/2006/customXml" ds:itemID="{1320C5CC-AC8E-4BE1-9F18-768D80096DA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01.01 
AIRCRAFT DEFINITION</dc:title>
  <dc:subject>Process Design &amp; AMOS Configuration Document</dc:subject>
  <dc:creator>Julien Methot</dc:creator>
  <cp:keywords/>
  <dc:description/>
  <cp:lastModifiedBy>De Servigny Oscar</cp:lastModifiedBy>
  <cp:revision>52</cp:revision>
  <dcterms:created xsi:type="dcterms:W3CDTF">2024-11-18T21:28:00Z</dcterms:created>
  <dcterms:modified xsi:type="dcterms:W3CDTF">2025-07-01T08:06:34Z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y fmtid="{D5CDD505-2E9C-101B-9397-08002B2CF9AE}" pid="3" name="MediaServiceImageTags">
    <vt:lpwstr/>
  </property>
</Properties>
</file>