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692B2918" w:rsidR="001E5360" w:rsidRDefault="00000000" w:rsidP="00C47537">
                                <w:pPr>
                                  <w:rPr>
                                    <w:color w:val="C00000" w:themeColor="accent1"/>
                                    <w:sz w:val="64"/>
                                    <w:szCs w:val="64"/>
                                  </w:rPr>
                                </w:pPr>
                                <w:sdt>
                                  <w:sdtPr>
                                    <w:rPr>
                                      <w:caps/>
                                      <w:color w:val="C00000" w:themeColor="accent1"/>
                                      <w:sz w:val="64"/>
                                      <w:szCs w:val="64"/>
                                      <w:lang w:val="en-U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sidRPr="00A7114D">
                                      <w:rPr>
                                        <w:caps/>
                                        <w:color w:val="C00000" w:themeColor="accent1"/>
                                        <w:sz w:val="64"/>
                                        <w:szCs w:val="64"/>
                                        <w:lang w:val="en-US"/>
                                      </w:rPr>
                                      <w:t>0</w:t>
                                    </w:r>
                                    <w:r w:rsidR="002D78DD" w:rsidRPr="00A7114D">
                                      <w:rPr>
                                        <w:caps/>
                                        <w:color w:val="C00000" w:themeColor="accent1"/>
                                        <w:sz w:val="64"/>
                                        <w:szCs w:val="64"/>
                                        <w:lang w:val="en-US"/>
                                      </w:rPr>
                                      <w:t>2</w:t>
                                    </w:r>
                                    <w:r w:rsidR="00A41564" w:rsidRPr="00A7114D">
                                      <w:rPr>
                                        <w:caps/>
                                        <w:color w:val="C00000" w:themeColor="accent1"/>
                                        <w:sz w:val="64"/>
                                        <w:szCs w:val="64"/>
                                        <w:lang w:val="en-US"/>
                                      </w:rPr>
                                      <w:t>.0</w:t>
                                    </w:r>
                                    <w:r w:rsidR="002D78DD" w:rsidRPr="00A7114D">
                                      <w:rPr>
                                        <w:caps/>
                                        <w:color w:val="C00000" w:themeColor="accent1"/>
                                        <w:sz w:val="64"/>
                                        <w:szCs w:val="64"/>
                                        <w:lang w:val="en-US"/>
                                      </w:rPr>
                                      <w:t>2</w:t>
                                    </w:r>
                                    <w:r w:rsidR="00BF6240" w:rsidRPr="00A7114D">
                                      <w:rPr>
                                        <w:caps/>
                                        <w:color w:val="C00000" w:themeColor="accent1"/>
                                        <w:sz w:val="64"/>
                                        <w:szCs w:val="64"/>
                                        <w:lang w:val="en-US"/>
                                      </w:rPr>
                                      <w:t xml:space="preserve"> </w:t>
                                    </w:r>
                                    <w:r w:rsidR="00BF6240" w:rsidRPr="00A7114D">
                                      <w:rPr>
                                        <w:caps/>
                                        <w:color w:val="C00000" w:themeColor="accent1"/>
                                        <w:sz w:val="64"/>
                                        <w:szCs w:val="64"/>
                                        <w:lang w:val="en-US"/>
                                      </w:rPr>
                                      <w:br/>
                                    </w:r>
                                    <w:r w:rsidR="00A41564" w:rsidRPr="00A7114D">
                                      <w:rPr>
                                        <w:caps/>
                                        <w:color w:val="C00000" w:themeColor="accent1"/>
                                        <w:sz w:val="64"/>
                                        <w:szCs w:val="64"/>
                                        <w:lang w:val="en-US"/>
                                      </w:rPr>
                                      <w:t xml:space="preserve">AIRCRAFT </w:t>
                                    </w:r>
                                    <w:r w:rsidR="002D78DD" w:rsidRPr="00A7114D">
                                      <w:rPr>
                                        <w:caps/>
                                        <w:color w:val="C00000" w:themeColor="accent1"/>
                                        <w:sz w:val="64"/>
                                        <w:szCs w:val="64"/>
                                        <w:lang w:val="en-US"/>
                                      </w:rPr>
                                      <w:t>PHASE-</w:t>
                                    </w:r>
                                    <w:r w:rsidR="006F1DD2" w:rsidRPr="00A7114D">
                                      <w:rPr>
                                        <w:caps/>
                                        <w:color w:val="C00000" w:themeColor="accent1"/>
                                        <w:sz w:val="64"/>
                                        <w:szCs w:val="64"/>
                                        <w:lang w:val="en-US"/>
                                      </w:rPr>
                                      <w:t>I</w:t>
                                    </w:r>
                                    <w:r w:rsidR="00511F16">
                                      <w:rPr>
                                        <w:caps/>
                                        <w:color w:val="C00000" w:themeColor="accent1"/>
                                        <w:sz w:val="64"/>
                                        <w:szCs w:val="64"/>
                                        <w:lang w:val="en-US"/>
                                      </w:rPr>
                                      <w:t>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692B2918" w:rsidR="001E5360" w:rsidRDefault="00B63A09" w:rsidP="00C47537">
                          <w:pPr>
                            <w:rPr>
                              <w:color w:val="C00000" w:themeColor="accent1"/>
                              <w:sz w:val="64"/>
                              <w:szCs w:val="64"/>
                            </w:rPr>
                          </w:pPr>
                          <w:sdt>
                            <w:sdtPr>
                              <w:rPr>
                                <w:caps/>
                                <w:color w:val="C00000" w:themeColor="accent1"/>
                                <w:sz w:val="64"/>
                                <w:szCs w:val="64"/>
                                <w:lang w:val="en-U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sidRPr="00A7114D">
                                <w:rPr>
                                  <w:caps/>
                                  <w:color w:val="C00000" w:themeColor="accent1"/>
                                  <w:sz w:val="64"/>
                                  <w:szCs w:val="64"/>
                                  <w:lang w:val="en-US"/>
                                </w:rPr>
                                <w:t>0</w:t>
                              </w:r>
                              <w:r w:rsidR="002D78DD" w:rsidRPr="00A7114D">
                                <w:rPr>
                                  <w:caps/>
                                  <w:color w:val="C00000" w:themeColor="accent1"/>
                                  <w:sz w:val="64"/>
                                  <w:szCs w:val="64"/>
                                  <w:lang w:val="en-US"/>
                                </w:rPr>
                                <w:t>2</w:t>
                              </w:r>
                              <w:r w:rsidR="00A41564" w:rsidRPr="00A7114D">
                                <w:rPr>
                                  <w:caps/>
                                  <w:color w:val="C00000" w:themeColor="accent1"/>
                                  <w:sz w:val="64"/>
                                  <w:szCs w:val="64"/>
                                  <w:lang w:val="en-US"/>
                                </w:rPr>
                                <w:t>.0</w:t>
                              </w:r>
                              <w:r w:rsidR="002D78DD" w:rsidRPr="00A7114D">
                                <w:rPr>
                                  <w:caps/>
                                  <w:color w:val="C00000" w:themeColor="accent1"/>
                                  <w:sz w:val="64"/>
                                  <w:szCs w:val="64"/>
                                  <w:lang w:val="en-US"/>
                                </w:rPr>
                                <w:t>2</w:t>
                              </w:r>
                              <w:r w:rsidR="00BF6240" w:rsidRPr="00A7114D">
                                <w:rPr>
                                  <w:caps/>
                                  <w:color w:val="C00000" w:themeColor="accent1"/>
                                  <w:sz w:val="64"/>
                                  <w:szCs w:val="64"/>
                                  <w:lang w:val="en-US"/>
                                </w:rPr>
                                <w:t xml:space="preserve"> </w:t>
                              </w:r>
                              <w:r w:rsidR="00BF6240" w:rsidRPr="00A7114D">
                                <w:rPr>
                                  <w:caps/>
                                  <w:color w:val="C00000" w:themeColor="accent1"/>
                                  <w:sz w:val="64"/>
                                  <w:szCs w:val="64"/>
                                  <w:lang w:val="en-US"/>
                                </w:rPr>
                                <w:br/>
                              </w:r>
                              <w:r w:rsidR="00A41564" w:rsidRPr="00A7114D">
                                <w:rPr>
                                  <w:caps/>
                                  <w:color w:val="C00000" w:themeColor="accent1"/>
                                  <w:sz w:val="64"/>
                                  <w:szCs w:val="64"/>
                                  <w:lang w:val="en-US"/>
                                </w:rPr>
                                <w:t xml:space="preserve">AIRCRAFT </w:t>
                              </w:r>
                              <w:r w:rsidR="002D78DD" w:rsidRPr="00A7114D">
                                <w:rPr>
                                  <w:caps/>
                                  <w:color w:val="C00000" w:themeColor="accent1"/>
                                  <w:sz w:val="64"/>
                                  <w:szCs w:val="64"/>
                                  <w:lang w:val="en-US"/>
                                </w:rPr>
                                <w:t>PHASE-</w:t>
                              </w:r>
                              <w:r w:rsidR="006F1DD2" w:rsidRPr="00A7114D">
                                <w:rPr>
                                  <w:caps/>
                                  <w:color w:val="C00000" w:themeColor="accent1"/>
                                  <w:sz w:val="64"/>
                                  <w:szCs w:val="64"/>
                                  <w:lang w:val="en-US"/>
                                </w:rPr>
                                <w:t>I</w:t>
                              </w:r>
                              <w:r w:rsidR="00511F16">
                                <w:rPr>
                                  <w:caps/>
                                  <w:color w:val="C00000" w:themeColor="accent1"/>
                                  <w:sz w:val="64"/>
                                  <w:szCs w:val="64"/>
                                  <w:lang w:val="en-US"/>
                                </w:rPr>
                                <w:t>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xmlns:w16du="http://schemas.microsoft.com/office/word/2023/wordml/word16du">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4359B0A9" w:rsidR="0019283C" w:rsidRPr="004576C3" w:rsidRDefault="006F1DD2">
                                      <w:pPr>
                                        <w:rPr>
                                          <w:color w:val="595959" w:themeColor="text1" w:themeTint="A6"/>
                                        </w:rPr>
                                      </w:pPr>
                                      <w:r>
                                        <w:rPr>
                                          <w:color w:val="595959" w:themeColor="text1" w:themeTint="A6"/>
                                        </w:rPr>
                                        <w:t>Jakub Sadowski</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r w:rsidR="00A7477F" w:rsidRPr="0019283C" w14:paraId="7E55E0CD" w14:textId="77777777" w:rsidTr="0019283C">
                                  <w:trPr>
                                    <w:ins w:id="0" w:author="Dupont Dimitri" w:date="2024-11-19T11:57:00Z"/>
                                  </w:trPr>
                                  <w:tc>
                                    <w:tcPr>
                                      <w:tcW w:w="2472" w:type="dxa"/>
                                    </w:tcPr>
                                    <w:p w14:paraId="5065A540" w14:textId="0D8E3323" w:rsidR="00A7477F" w:rsidRDefault="00A7477F">
                                      <w:pPr>
                                        <w:rPr>
                                          <w:ins w:id="1" w:author="Dupont Dimitri" w:date="2024-11-19T11:57:00Z"/>
                                          <w:color w:val="595959" w:themeColor="text1" w:themeTint="A6"/>
                                        </w:rPr>
                                      </w:pPr>
                                      <w:ins w:id="2" w:author="Dupont Dimitri" w:date="2024-11-19T11:57:00Z">
                                        <w:r>
                                          <w:rPr>
                                            <w:color w:val="595959" w:themeColor="text1" w:themeTint="A6"/>
                                          </w:rPr>
                                          <w:t>Dimitri Dupont</w:t>
                                        </w:r>
                                      </w:ins>
                                    </w:p>
                                  </w:tc>
                                  <w:tc>
                                    <w:tcPr>
                                      <w:tcW w:w="2472" w:type="dxa"/>
                                    </w:tcPr>
                                    <w:p w14:paraId="668178CA" w14:textId="45EE72CF" w:rsidR="00A7477F" w:rsidRDefault="00A7477F">
                                      <w:pPr>
                                        <w:rPr>
                                          <w:ins w:id="3" w:author="Dupont Dimitri" w:date="2024-11-19T11:57:00Z"/>
                                          <w:color w:val="595959" w:themeColor="text1" w:themeTint="A6"/>
                                        </w:rPr>
                                      </w:pPr>
                                      <w:ins w:id="4" w:author="Dupont Dimitri" w:date="2024-11-19T11:57:00Z">
                                        <w:r>
                                          <w:rPr>
                                            <w:color w:val="595959" w:themeColor="text1" w:themeTint="A6"/>
                                          </w:rPr>
                                          <w:t>20.11.2024</w:t>
                                        </w:r>
                                      </w:ins>
                                    </w:p>
                                  </w:tc>
                                  <w:tc>
                                    <w:tcPr>
                                      <w:tcW w:w="2473" w:type="dxa"/>
                                    </w:tcPr>
                                    <w:p w14:paraId="1003D6D8" w14:textId="439DC67E" w:rsidR="00A7477F" w:rsidRDefault="00A7477F">
                                      <w:pPr>
                                        <w:rPr>
                                          <w:ins w:id="5" w:author="Dupont Dimitri" w:date="2024-11-19T11:57:00Z"/>
                                          <w:color w:val="595959" w:themeColor="text1" w:themeTint="A6"/>
                                        </w:rPr>
                                      </w:pPr>
                                      <w:ins w:id="6" w:author="Dupont Dimitri" w:date="2024-11-19T11:57:00Z">
                                        <w:r>
                                          <w:rPr>
                                            <w:color w:val="595959" w:themeColor="text1" w:themeTint="A6"/>
                                          </w:rPr>
                                          <w:t>Rev 0</w:t>
                                        </w:r>
                                      </w:ins>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4359B0A9" w:rsidR="0019283C" w:rsidRPr="004576C3" w:rsidRDefault="006F1DD2">
                                <w:pPr>
                                  <w:rPr>
                                    <w:color w:val="595959" w:themeColor="text1" w:themeTint="A6"/>
                                  </w:rPr>
                                </w:pPr>
                                <w:r>
                                  <w:rPr>
                                    <w:color w:val="595959" w:themeColor="text1" w:themeTint="A6"/>
                                  </w:rPr>
                                  <w:t>Jakub Sadowski</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r w:rsidR="00A7477F" w:rsidRPr="0019283C" w14:paraId="7E55E0CD" w14:textId="77777777" w:rsidTr="0019283C">
                            <w:trPr>
                              <w:ins w:id="7" w:author="Dupont Dimitri" w:date="2024-11-19T11:57:00Z"/>
                            </w:trPr>
                            <w:tc>
                              <w:tcPr>
                                <w:tcW w:w="2472" w:type="dxa"/>
                              </w:tcPr>
                              <w:p w14:paraId="5065A540" w14:textId="0D8E3323" w:rsidR="00A7477F" w:rsidRDefault="00A7477F">
                                <w:pPr>
                                  <w:rPr>
                                    <w:ins w:id="8" w:author="Dupont Dimitri" w:date="2024-11-19T11:57:00Z"/>
                                    <w:color w:val="595959" w:themeColor="text1" w:themeTint="A6"/>
                                  </w:rPr>
                                </w:pPr>
                                <w:ins w:id="9" w:author="Dupont Dimitri" w:date="2024-11-19T11:57:00Z">
                                  <w:r>
                                    <w:rPr>
                                      <w:color w:val="595959" w:themeColor="text1" w:themeTint="A6"/>
                                    </w:rPr>
                                    <w:t>Dimitri Dupont</w:t>
                                  </w:r>
                                </w:ins>
                              </w:p>
                            </w:tc>
                            <w:tc>
                              <w:tcPr>
                                <w:tcW w:w="2472" w:type="dxa"/>
                              </w:tcPr>
                              <w:p w14:paraId="668178CA" w14:textId="45EE72CF" w:rsidR="00A7477F" w:rsidRDefault="00A7477F">
                                <w:pPr>
                                  <w:rPr>
                                    <w:ins w:id="10" w:author="Dupont Dimitri" w:date="2024-11-19T11:57:00Z"/>
                                    <w:color w:val="595959" w:themeColor="text1" w:themeTint="A6"/>
                                  </w:rPr>
                                </w:pPr>
                                <w:ins w:id="11" w:author="Dupont Dimitri" w:date="2024-11-19T11:57:00Z">
                                  <w:r>
                                    <w:rPr>
                                      <w:color w:val="595959" w:themeColor="text1" w:themeTint="A6"/>
                                    </w:rPr>
                                    <w:t>20.11.2024</w:t>
                                  </w:r>
                                </w:ins>
                              </w:p>
                            </w:tc>
                            <w:tc>
                              <w:tcPr>
                                <w:tcW w:w="2473" w:type="dxa"/>
                              </w:tcPr>
                              <w:p w14:paraId="1003D6D8" w14:textId="439DC67E" w:rsidR="00A7477F" w:rsidRDefault="00A7477F">
                                <w:pPr>
                                  <w:rPr>
                                    <w:ins w:id="12" w:author="Dupont Dimitri" w:date="2024-11-19T11:57:00Z"/>
                                    <w:color w:val="595959" w:themeColor="text1" w:themeTint="A6"/>
                                  </w:rPr>
                                </w:pPr>
                                <w:ins w:id="13" w:author="Dupont Dimitri" w:date="2024-11-19T11:57:00Z">
                                  <w:r>
                                    <w:rPr>
                                      <w:color w:val="595959" w:themeColor="text1" w:themeTint="A6"/>
                                    </w:rPr>
                                    <w:t>Rev 0</w:t>
                                  </w:r>
                                </w:ins>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3ECCA6C4" w14:textId="6744077C" w:rsidR="006D7376" w:rsidRDefault="00FE2679">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anchor="_Toc166423143" w:history="1">
            <w:r w:rsidR="006D7376" w:rsidRPr="00473C77">
              <w:rPr>
                <w:rStyle w:val="Hyperlink"/>
                <w:rFonts w:cstheme="minorHAnsi"/>
                <w:noProof/>
              </w:rPr>
              <w:t>1.</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Overview &amp; Objectives</w:t>
            </w:r>
            <w:r w:rsidR="006D7376">
              <w:rPr>
                <w:noProof/>
                <w:webHidden/>
              </w:rPr>
              <w:tab/>
            </w:r>
            <w:r w:rsidR="006D7376">
              <w:rPr>
                <w:noProof/>
                <w:webHidden/>
              </w:rPr>
              <w:fldChar w:fldCharType="begin"/>
            </w:r>
            <w:r w:rsidR="006D7376">
              <w:rPr>
                <w:noProof/>
                <w:webHidden/>
              </w:rPr>
              <w:instrText xml:space="preserve"> PAGEREF _Toc166423143 \h </w:instrText>
            </w:r>
            <w:r w:rsidR="006D7376">
              <w:rPr>
                <w:noProof/>
                <w:webHidden/>
              </w:rPr>
            </w:r>
            <w:r w:rsidR="006D7376">
              <w:rPr>
                <w:noProof/>
                <w:webHidden/>
              </w:rPr>
              <w:fldChar w:fldCharType="separate"/>
            </w:r>
            <w:r w:rsidR="006D657C">
              <w:rPr>
                <w:noProof/>
                <w:webHidden/>
              </w:rPr>
              <w:t>3</w:t>
            </w:r>
            <w:r w:rsidR="006D7376">
              <w:rPr>
                <w:noProof/>
                <w:webHidden/>
              </w:rPr>
              <w:fldChar w:fldCharType="end"/>
            </w:r>
          </w:hyperlink>
        </w:p>
        <w:p w14:paraId="4C26773B" w14:textId="5EE1C962" w:rsidR="006D7376" w:rsidRDefault="00000000">
          <w:pPr>
            <w:pStyle w:val="TOC1"/>
            <w:rPr>
              <w:rFonts w:eastAsiaTheme="minorEastAsia" w:cstheme="minorBidi"/>
              <w:noProof/>
              <w:kern w:val="2"/>
              <w:szCs w:val="22"/>
              <w14:ligatures w14:val="standardContextual"/>
            </w:rPr>
          </w:pPr>
          <w:hyperlink w:anchor="_Toc166423144" w:history="1">
            <w:r w:rsidR="006D7376" w:rsidRPr="00473C77">
              <w:rPr>
                <w:rStyle w:val="Hyperlink"/>
                <w:rFonts w:cstheme="minorHAnsi"/>
                <w:noProof/>
              </w:rPr>
              <w:t>2.</w:t>
            </w:r>
            <w:r w:rsidR="006D7376">
              <w:rPr>
                <w:rFonts w:eastAsiaTheme="minorEastAsia" w:cstheme="minorBidi"/>
                <w:noProof/>
                <w:kern w:val="2"/>
                <w:szCs w:val="22"/>
                <w14:ligatures w14:val="standardContextual"/>
              </w:rPr>
              <w:tab/>
            </w:r>
            <w:r w:rsidR="006D7376" w:rsidRPr="00473C77">
              <w:rPr>
                <w:rStyle w:val="Hyperlink"/>
                <w:rFonts w:cstheme="minorHAnsi"/>
                <w:noProof/>
              </w:rPr>
              <w:t>Regulatory References</w:t>
            </w:r>
            <w:r w:rsidR="006D7376">
              <w:rPr>
                <w:noProof/>
                <w:webHidden/>
              </w:rPr>
              <w:tab/>
            </w:r>
            <w:r w:rsidR="006D7376">
              <w:rPr>
                <w:noProof/>
                <w:webHidden/>
              </w:rPr>
              <w:fldChar w:fldCharType="begin"/>
            </w:r>
            <w:r w:rsidR="006D7376">
              <w:rPr>
                <w:noProof/>
                <w:webHidden/>
              </w:rPr>
              <w:instrText xml:space="preserve"> PAGEREF _Toc166423144 \h </w:instrText>
            </w:r>
            <w:r w:rsidR="006D7376">
              <w:rPr>
                <w:noProof/>
                <w:webHidden/>
              </w:rPr>
            </w:r>
            <w:r w:rsidR="006D7376">
              <w:rPr>
                <w:noProof/>
                <w:webHidden/>
              </w:rPr>
              <w:fldChar w:fldCharType="separate"/>
            </w:r>
            <w:r w:rsidR="006D657C">
              <w:rPr>
                <w:noProof/>
                <w:webHidden/>
              </w:rPr>
              <w:t>3</w:t>
            </w:r>
            <w:r w:rsidR="006D7376">
              <w:rPr>
                <w:noProof/>
                <w:webHidden/>
              </w:rPr>
              <w:fldChar w:fldCharType="end"/>
            </w:r>
          </w:hyperlink>
        </w:p>
        <w:p w14:paraId="7AB8FDF4" w14:textId="34AFB93D" w:rsidR="006D7376" w:rsidRDefault="00000000">
          <w:pPr>
            <w:pStyle w:val="TOC1"/>
            <w:rPr>
              <w:rFonts w:eastAsiaTheme="minorEastAsia" w:cstheme="minorBidi"/>
              <w:noProof/>
              <w:kern w:val="2"/>
              <w:szCs w:val="22"/>
              <w14:ligatures w14:val="standardContextual"/>
            </w:rPr>
          </w:pPr>
          <w:hyperlink w:anchor="_Toc166423145" w:history="1">
            <w:r w:rsidR="006D7376" w:rsidRPr="00473C77">
              <w:rPr>
                <w:rStyle w:val="Hyperlink"/>
                <w:rFonts w:cstheme="minorHAnsi"/>
                <w:noProof/>
              </w:rPr>
              <w:t>3.</w:t>
            </w:r>
            <w:r w:rsidR="006D7376">
              <w:rPr>
                <w:rFonts w:eastAsiaTheme="minorEastAsia" w:cstheme="minorBidi"/>
                <w:noProof/>
                <w:kern w:val="2"/>
                <w:szCs w:val="22"/>
                <w14:ligatures w14:val="standardContextual"/>
              </w:rPr>
              <w:tab/>
            </w:r>
            <w:r w:rsidR="006D7376" w:rsidRPr="00473C77">
              <w:rPr>
                <w:rStyle w:val="Hyperlink"/>
                <w:rFonts w:cstheme="minorHAnsi"/>
                <w:noProof/>
              </w:rPr>
              <w:t>Definitions &amp; Glossary</w:t>
            </w:r>
            <w:r w:rsidR="006D7376">
              <w:rPr>
                <w:noProof/>
                <w:webHidden/>
              </w:rPr>
              <w:tab/>
            </w:r>
            <w:r w:rsidR="006D7376">
              <w:rPr>
                <w:noProof/>
                <w:webHidden/>
              </w:rPr>
              <w:fldChar w:fldCharType="begin"/>
            </w:r>
            <w:r w:rsidR="006D7376">
              <w:rPr>
                <w:noProof/>
                <w:webHidden/>
              </w:rPr>
              <w:instrText xml:space="preserve"> PAGEREF _Toc166423145 \h </w:instrText>
            </w:r>
            <w:r w:rsidR="006D7376">
              <w:rPr>
                <w:noProof/>
                <w:webHidden/>
              </w:rPr>
            </w:r>
            <w:r w:rsidR="006D7376">
              <w:rPr>
                <w:noProof/>
                <w:webHidden/>
              </w:rPr>
              <w:fldChar w:fldCharType="separate"/>
            </w:r>
            <w:r w:rsidR="006D657C">
              <w:rPr>
                <w:noProof/>
                <w:webHidden/>
              </w:rPr>
              <w:t>3</w:t>
            </w:r>
            <w:r w:rsidR="006D7376">
              <w:rPr>
                <w:noProof/>
                <w:webHidden/>
              </w:rPr>
              <w:fldChar w:fldCharType="end"/>
            </w:r>
          </w:hyperlink>
        </w:p>
        <w:p w14:paraId="25F36C95" w14:textId="5365BA09" w:rsidR="006D7376" w:rsidRDefault="00000000">
          <w:pPr>
            <w:pStyle w:val="TOC1"/>
            <w:rPr>
              <w:rFonts w:eastAsiaTheme="minorEastAsia" w:cstheme="minorBidi"/>
              <w:noProof/>
              <w:kern w:val="2"/>
              <w:szCs w:val="22"/>
              <w14:ligatures w14:val="standardContextual"/>
            </w:rPr>
          </w:pPr>
          <w:hyperlink w:anchor="_Toc166423146" w:history="1">
            <w:r w:rsidR="006D7376" w:rsidRPr="00473C77">
              <w:rPr>
                <w:rStyle w:val="Hyperlink"/>
                <w:rFonts w:cstheme="minorHAnsi"/>
                <w:noProof/>
              </w:rPr>
              <w:t>4.</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Tasks</w:t>
            </w:r>
            <w:r w:rsidR="006D7376">
              <w:rPr>
                <w:noProof/>
                <w:webHidden/>
              </w:rPr>
              <w:tab/>
            </w:r>
            <w:r w:rsidR="006D7376">
              <w:rPr>
                <w:noProof/>
                <w:webHidden/>
              </w:rPr>
              <w:fldChar w:fldCharType="begin"/>
            </w:r>
            <w:r w:rsidR="006D7376">
              <w:rPr>
                <w:noProof/>
                <w:webHidden/>
              </w:rPr>
              <w:instrText xml:space="preserve"> PAGEREF _Toc166423146 \h </w:instrText>
            </w:r>
            <w:r w:rsidR="006D7376">
              <w:rPr>
                <w:noProof/>
                <w:webHidden/>
              </w:rPr>
            </w:r>
            <w:r w:rsidR="006D7376">
              <w:rPr>
                <w:noProof/>
                <w:webHidden/>
              </w:rPr>
              <w:fldChar w:fldCharType="separate"/>
            </w:r>
            <w:r w:rsidR="006D657C">
              <w:rPr>
                <w:noProof/>
                <w:webHidden/>
              </w:rPr>
              <w:t>3</w:t>
            </w:r>
            <w:r w:rsidR="006D7376">
              <w:rPr>
                <w:noProof/>
                <w:webHidden/>
              </w:rPr>
              <w:fldChar w:fldCharType="end"/>
            </w:r>
          </w:hyperlink>
        </w:p>
        <w:p w14:paraId="06995C2F" w14:textId="6A076649" w:rsidR="006D7376" w:rsidRDefault="00000000">
          <w:pPr>
            <w:pStyle w:val="TOC1"/>
            <w:rPr>
              <w:rFonts w:eastAsiaTheme="minorEastAsia" w:cstheme="minorBidi"/>
              <w:noProof/>
              <w:kern w:val="2"/>
              <w:szCs w:val="22"/>
              <w14:ligatures w14:val="standardContextual"/>
            </w:rPr>
          </w:pPr>
          <w:hyperlink w:anchor="_Toc166423147" w:history="1">
            <w:r w:rsidR="006D7376" w:rsidRPr="00473C77">
              <w:rPr>
                <w:rStyle w:val="Hyperlink"/>
                <w:rFonts w:cstheme="minorHAnsi"/>
                <w:noProof/>
              </w:rPr>
              <w:t>5.</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Dependencies</w:t>
            </w:r>
            <w:r w:rsidR="006D7376">
              <w:rPr>
                <w:noProof/>
                <w:webHidden/>
              </w:rPr>
              <w:tab/>
            </w:r>
            <w:r w:rsidR="006D7376">
              <w:rPr>
                <w:noProof/>
                <w:webHidden/>
              </w:rPr>
              <w:fldChar w:fldCharType="begin"/>
            </w:r>
            <w:r w:rsidR="006D7376">
              <w:rPr>
                <w:noProof/>
                <w:webHidden/>
              </w:rPr>
              <w:instrText xml:space="preserve"> PAGEREF _Toc166423147 \h </w:instrText>
            </w:r>
            <w:r w:rsidR="006D7376">
              <w:rPr>
                <w:noProof/>
                <w:webHidden/>
              </w:rPr>
            </w:r>
            <w:r w:rsidR="006D7376">
              <w:rPr>
                <w:noProof/>
                <w:webHidden/>
              </w:rPr>
              <w:fldChar w:fldCharType="separate"/>
            </w:r>
            <w:r w:rsidR="006D657C">
              <w:rPr>
                <w:noProof/>
                <w:webHidden/>
              </w:rPr>
              <w:t>5</w:t>
            </w:r>
            <w:r w:rsidR="006D7376">
              <w:rPr>
                <w:noProof/>
                <w:webHidden/>
              </w:rPr>
              <w:fldChar w:fldCharType="end"/>
            </w:r>
          </w:hyperlink>
        </w:p>
        <w:p w14:paraId="44723890" w14:textId="4CA9C99B" w:rsidR="006D7376" w:rsidRDefault="00000000">
          <w:pPr>
            <w:pStyle w:val="TOC1"/>
            <w:rPr>
              <w:rFonts w:eastAsiaTheme="minorEastAsia" w:cstheme="minorBidi"/>
              <w:noProof/>
              <w:kern w:val="2"/>
              <w:szCs w:val="22"/>
              <w14:ligatures w14:val="standardContextual"/>
            </w:rPr>
          </w:pPr>
          <w:hyperlink w:anchor="_Toc166423148" w:history="1">
            <w:r w:rsidR="006D7376" w:rsidRPr="00473C77">
              <w:rPr>
                <w:rStyle w:val="Hyperlink"/>
                <w:rFonts w:cstheme="minorHAnsi"/>
                <w:noProof/>
              </w:rPr>
              <w:t>6.</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Flow</w:t>
            </w:r>
            <w:r w:rsidR="006D7376">
              <w:rPr>
                <w:noProof/>
                <w:webHidden/>
              </w:rPr>
              <w:tab/>
            </w:r>
            <w:r w:rsidR="006D7376">
              <w:rPr>
                <w:noProof/>
                <w:webHidden/>
              </w:rPr>
              <w:fldChar w:fldCharType="begin"/>
            </w:r>
            <w:r w:rsidR="006D7376">
              <w:rPr>
                <w:noProof/>
                <w:webHidden/>
              </w:rPr>
              <w:instrText xml:space="preserve"> PAGEREF _Toc166423148 \h </w:instrText>
            </w:r>
            <w:r w:rsidR="006D7376">
              <w:rPr>
                <w:noProof/>
                <w:webHidden/>
              </w:rPr>
            </w:r>
            <w:r w:rsidR="006D7376">
              <w:rPr>
                <w:noProof/>
                <w:webHidden/>
              </w:rPr>
              <w:fldChar w:fldCharType="separate"/>
            </w:r>
            <w:r w:rsidR="006D657C">
              <w:rPr>
                <w:noProof/>
                <w:webHidden/>
              </w:rPr>
              <w:t>6</w:t>
            </w:r>
            <w:r w:rsidR="006D7376">
              <w:rPr>
                <w:noProof/>
                <w:webHidden/>
              </w:rPr>
              <w:fldChar w:fldCharType="end"/>
            </w:r>
          </w:hyperlink>
        </w:p>
        <w:p w14:paraId="6CF0BCB5" w14:textId="56045F84" w:rsidR="006D7376" w:rsidRDefault="00000000">
          <w:pPr>
            <w:pStyle w:val="TOC1"/>
            <w:rPr>
              <w:rFonts w:eastAsiaTheme="minorEastAsia" w:cstheme="minorBidi"/>
              <w:noProof/>
              <w:kern w:val="2"/>
              <w:szCs w:val="22"/>
              <w14:ligatures w14:val="standardContextual"/>
            </w:rPr>
          </w:pPr>
          <w:hyperlink w:anchor="_Toc166423149" w:history="1">
            <w:r w:rsidR="006D7376" w:rsidRPr="00473C77">
              <w:rPr>
                <w:rStyle w:val="Hyperlink"/>
                <w:rFonts w:cstheme="minorHAnsi"/>
                <w:noProof/>
              </w:rPr>
              <w:t>7.</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Design Questions</w:t>
            </w:r>
            <w:r w:rsidR="006D7376">
              <w:rPr>
                <w:noProof/>
                <w:webHidden/>
              </w:rPr>
              <w:tab/>
            </w:r>
            <w:r w:rsidR="006D7376">
              <w:rPr>
                <w:noProof/>
                <w:webHidden/>
              </w:rPr>
              <w:fldChar w:fldCharType="begin"/>
            </w:r>
            <w:r w:rsidR="006D7376">
              <w:rPr>
                <w:noProof/>
                <w:webHidden/>
              </w:rPr>
              <w:instrText xml:space="preserve"> PAGEREF _Toc166423149 \h </w:instrText>
            </w:r>
            <w:r w:rsidR="006D7376">
              <w:rPr>
                <w:noProof/>
                <w:webHidden/>
              </w:rPr>
            </w:r>
            <w:r w:rsidR="006D7376">
              <w:rPr>
                <w:noProof/>
                <w:webHidden/>
              </w:rPr>
              <w:fldChar w:fldCharType="separate"/>
            </w:r>
            <w:r w:rsidR="006D657C">
              <w:rPr>
                <w:noProof/>
                <w:webHidden/>
              </w:rPr>
              <w:t>7</w:t>
            </w:r>
            <w:r w:rsidR="006D7376">
              <w:rPr>
                <w:noProof/>
                <w:webHidden/>
              </w:rPr>
              <w:fldChar w:fldCharType="end"/>
            </w:r>
          </w:hyperlink>
        </w:p>
        <w:p w14:paraId="6A846822" w14:textId="73F5E079" w:rsidR="006D7376" w:rsidRDefault="00000000">
          <w:pPr>
            <w:pStyle w:val="TOC1"/>
            <w:rPr>
              <w:rFonts w:eastAsiaTheme="minorEastAsia" w:cstheme="minorBidi"/>
              <w:noProof/>
              <w:kern w:val="2"/>
              <w:szCs w:val="22"/>
              <w14:ligatures w14:val="standardContextual"/>
            </w:rPr>
          </w:pPr>
          <w:hyperlink w:anchor="_Toc166423150" w:history="1">
            <w:r w:rsidR="006D7376" w:rsidRPr="00473C77">
              <w:rPr>
                <w:rStyle w:val="Hyperlink"/>
                <w:rFonts w:cstheme="minorHAnsi"/>
                <w:noProof/>
              </w:rPr>
              <w:t>8.</w:t>
            </w:r>
            <w:r w:rsidR="006D7376">
              <w:rPr>
                <w:rFonts w:eastAsiaTheme="minorEastAsia" w:cstheme="minorBidi"/>
                <w:noProof/>
                <w:kern w:val="2"/>
                <w:szCs w:val="22"/>
                <w14:ligatures w14:val="standardContextual"/>
              </w:rPr>
              <w:tab/>
            </w:r>
            <w:r w:rsidR="006D7376" w:rsidRPr="00473C77">
              <w:rPr>
                <w:rStyle w:val="Hyperlink"/>
                <w:rFonts w:cstheme="minorHAnsi"/>
                <w:noProof/>
              </w:rPr>
              <w:t>Data Source Mapping</w:t>
            </w:r>
            <w:r w:rsidR="006D7376">
              <w:rPr>
                <w:noProof/>
                <w:webHidden/>
              </w:rPr>
              <w:tab/>
            </w:r>
            <w:r w:rsidR="006D7376">
              <w:rPr>
                <w:noProof/>
                <w:webHidden/>
              </w:rPr>
              <w:fldChar w:fldCharType="begin"/>
            </w:r>
            <w:r w:rsidR="006D7376">
              <w:rPr>
                <w:noProof/>
                <w:webHidden/>
              </w:rPr>
              <w:instrText xml:space="preserve"> PAGEREF _Toc166423150 \h </w:instrText>
            </w:r>
            <w:r w:rsidR="006D7376">
              <w:rPr>
                <w:noProof/>
                <w:webHidden/>
              </w:rPr>
            </w:r>
            <w:r w:rsidR="006D7376">
              <w:rPr>
                <w:noProof/>
                <w:webHidden/>
              </w:rPr>
              <w:fldChar w:fldCharType="separate"/>
            </w:r>
            <w:r w:rsidR="006D657C">
              <w:rPr>
                <w:noProof/>
                <w:webHidden/>
              </w:rPr>
              <w:t>8</w:t>
            </w:r>
            <w:r w:rsidR="006D7376">
              <w:rPr>
                <w:noProof/>
                <w:webHidden/>
              </w:rPr>
              <w:fldChar w:fldCharType="end"/>
            </w:r>
          </w:hyperlink>
        </w:p>
        <w:p w14:paraId="749BCE45" w14:textId="465FA1AB" w:rsidR="006D7376" w:rsidRDefault="00000000">
          <w:pPr>
            <w:pStyle w:val="TOC1"/>
            <w:rPr>
              <w:rFonts w:eastAsiaTheme="minorEastAsia" w:cstheme="minorBidi"/>
              <w:noProof/>
              <w:kern w:val="2"/>
              <w:szCs w:val="22"/>
              <w14:ligatures w14:val="standardContextual"/>
            </w:rPr>
          </w:pPr>
          <w:hyperlink w:anchor="_Toc166423151" w:history="1">
            <w:r w:rsidR="006D7376" w:rsidRPr="00473C77">
              <w:rPr>
                <w:rStyle w:val="Hyperlink"/>
                <w:rFonts w:cstheme="minorHAnsi"/>
                <w:noProof/>
              </w:rPr>
              <w:t>9.</w:t>
            </w:r>
            <w:r w:rsidR="006D7376">
              <w:rPr>
                <w:rFonts w:eastAsiaTheme="minorEastAsia" w:cstheme="minorBidi"/>
                <w:noProof/>
                <w:kern w:val="2"/>
                <w:szCs w:val="22"/>
                <w14:ligatures w14:val="standardContextual"/>
              </w:rPr>
              <w:tab/>
            </w:r>
            <w:r w:rsidR="006D7376" w:rsidRPr="00473C77">
              <w:rPr>
                <w:rStyle w:val="Hyperlink"/>
                <w:rFonts w:cstheme="minorHAnsi"/>
                <w:noProof/>
              </w:rPr>
              <w:t>Other Software Used</w:t>
            </w:r>
            <w:r w:rsidR="006D7376">
              <w:rPr>
                <w:noProof/>
                <w:webHidden/>
              </w:rPr>
              <w:tab/>
            </w:r>
            <w:r w:rsidR="006D7376">
              <w:rPr>
                <w:noProof/>
                <w:webHidden/>
              </w:rPr>
              <w:fldChar w:fldCharType="begin"/>
            </w:r>
            <w:r w:rsidR="006D7376">
              <w:rPr>
                <w:noProof/>
                <w:webHidden/>
              </w:rPr>
              <w:instrText xml:space="preserve"> PAGEREF _Toc166423151 \h </w:instrText>
            </w:r>
            <w:r w:rsidR="006D7376">
              <w:rPr>
                <w:noProof/>
                <w:webHidden/>
              </w:rPr>
            </w:r>
            <w:r w:rsidR="006D7376">
              <w:rPr>
                <w:noProof/>
                <w:webHidden/>
              </w:rPr>
              <w:fldChar w:fldCharType="separate"/>
            </w:r>
            <w:r w:rsidR="006D657C">
              <w:rPr>
                <w:noProof/>
                <w:webHidden/>
              </w:rPr>
              <w:t>8</w:t>
            </w:r>
            <w:r w:rsidR="006D7376">
              <w:rPr>
                <w:noProof/>
                <w:webHidden/>
              </w:rPr>
              <w:fldChar w:fldCharType="end"/>
            </w:r>
          </w:hyperlink>
        </w:p>
        <w:p w14:paraId="184518D1" w14:textId="25AA08D9" w:rsidR="006D7376" w:rsidRDefault="00000000">
          <w:pPr>
            <w:pStyle w:val="TOC1"/>
            <w:rPr>
              <w:rFonts w:eastAsiaTheme="minorEastAsia" w:cstheme="minorBidi"/>
              <w:noProof/>
              <w:kern w:val="2"/>
              <w:szCs w:val="22"/>
              <w14:ligatures w14:val="standardContextual"/>
            </w:rPr>
          </w:pPr>
          <w:hyperlink w:anchor="_Toc166423152" w:history="1">
            <w:r w:rsidR="006D7376" w:rsidRPr="00473C77">
              <w:rPr>
                <w:rStyle w:val="Hyperlink"/>
                <w:rFonts w:cstheme="minorHAnsi"/>
                <w:noProof/>
              </w:rPr>
              <w:t>10.</w:t>
            </w:r>
            <w:r w:rsidR="006D7376">
              <w:rPr>
                <w:rFonts w:eastAsiaTheme="minorEastAsia" w:cstheme="minorBidi"/>
                <w:noProof/>
                <w:kern w:val="2"/>
                <w:szCs w:val="22"/>
                <w14:ligatures w14:val="standardContextual"/>
              </w:rPr>
              <w:tab/>
            </w:r>
            <w:r w:rsidR="006D7376" w:rsidRPr="00473C77">
              <w:rPr>
                <w:rStyle w:val="Hyperlink"/>
                <w:rFonts w:cstheme="minorHAnsi"/>
                <w:noProof/>
              </w:rPr>
              <w:t>AMOS Configuration</w:t>
            </w:r>
            <w:r w:rsidR="006D7376">
              <w:rPr>
                <w:noProof/>
                <w:webHidden/>
              </w:rPr>
              <w:tab/>
            </w:r>
            <w:r w:rsidR="006D7376">
              <w:rPr>
                <w:noProof/>
                <w:webHidden/>
              </w:rPr>
              <w:fldChar w:fldCharType="begin"/>
            </w:r>
            <w:r w:rsidR="006D7376">
              <w:rPr>
                <w:noProof/>
                <w:webHidden/>
              </w:rPr>
              <w:instrText xml:space="preserve"> PAGEREF _Toc166423152 \h </w:instrText>
            </w:r>
            <w:r w:rsidR="006D7376">
              <w:rPr>
                <w:noProof/>
                <w:webHidden/>
              </w:rPr>
            </w:r>
            <w:r w:rsidR="006D7376">
              <w:rPr>
                <w:noProof/>
                <w:webHidden/>
              </w:rPr>
              <w:fldChar w:fldCharType="separate"/>
            </w:r>
            <w:r w:rsidR="006D657C">
              <w:rPr>
                <w:noProof/>
                <w:webHidden/>
              </w:rPr>
              <w:t>9</w:t>
            </w:r>
            <w:r w:rsidR="006D7376">
              <w:rPr>
                <w:noProof/>
                <w:webHidden/>
              </w:rPr>
              <w:fldChar w:fldCharType="end"/>
            </w:r>
          </w:hyperlink>
        </w:p>
        <w:p w14:paraId="2DD5C532" w14:textId="43B9E2CF" w:rsidR="006D7376" w:rsidRDefault="00000000">
          <w:pPr>
            <w:pStyle w:val="TOC1"/>
            <w:rPr>
              <w:rFonts w:eastAsiaTheme="minorEastAsia" w:cstheme="minorBidi"/>
              <w:noProof/>
              <w:kern w:val="2"/>
              <w:szCs w:val="22"/>
              <w14:ligatures w14:val="standardContextual"/>
            </w:rPr>
          </w:pPr>
          <w:hyperlink w:anchor="_Toc166423153" w:history="1">
            <w:r w:rsidR="006D7376" w:rsidRPr="00473C77">
              <w:rPr>
                <w:rStyle w:val="Hyperlink"/>
                <w:rFonts w:cstheme="minorHAnsi"/>
                <w:noProof/>
              </w:rPr>
              <w:t>a.</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specific configuration programmes</w:t>
            </w:r>
            <w:r w:rsidR="006D7376">
              <w:rPr>
                <w:noProof/>
                <w:webHidden/>
              </w:rPr>
              <w:tab/>
            </w:r>
            <w:r w:rsidR="006D7376">
              <w:rPr>
                <w:noProof/>
                <w:webHidden/>
              </w:rPr>
              <w:fldChar w:fldCharType="begin"/>
            </w:r>
            <w:r w:rsidR="006D7376">
              <w:rPr>
                <w:noProof/>
                <w:webHidden/>
              </w:rPr>
              <w:instrText xml:space="preserve"> PAGEREF _Toc166423153 \h </w:instrText>
            </w:r>
            <w:r w:rsidR="006D7376">
              <w:rPr>
                <w:noProof/>
                <w:webHidden/>
              </w:rPr>
            </w:r>
            <w:r w:rsidR="006D7376">
              <w:rPr>
                <w:noProof/>
                <w:webHidden/>
              </w:rPr>
              <w:fldChar w:fldCharType="separate"/>
            </w:r>
            <w:r w:rsidR="006D657C">
              <w:rPr>
                <w:noProof/>
                <w:webHidden/>
              </w:rPr>
              <w:t>9</w:t>
            </w:r>
            <w:r w:rsidR="006D7376">
              <w:rPr>
                <w:noProof/>
                <w:webHidden/>
              </w:rPr>
              <w:fldChar w:fldCharType="end"/>
            </w:r>
          </w:hyperlink>
        </w:p>
        <w:p w14:paraId="7CFADCA3" w14:textId="06040DDE" w:rsidR="006D7376" w:rsidRDefault="00000000">
          <w:pPr>
            <w:pStyle w:val="TOC1"/>
            <w:rPr>
              <w:rFonts w:eastAsiaTheme="minorEastAsia" w:cstheme="minorBidi"/>
              <w:noProof/>
              <w:kern w:val="2"/>
              <w:szCs w:val="22"/>
              <w14:ligatures w14:val="standardContextual"/>
            </w:rPr>
          </w:pPr>
          <w:hyperlink w:anchor="_Toc166423154" w:history="1">
            <w:r w:rsidR="006D7376" w:rsidRPr="00473C77">
              <w:rPr>
                <w:rStyle w:val="Hyperlink"/>
                <w:rFonts w:cstheme="minorHAnsi"/>
                <w:noProof/>
              </w:rPr>
              <w:t>b.</w:t>
            </w:r>
            <w:r w:rsidR="006D7376">
              <w:rPr>
                <w:rFonts w:eastAsiaTheme="minorEastAsia" w:cstheme="minorBidi"/>
                <w:noProof/>
                <w:kern w:val="2"/>
                <w:szCs w:val="22"/>
                <w14:ligatures w14:val="standardContextual"/>
              </w:rPr>
              <w:tab/>
            </w:r>
            <w:r w:rsidR="006D7376" w:rsidRPr="00473C77">
              <w:rPr>
                <w:rStyle w:val="Hyperlink"/>
                <w:rFonts w:cstheme="minorHAnsi"/>
                <w:noProof/>
              </w:rPr>
              <w:t>Basic Data</w:t>
            </w:r>
            <w:r w:rsidR="006D7376">
              <w:rPr>
                <w:noProof/>
                <w:webHidden/>
              </w:rPr>
              <w:tab/>
            </w:r>
            <w:r w:rsidR="006D7376">
              <w:rPr>
                <w:noProof/>
                <w:webHidden/>
              </w:rPr>
              <w:fldChar w:fldCharType="begin"/>
            </w:r>
            <w:r w:rsidR="006D7376">
              <w:rPr>
                <w:noProof/>
                <w:webHidden/>
              </w:rPr>
              <w:instrText xml:space="preserve"> PAGEREF _Toc166423154 \h </w:instrText>
            </w:r>
            <w:r w:rsidR="006D7376">
              <w:rPr>
                <w:noProof/>
                <w:webHidden/>
              </w:rPr>
            </w:r>
            <w:r w:rsidR="006D7376">
              <w:rPr>
                <w:noProof/>
                <w:webHidden/>
              </w:rPr>
              <w:fldChar w:fldCharType="separate"/>
            </w:r>
            <w:r w:rsidR="006D657C">
              <w:rPr>
                <w:noProof/>
                <w:webHidden/>
              </w:rPr>
              <w:t>9</w:t>
            </w:r>
            <w:r w:rsidR="006D7376">
              <w:rPr>
                <w:noProof/>
                <w:webHidden/>
              </w:rPr>
              <w:fldChar w:fldCharType="end"/>
            </w:r>
          </w:hyperlink>
        </w:p>
        <w:p w14:paraId="3EEF5260" w14:textId="358D1F1F" w:rsidR="006D7376" w:rsidRDefault="00000000">
          <w:pPr>
            <w:pStyle w:val="TOC1"/>
            <w:rPr>
              <w:rFonts w:eastAsiaTheme="minorEastAsia" w:cstheme="minorBidi"/>
              <w:noProof/>
              <w:kern w:val="2"/>
              <w:szCs w:val="22"/>
              <w14:ligatures w14:val="standardContextual"/>
            </w:rPr>
          </w:pPr>
          <w:hyperlink w:anchor="_Toc166423155" w:history="1">
            <w:r w:rsidR="006D7376" w:rsidRPr="00473C77">
              <w:rPr>
                <w:rStyle w:val="Hyperlink"/>
                <w:rFonts w:cstheme="minorHAnsi"/>
                <w:noProof/>
              </w:rPr>
              <w:t>c.</w:t>
            </w:r>
            <w:r w:rsidR="006D7376">
              <w:rPr>
                <w:rFonts w:eastAsiaTheme="minorEastAsia" w:cstheme="minorBidi"/>
                <w:noProof/>
                <w:kern w:val="2"/>
                <w:szCs w:val="22"/>
                <w14:ligatures w14:val="standardContextual"/>
              </w:rPr>
              <w:tab/>
            </w:r>
            <w:r w:rsidR="006D7376" w:rsidRPr="00473C77">
              <w:rPr>
                <w:rStyle w:val="Hyperlink"/>
                <w:rFonts w:cstheme="minorHAnsi"/>
                <w:noProof/>
              </w:rPr>
              <w:t>Parameters</w:t>
            </w:r>
            <w:r w:rsidR="006D7376">
              <w:rPr>
                <w:noProof/>
                <w:webHidden/>
              </w:rPr>
              <w:tab/>
            </w:r>
            <w:r w:rsidR="006D7376">
              <w:rPr>
                <w:noProof/>
                <w:webHidden/>
              </w:rPr>
              <w:fldChar w:fldCharType="begin"/>
            </w:r>
            <w:r w:rsidR="006D7376">
              <w:rPr>
                <w:noProof/>
                <w:webHidden/>
              </w:rPr>
              <w:instrText xml:space="preserve"> PAGEREF _Toc166423155 \h </w:instrText>
            </w:r>
            <w:r w:rsidR="006D7376">
              <w:rPr>
                <w:noProof/>
                <w:webHidden/>
              </w:rPr>
            </w:r>
            <w:r w:rsidR="006D7376">
              <w:rPr>
                <w:noProof/>
                <w:webHidden/>
              </w:rPr>
              <w:fldChar w:fldCharType="separate"/>
            </w:r>
            <w:r w:rsidR="006D657C">
              <w:rPr>
                <w:noProof/>
                <w:webHidden/>
              </w:rPr>
              <w:t>10</w:t>
            </w:r>
            <w:r w:rsidR="006D7376">
              <w:rPr>
                <w:noProof/>
                <w:webHidden/>
              </w:rPr>
              <w:fldChar w:fldCharType="end"/>
            </w:r>
          </w:hyperlink>
        </w:p>
        <w:p w14:paraId="7E37FBC5" w14:textId="61D74094" w:rsidR="006D7376" w:rsidRDefault="00000000">
          <w:pPr>
            <w:pStyle w:val="TOC1"/>
            <w:rPr>
              <w:rFonts w:eastAsiaTheme="minorEastAsia" w:cstheme="minorBidi"/>
              <w:noProof/>
              <w:kern w:val="2"/>
              <w:szCs w:val="22"/>
              <w14:ligatures w14:val="standardContextual"/>
            </w:rPr>
          </w:pPr>
          <w:hyperlink w:anchor="_Toc166423156" w:history="1">
            <w:r w:rsidR="006D7376" w:rsidRPr="00473C77">
              <w:rPr>
                <w:rStyle w:val="Hyperlink"/>
                <w:rFonts w:cstheme="minorHAnsi"/>
                <w:noProof/>
              </w:rPr>
              <w:t>d.</w:t>
            </w:r>
            <w:r w:rsidR="006D7376">
              <w:rPr>
                <w:rFonts w:eastAsiaTheme="minorEastAsia" w:cstheme="minorBidi"/>
                <w:noProof/>
                <w:kern w:val="2"/>
                <w:szCs w:val="22"/>
                <w14:ligatures w14:val="standardContextual"/>
              </w:rPr>
              <w:tab/>
            </w:r>
            <w:r w:rsidR="006D7376" w:rsidRPr="00473C77">
              <w:rPr>
                <w:rStyle w:val="Hyperlink"/>
                <w:rFonts w:cstheme="minorHAnsi"/>
                <w:noProof/>
              </w:rPr>
              <w:t>Workflows</w:t>
            </w:r>
            <w:r w:rsidR="006D7376">
              <w:rPr>
                <w:noProof/>
                <w:webHidden/>
              </w:rPr>
              <w:tab/>
            </w:r>
            <w:r w:rsidR="006D7376">
              <w:rPr>
                <w:noProof/>
                <w:webHidden/>
              </w:rPr>
              <w:fldChar w:fldCharType="begin"/>
            </w:r>
            <w:r w:rsidR="006D7376">
              <w:rPr>
                <w:noProof/>
                <w:webHidden/>
              </w:rPr>
              <w:instrText xml:space="preserve"> PAGEREF _Toc166423156 \h </w:instrText>
            </w:r>
            <w:r w:rsidR="006D7376">
              <w:rPr>
                <w:noProof/>
                <w:webHidden/>
              </w:rPr>
            </w:r>
            <w:r w:rsidR="006D7376">
              <w:rPr>
                <w:noProof/>
                <w:webHidden/>
              </w:rPr>
              <w:fldChar w:fldCharType="separate"/>
            </w:r>
            <w:r w:rsidR="006D657C">
              <w:rPr>
                <w:noProof/>
                <w:webHidden/>
              </w:rPr>
              <w:t>10</w:t>
            </w:r>
            <w:r w:rsidR="006D7376">
              <w:rPr>
                <w:noProof/>
                <w:webHidden/>
              </w:rPr>
              <w:fldChar w:fldCharType="end"/>
            </w:r>
          </w:hyperlink>
        </w:p>
        <w:p w14:paraId="44C2BF09" w14:textId="288772B3" w:rsidR="006D7376" w:rsidRDefault="00000000">
          <w:pPr>
            <w:pStyle w:val="TOC1"/>
            <w:rPr>
              <w:rFonts w:eastAsiaTheme="minorEastAsia" w:cstheme="minorBidi"/>
              <w:noProof/>
              <w:kern w:val="2"/>
              <w:szCs w:val="22"/>
              <w14:ligatures w14:val="standardContextual"/>
            </w:rPr>
          </w:pPr>
          <w:hyperlink w:anchor="_Toc166423157" w:history="1">
            <w:r w:rsidR="006D7376" w:rsidRPr="00473C77">
              <w:rPr>
                <w:rStyle w:val="Hyperlink"/>
                <w:rFonts w:cstheme="minorHAnsi"/>
                <w:noProof/>
              </w:rPr>
              <w:t>e.</w:t>
            </w:r>
            <w:r w:rsidR="006D7376">
              <w:rPr>
                <w:rFonts w:eastAsiaTheme="minorEastAsia" w:cstheme="minorBidi"/>
                <w:noProof/>
                <w:kern w:val="2"/>
                <w:szCs w:val="22"/>
                <w14:ligatures w14:val="standardContextual"/>
              </w:rPr>
              <w:tab/>
            </w:r>
            <w:r w:rsidR="006D7376" w:rsidRPr="00473C77">
              <w:rPr>
                <w:rStyle w:val="Hyperlink"/>
                <w:rFonts w:cstheme="minorHAnsi"/>
                <w:noProof/>
              </w:rPr>
              <w:t>Scheduled Tasks</w:t>
            </w:r>
            <w:r w:rsidR="006D7376">
              <w:rPr>
                <w:noProof/>
                <w:webHidden/>
              </w:rPr>
              <w:tab/>
            </w:r>
            <w:r w:rsidR="006D7376">
              <w:rPr>
                <w:noProof/>
                <w:webHidden/>
              </w:rPr>
              <w:fldChar w:fldCharType="begin"/>
            </w:r>
            <w:r w:rsidR="006D7376">
              <w:rPr>
                <w:noProof/>
                <w:webHidden/>
              </w:rPr>
              <w:instrText xml:space="preserve"> PAGEREF _Toc166423157 \h </w:instrText>
            </w:r>
            <w:r w:rsidR="006D7376">
              <w:rPr>
                <w:noProof/>
                <w:webHidden/>
              </w:rPr>
            </w:r>
            <w:r w:rsidR="006D7376">
              <w:rPr>
                <w:noProof/>
                <w:webHidden/>
              </w:rPr>
              <w:fldChar w:fldCharType="separate"/>
            </w:r>
            <w:r w:rsidR="006D657C">
              <w:rPr>
                <w:noProof/>
                <w:webHidden/>
              </w:rPr>
              <w:t>10</w:t>
            </w:r>
            <w:r w:rsidR="006D7376">
              <w:rPr>
                <w:noProof/>
                <w:webHidden/>
              </w:rPr>
              <w:fldChar w:fldCharType="end"/>
            </w:r>
          </w:hyperlink>
        </w:p>
        <w:p w14:paraId="7E278984" w14:textId="3660D0D9" w:rsidR="006D7376" w:rsidRDefault="00000000">
          <w:pPr>
            <w:pStyle w:val="TOC1"/>
            <w:rPr>
              <w:rFonts w:eastAsiaTheme="minorEastAsia" w:cstheme="minorBidi"/>
              <w:noProof/>
              <w:kern w:val="2"/>
              <w:szCs w:val="22"/>
              <w14:ligatures w14:val="standardContextual"/>
            </w:rPr>
          </w:pPr>
          <w:hyperlink w:anchor="_Toc166423158" w:history="1">
            <w:r w:rsidR="006D7376" w:rsidRPr="00473C77">
              <w:rPr>
                <w:rStyle w:val="Hyperlink"/>
                <w:rFonts w:cstheme="minorHAnsi"/>
                <w:noProof/>
              </w:rPr>
              <w:t>f.</w:t>
            </w:r>
            <w:r w:rsidR="006D7376">
              <w:rPr>
                <w:rFonts w:eastAsiaTheme="minorEastAsia" w:cstheme="minorBidi"/>
                <w:noProof/>
                <w:kern w:val="2"/>
                <w:szCs w:val="22"/>
                <w14:ligatures w14:val="standardContextual"/>
              </w:rPr>
              <w:tab/>
            </w:r>
            <w:r w:rsidR="006D7376" w:rsidRPr="00473C77">
              <w:rPr>
                <w:rStyle w:val="Hyperlink"/>
                <w:rFonts w:cstheme="minorHAnsi"/>
                <w:noProof/>
              </w:rPr>
              <w:t>API’s &amp; Interfaces</w:t>
            </w:r>
            <w:r w:rsidR="006D7376">
              <w:rPr>
                <w:noProof/>
                <w:webHidden/>
              </w:rPr>
              <w:tab/>
            </w:r>
            <w:r w:rsidR="006D7376">
              <w:rPr>
                <w:noProof/>
                <w:webHidden/>
              </w:rPr>
              <w:fldChar w:fldCharType="begin"/>
            </w:r>
            <w:r w:rsidR="006D7376">
              <w:rPr>
                <w:noProof/>
                <w:webHidden/>
              </w:rPr>
              <w:instrText xml:space="preserve"> PAGEREF _Toc166423158 \h </w:instrText>
            </w:r>
            <w:r w:rsidR="006D7376">
              <w:rPr>
                <w:noProof/>
                <w:webHidden/>
              </w:rPr>
            </w:r>
            <w:r w:rsidR="006D7376">
              <w:rPr>
                <w:noProof/>
                <w:webHidden/>
              </w:rPr>
              <w:fldChar w:fldCharType="separate"/>
            </w:r>
            <w:r w:rsidR="006D657C">
              <w:rPr>
                <w:noProof/>
                <w:webHidden/>
              </w:rPr>
              <w:t>10</w:t>
            </w:r>
            <w:r w:rsidR="006D7376">
              <w:rPr>
                <w:noProof/>
                <w:webHidden/>
              </w:rPr>
              <w:fldChar w:fldCharType="end"/>
            </w:r>
          </w:hyperlink>
        </w:p>
        <w:p w14:paraId="4DD39792" w14:textId="0DF03EC9" w:rsidR="006D7376" w:rsidRDefault="00000000">
          <w:pPr>
            <w:pStyle w:val="TOC1"/>
            <w:rPr>
              <w:rFonts w:eastAsiaTheme="minorEastAsia" w:cstheme="minorBidi"/>
              <w:noProof/>
              <w:kern w:val="2"/>
              <w:szCs w:val="22"/>
              <w14:ligatures w14:val="standardContextual"/>
            </w:rPr>
          </w:pPr>
          <w:hyperlink w:anchor="_Toc166423159" w:history="1">
            <w:r w:rsidR="006D7376" w:rsidRPr="00473C77">
              <w:rPr>
                <w:rStyle w:val="Hyperlink"/>
                <w:rFonts w:cstheme="minorHAnsi"/>
                <w:noProof/>
              </w:rPr>
              <w:t>11.</w:t>
            </w:r>
            <w:r w:rsidR="006D7376">
              <w:rPr>
                <w:rFonts w:eastAsiaTheme="minorEastAsia" w:cstheme="minorBidi"/>
                <w:noProof/>
                <w:kern w:val="2"/>
                <w:szCs w:val="22"/>
                <w14:ligatures w14:val="standardContextual"/>
              </w:rPr>
              <w:tab/>
            </w:r>
            <w:r w:rsidR="006D7376" w:rsidRPr="00473C77">
              <w:rPr>
                <w:rStyle w:val="Hyperlink"/>
                <w:rFonts w:cstheme="minorHAnsi"/>
                <w:noProof/>
              </w:rPr>
              <w:t>UAT Guidance</w:t>
            </w:r>
            <w:r w:rsidR="006D7376">
              <w:rPr>
                <w:noProof/>
                <w:webHidden/>
              </w:rPr>
              <w:tab/>
            </w:r>
            <w:r w:rsidR="006D7376">
              <w:rPr>
                <w:noProof/>
                <w:webHidden/>
              </w:rPr>
              <w:fldChar w:fldCharType="begin"/>
            </w:r>
            <w:r w:rsidR="006D7376">
              <w:rPr>
                <w:noProof/>
                <w:webHidden/>
              </w:rPr>
              <w:instrText xml:space="preserve"> PAGEREF _Toc166423159 \h </w:instrText>
            </w:r>
            <w:r w:rsidR="006D7376">
              <w:rPr>
                <w:noProof/>
                <w:webHidden/>
              </w:rPr>
            </w:r>
            <w:r w:rsidR="006D7376">
              <w:rPr>
                <w:noProof/>
                <w:webHidden/>
              </w:rPr>
              <w:fldChar w:fldCharType="separate"/>
            </w:r>
            <w:r w:rsidR="006D657C">
              <w:rPr>
                <w:noProof/>
                <w:webHidden/>
              </w:rPr>
              <w:t>10</w:t>
            </w:r>
            <w:r w:rsidR="006D7376">
              <w:rPr>
                <w:noProof/>
                <w:webHidden/>
              </w:rPr>
              <w:fldChar w:fldCharType="end"/>
            </w:r>
          </w:hyperlink>
        </w:p>
        <w:p w14:paraId="496A9760" w14:textId="686E78B8" w:rsidR="006D7376" w:rsidRDefault="00000000">
          <w:pPr>
            <w:pStyle w:val="TOC1"/>
            <w:rPr>
              <w:rFonts w:eastAsiaTheme="minorEastAsia" w:cstheme="minorBidi"/>
              <w:noProof/>
              <w:kern w:val="2"/>
              <w:szCs w:val="22"/>
              <w14:ligatures w14:val="standardContextual"/>
            </w:rPr>
          </w:pPr>
          <w:hyperlink w:anchor="_Toc166423160" w:history="1">
            <w:r w:rsidR="006D7376" w:rsidRPr="00473C77">
              <w:rPr>
                <w:rStyle w:val="Hyperlink"/>
                <w:rFonts w:cstheme="minorHAnsi"/>
                <w:noProof/>
              </w:rPr>
              <w:t>12.</w:t>
            </w:r>
            <w:r w:rsidR="006D7376">
              <w:rPr>
                <w:rFonts w:eastAsiaTheme="minorEastAsia" w:cstheme="minorBidi"/>
                <w:noProof/>
                <w:kern w:val="2"/>
                <w:szCs w:val="22"/>
                <w14:ligatures w14:val="standardContextual"/>
              </w:rPr>
              <w:tab/>
            </w:r>
            <w:r w:rsidR="006D7376" w:rsidRPr="00473C77">
              <w:rPr>
                <w:rStyle w:val="Hyperlink"/>
                <w:rFonts w:cstheme="minorHAnsi"/>
                <w:noProof/>
              </w:rPr>
              <w:t>Annex – Additional Info</w:t>
            </w:r>
            <w:r w:rsidR="006D7376">
              <w:rPr>
                <w:noProof/>
                <w:webHidden/>
              </w:rPr>
              <w:tab/>
            </w:r>
            <w:r w:rsidR="006D7376">
              <w:rPr>
                <w:noProof/>
                <w:webHidden/>
              </w:rPr>
              <w:fldChar w:fldCharType="begin"/>
            </w:r>
            <w:r w:rsidR="006D7376">
              <w:rPr>
                <w:noProof/>
                <w:webHidden/>
              </w:rPr>
              <w:instrText xml:space="preserve"> PAGEREF _Toc166423160 \h </w:instrText>
            </w:r>
            <w:r w:rsidR="006D7376">
              <w:rPr>
                <w:noProof/>
                <w:webHidden/>
              </w:rPr>
            </w:r>
            <w:r w:rsidR="006D7376">
              <w:rPr>
                <w:noProof/>
                <w:webHidden/>
              </w:rPr>
              <w:fldChar w:fldCharType="separate"/>
            </w:r>
            <w:r w:rsidR="006D657C">
              <w:rPr>
                <w:noProof/>
                <w:webHidden/>
              </w:rPr>
              <w:t>11</w:t>
            </w:r>
            <w:r w:rsidR="006D7376">
              <w:rPr>
                <w:noProof/>
                <w:webHidden/>
              </w:rPr>
              <w:fldChar w:fldCharType="end"/>
            </w:r>
          </w:hyperlink>
        </w:p>
        <w:p w14:paraId="6B4948A2" w14:textId="193E27D4"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14" w:name="_Toc159516448"/>
      <w:bookmarkStart w:id="15" w:name="_Toc166423143"/>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14"/>
      <w:bookmarkEnd w:id="15"/>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7AB249CD" w14:textId="074CC7B3" w:rsidR="002A0198" w:rsidRDefault="007C4DCC" w:rsidP="00687BE7">
      <w:pPr>
        <w:spacing w:before="240" w:after="240" w:line="276" w:lineRule="auto"/>
        <w:jc w:val="both"/>
        <w:rPr>
          <w:rFonts w:cstheme="minorHAnsi"/>
          <w:sz w:val="22"/>
          <w:szCs w:val="22"/>
          <w:lang w:val="en-CH"/>
        </w:rPr>
      </w:pPr>
      <w:r>
        <w:rPr>
          <w:rFonts w:cstheme="minorHAnsi"/>
          <w:sz w:val="22"/>
          <w:szCs w:val="22"/>
          <w:lang w:val="en-CH"/>
        </w:rPr>
        <w:t>This process describes</w:t>
      </w:r>
      <w:r w:rsidR="003701DD">
        <w:rPr>
          <w:rFonts w:cstheme="minorHAnsi"/>
          <w:sz w:val="22"/>
          <w:szCs w:val="22"/>
          <w:lang w:val="en-CH"/>
        </w:rPr>
        <w:t xml:space="preserve"> </w:t>
      </w:r>
      <w:del w:id="16" w:author="Dupont Dimitri" w:date="2024-11-19T11:58:00Z">
        <w:r w:rsidR="003701DD" w:rsidDel="00703166">
          <w:rPr>
            <w:rFonts w:cstheme="minorHAnsi"/>
            <w:sz w:val="22"/>
            <w:szCs w:val="22"/>
            <w:lang w:val="en-CH"/>
          </w:rPr>
          <w:delText xml:space="preserve">how to extract </w:delText>
        </w:r>
        <w:r w:rsidR="002C4E3B" w:rsidDel="00703166">
          <w:rPr>
            <w:rFonts w:cstheme="minorHAnsi"/>
            <w:sz w:val="22"/>
            <w:szCs w:val="22"/>
            <w:lang w:val="en-CH"/>
          </w:rPr>
          <w:delText xml:space="preserve">all </w:delText>
        </w:r>
        <w:r w:rsidR="003701DD" w:rsidDel="00703166">
          <w:rPr>
            <w:rFonts w:cstheme="minorHAnsi"/>
            <w:sz w:val="22"/>
            <w:szCs w:val="22"/>
            <w:lang w:val="en-CH"/>
          </w:rPr>
          <w:delText xml:space="preserve">the </w:delText>
        </w:r>
        <w:r w:rsidR="002C4E3B" w:rsidDel="00703166">
          <w:rPr>
            <w:rFonts w:cstheme="minorHAnsi"/>
            <w:sz w:val="22"/>
            <w:szCs w:val="22"/>
            <w:lang w:val="en-CH"/>
          </w:rPr>
          <w:delText xml:space="preserve">mandatory </w:delText>
        </w:r>
        <w:r w:rsidR="003701DD" w:rsidDel="00703166">
          <w:rPr>
            <w:rFonts w:cstheme="minorHAnsi"/>
            <w:sz w:val="22"/>
            <w:szCs w:val="22"/>
            <w:lang w:val="en-CH"/>
          </w:rPr>
          <w:delText xml:space="preserve">airworthiness data </w:delText>
        </w:r>
        <w:r w:rsidR="002C4E3B" w:rsidDel="00703166">
          <w:rPr>
            <w:rFonts w:cstheme="minorHAnsi"/>
            <w:sz w:val="22"/>
            <w:szCs w:val="22"/>
            <w:lang w:val="en-CH"/>
          </w:rPr>
          <w:delText xml:space="preserve">that are needed for the future operator </w:delText>
        </w:r>
        <w:r w:rsidR="008D7205" w:rsidDel="00703166">
          <w:rPr>
            <w:rFonts w:cstheme="minorHAnsi"/>
            <w:sz w:val="22"/>
            <w:szCs w:val="22"/>
            <w:lang w:val="en-CH"/>
          </w:rPr>
          <w:delText>aircraft phase-in</w:delText>
        </w:r>
        <w:r w:rsidR="004B4027" w:rsidDel="00703166">
          <w:rPr>
            <w:rFonts w:cstheme="minorHAnsi"/>
            <w:sz w:val="22"/>
            <w:szCs w:val="22"/>
            <w:lang w:val="en-CH"/>
          </w:rPr>
          <w:delText xml:space="preserve">, and to inactivate it in the </w:delText>
        </w:r>
        <w:r w:rsidR="00830AA1" w:rsidDel="00703166">
          <w:rPr>
            <w:rFonts w:cstheme="minorHAnsi"/>
            <w:sz w:val="22"/>
            <w:szCs w:val="22"/>
            <w:lang w:val="en-CH"/>
          </w:rPr>
          <w:delText>live system</w:delText>
        </w:r>
      </w:del>
      <w:ins w:id="17" w:author="Dupont Dimitri" w:date="2024-11-19T11:58:00Z">
        <w:r w:rsidR="00703166">
          <w:rPr>
            <w:rFonts w:cstheme="minorHAnsi"/>
            <w:sz w:val="22"/>
            <w:szCs w:val="22"/>
            <w:lang w:val="en-CH"/>
          </w:rPr>
          <w:t>the various steps</w:t>
        </w:r>
      </w:ins>
      <w:ins w:id="18" w:author="Dupont Dimitri" w:date="2024-11-19T11:59:00Z">
        <w:r w:rsidR="00E617A8">
          <w:rPr>
            <w:rFonts w:cstheme="minorHAnsi"/>
            <w:sz w:val="22"/>
            <w:szCs w:val="22"/>
            <w:lang w:val="en-CH"/>
          </w:rPr>
          <w:t>, e</w:t>
        </w:r>
      </w:ins>
      <w:ins w:id="19" w:author="Dupont Dimitri" w:date="2024-11-20T09:40:00Z">
        <w:r w:rsidR="00B80689">
          <w:rPr>
            <w:rFonts w:cstheme="minorHAnsi"/>
            <w:sz w:val="22"/>
            <w:szCs w:val="22"/>
            <w:lang w:val="en-CH"/>
          </w:rPr>
          <w:t>i</w:t>
        </w:r>
      </w:ins>
      <w:ins w:id="20" w:author="Dupont Dimitri" w:date="2024-11-19T11:59:00Z">
        <w:r w:rsidR="00E617A8">
          <w:rPr>
            <w:rFonts w:cstheme="minorHAnsi"/>
            <w:sz w:val="22"/>
            <w:szCs w:val="22"/>
            <w:lang w:val="en-CH"/>
          </w:rPr>
          <w:t xml:space="preserve">ther using </w:t>
        </w:r>
        <w:proofErr w:type="spellStart"/>
        <w:r w:rsidR="00E617A8">
          <w:rPr>
            <w:rFonts w:cstheme="minorHAnsi"/>
            <w:sz w:val="22"/>
            <w:szCs w:val="22"/>
            <w:lang w:val="en-CH"/>
          </w:rPr>
          <w:t>Xfiles</w:t>
        </w:r>
      </w:ins>
      <w:proofErr w:type="spellEnd"/>
      <w:ins w:id="21" w:author="Dupont Dimitri" w:date="2024-11-19T11:58:00Z">
        <w:r w:rsidR="00703166">
          <w:rPr>
            <w:rFonts w:cstheme="minorHAnsi"/>
            <w:sz w:val="22"/>
            <w:szCs w:val="22"/>
            <w:lang w:val="en-CH"/>
          </w:rPr>
          <w:t xml:space="preserve"> </w:t>
        </w:r>
      </w:ins>
      <w:ins w:id="22" w:author="Dupont Dimitri" w:date="2024-11-20T09:41:00Z">
        <w:r w:rsidR="009C0220">
          <w:rPr>
            <w:rFonts w:cstheme="minorHAnsi"/>
            <w:sz w:val="22"/>
            <w:szCs w:val="22"/>
            <w:lang w:val="en-CH"/>
          </w:rPr>
          <w:t xml:space="preserve">or manual entries </w:t>
        </w:r>
      </w:ins>
      <w:ins w:id="23" w:author="Dupont Dimitri" w:date="2024-11-19T11:58:00Z">
        <w:r w:rsidR="00703166">
          <w:rPr>
            <w:rFonts w:cstheme="minorHAnsi"/>
            <w:sz w:val="22"/>
            <w:szCs w:val="22"/>
            <w:lang w:val="en-CH"/>
          </w:rPr>
          <w:t xml:space="preserve">to </w:t>
        </w:r>
      </w:ins>
      <w:ins w:id="24" w:author="Dupont Dimitri" w:date="2024-11-19T11:59:00Z">
        <w:r w:rsidR="00703166">
          <w:rPr>
            <w:rFonts w:cstheme="minorHAnsi"/>
            <w:sz w:val="22"/>
            <w:szCs w:val="22"/>
            <w:lang w:val="en-CH"/>
          </w:rPr>
          <w:t>integrate a</w:t>
        </w:r>
      </w:ins>
      <w:ins w:id="25" w:author="Dupont Dimitri" w:date="2024-11-20T09:41:00Z">
        <w:r w:rsidR="009C0220">
          <w:rPr>
            <w:rFonts w:cstheme="minorHAnsi"/>
            <w:sz w:val="22"/>
            <w:szCs w:val="22"/>
            <w:lang w:val="en-CH"/>
          </w:rPr>
          <w:t xml:space="preserve">n </w:t>
        </w:r>
      </w:ins>
      <w:ins w:id="26" w:author="Dupont Dimitri" w:date="2024-11-19T11:59:00Z">
        <w:r w:rsidR="00703166">
          <w:rPr>
            <w:rFonts w:cstheme="minorHAnsi"/>
            <w:sz w:val="22"/>
            <w:szCs w:val="22"/>
            <w:lang w:val="en-CH"/>
          </w:rPr>
          <w:t>aircraft in the fleet.</w:t>
        </w:r>
      </w:ins>
      <w:del w:id="27" w:author="Dupont Dimitri" w:date="2024-11-19T11:59:00Z">
        <w:r w:rsidR="00830AA1" w:rsidDel="00E617A8">
          <w:rPr>
            <w:rFonts w:cstheme="minorHAnsi"/>
            <w:sz w:val="22"/>
            <w:szCs w:val="22"/>
            <w:lang w:val="en-CH"/>
          </w:rPr>
          <w:delText>.</w:delText>
        </w:r>
      </w:del>
    </w:p>
    <w:p w14:paraId="06BDF2C6" w14:textId="25D5A367" w:rsidR="00AC70D5" w:rsidRDefault="00AC70D5" w:rsidP="00687BE7">
      <w:pPr>
        <w:spacing w:before="240" w:after="240" w:line="276" w:lineRule="auto"/>
        <w:jc w:val="both"/>
        <w:rPr>
          <w:ins w:id="28" w:author="Dupont Dimitri" w:date="2024-11-19T12:11:00Z"/>
          <w:rFonts w:cstheme="minorHAnsi"/>
          <w:sz w:val="22"/>
          <w:szCs w:val="22"/>
          <w:lang w:val="en-CH"/>
        </w:rPr>
      </w:pPr>
      <w:r w:rsidRPr="00AC70D5">
        <w:rPr>
          <w:rFonts w:cstheme="minorHAnsi"/>
          <w:sz w:val="22"/>
          <w:szCs w:val="22"/>
          <w:lang w:val="en-CH"/>
        </w:rPr>
        <w:t xml:space="preserve">When an aircraft (new or used) is first delivered to an operator, the airline </w:t>
      </w:r>
      <w:del w:id="29" w:author="Dupont Dimitri" w:date="2024-11-19T12:00:00Z">
        <w:r w:rsidRPr="00AC70D5" w:rsidDel="009A4D77">
          <w:rPr>
            <w:rFonts w:cstheme="minorHAnsi"/>
            <w:sz w:val="22"/>
            <w:szCs w:val="22"/>
            <w:lang w:val="en-CH"/>
          </w:rPr>
          <w:delText xml:space="preserve">itself (or its maintenance partner) </w:delText>
        </w:r>
      </w:del>
      <w:r w:rsidRPr="00AC70D5">
        <w:rPr>
          <w:rFonts w:cstheme="minorHAnsi"/>
          <w:sz w:val="22"/>
          <w:szCs w:val="22"/>
          <w:lang w:val="en-CH"/>
        </w:rPr>
        <w:t xml:space="preserve">must record all details </w:t>
      </w:r>
      <w:ins w:id="30" w:author="Dupont Dimitri" w:date="2024-11-20T09:25:00Z">
        <w:r w:rsidR="00055E01">
          <w:rPr>
            <w:rFonts w:cstheme="minorHAnsi"/>
            <w:sz w:val="22"/>
            <w:szCs w:val="22"/>
            <w:lang w:val="en-CH"/>
          </w:rPr>
          <w:t xml:space="preserve">like </w:t>
        </w:r>
      </w:ins>
      <w:ins w:id="31" w:author="Dupont Dimitri" w:date="2024-11-20T09:46:00Z">
        <w:r w:rsidR="004D5D14">
          <w:rPr>
            <w:rFonts w:cstheme="minorHAnsi"/>
            <w:sz w:val="22"/>
            <w:szCs w:val="22"/>
            <w:lang w:val="en-CH"/>
          </w:rPr>
          <w:t>R</w:t>
        </w:r>
      </w:ins>
      <w:ins w:id="32" w:author="Dupont Dimitri" w:date="2024-11-20T09:25:00Z">
        <w:r w:rsidR="00055E01">
          <w:rPr>
            <w:rFonts w:cstheme="minorHAnsi"/>
            <w:sz w:val="22"/>
            <w:szCs w:val="22"/>
            <w:lang w:val="en-CH"/>
          </w:rPr>
          <w:t>egistration</w:t>
        </w:r>
        <w:r w:rsidR="00261820">
          <w:rPr>
            <w:rFonts w:cstheme="minorHAnsi"/>
            <w:sz w:val="22"/>
            <w:szCs w:val="22"/>
            <w:lang w:val="en-CH"/>
          </w:rPr>
          <w:t xml:space="preserve">, </w:t>
        </w:r>
      </w:ins>
      <w:del w:id="33" w:author="Dupont Dimitri" w:date="2024-11-20T09:25:00Z">
        <w:r w:rsidRPr="00AC70D5" w:rsidDel="00055E01">
          <w:rPr>
            <w:rFonts w:cstheme="minorHAnsi"/>
            <w:sz w:val="22"/>
            <w:szCs w:val="22"/>
            <w:lang w:val="en-CH"/>
          </w:rPr>
          <w:delText xml:space="preserve">of </w:delText>
        </w:r>
      </w:del>
      <w:r w:rsidRPr="00AC70D5">
        <w:rPr>
          <w:rFonts w:cstheme="minorHAnsi"/>
          <w:sz w:val="22"/>
          <w:szCs w:val="22"/>
          <w:lang w:val="en-CH"/>
        </w:rPr>
        <w:t xml:space="preserve">Part Number, Serial Number, </w:t>
      </w:r>
      <w:ins w:id="34" w:author="Dupont Dimitri" w:date="2024-11-20T09:26:00Z">
        <w:r w:rsidR="00261820">
          <w:rPr>
            <w:rFonts w:cstheme="minorHAnsi"/>
            <w:sz w:val="22"/>
            <w:szCs w:val="22"/>
            <w:lang w:val="en-CH"/>
          </w:rPr>
          <w:t>owner, operator</w:t>
        </w:r>
        <w:r w:rsidR="001C0353">
          <w:rPr>
            <w:rFonts w:cstheme="minorHAnsi"/>
            <w:sz w:val="22"/>
            <w:szCs w:val="22"/>
            <w:lang w:val="en-CH"/>
          </w:rPr>
          <w:t xml:space="preserve">, </w:t>
        </w:r>
      </w:ins>
      <w:ins w:id="35" w:author="Dupont Dimitri" w:date="2024-11-20T09:47:00Z">
        <w:r w:rsidR="00196F51">
          <w:rPr>
            <w:rFonts w:cstheme="minorHAnsi"/>
            <w:sz w:val="22"/>
            <w:szCs w:val="22"/>
            <w:lang w:val="en-CH"/>
          </w:rPr>
          <w:t>the applica</w:t>
        </w:r>
        <w:r w:rsidR="005242C5">
          <w:rPr>
            <w:rFonts w:cstheme="minorHAnsi"/>
            <w:sz w:val="22"/>
            <w:szCs w:val="22"/>
            <w:lang w:val="en-CH"/>
          </w:rPr>
          <w:t xml:space="preserve">ble </w:t>
        </w:r>
      </w:ins>
      <w:del w:id="36" w:author="Dupont Dimitri" w:date="2024-11-20T09:47:00Z">
        <w:r w:rsidRPr="00AC70D5" w:rsidDel="00196F51">
          <w:rPr>
            <w:rFonts w:cstheme="minorHAnsi"/>
            <w:sz w:val="22"/>
            <w:szCs w:val="22"/>
            <w:lang w:val="en-CH"/>
          </w:rPr>
          <w:delText>Maintenance Planning Document (MPD)</w:delText>
        </w:r>
      </w:del>
      <w:ins w:id="37" w:author="Dupont Dimitri" w:date="2024-11-20T09:47:00Z">
        <w:r w:rsidR="00196F51">
          <w:rPr>
            <w:rFonts w:cstheme="minorHAnsi"/>
            <w:sz w:val="22"/>
            <w:szCs w:val="22"/>
            <w:lang w:val="en-CH"/>
          </w:rPr>
          <w:t>Maintenance Program</w:t>
        </w:r>
        <w:r w:rsidR="005242C5">
          <w:rPr>
            <w:rFonts w:cstheme="minorHAnsi"/>
            <w:sz w:val="22"/>
            <w:szCs w:val="22"/>
            <w:lang w:val="en-CH"/>
          </w:rPr>
          <w:t xml:space="preserve"> </w:t>
        </w:r>
      </w:ins>
      <w:del w:id="38" w:author="Dupont Dimitri" w:date="2024-11-20T09:47:00Z">
        <w:r w:rsidRPr="00AC70D5" w:rsidDel="005242C5">
          <w:rPr>
            <w:rFonts w:cstheme="minorHAnsi"/>
            <w:sz w:val="22"/>
            <w:szCs w:val="22"/>
            <w:lang w:val="en-CH"/>
          </w:rPr>
          <w:delText xml:space="preserve"> schedule </w:delText>
        </w:r>
      </w:del>
      <w:r w:rsidRPr="00AC70D5">
        <w:rPr>
          <w:rFonts w:cstheme="minorHAnsi"/>
          <w:sz w:val="22"/>
          <w:szCs w:val="22"/>
          <w:lang w:val="en-CH"/>
        </w:rPr>
        <w:t>for all components within its maintenance planning and control system. This will also include details of the Flight Hours (H), Flight Cycles (C) undertaken to date by each component, plus the times already consumed on all installed life limited parts (LLP’s). An Aircraft Phase-In is a particularly extensive task</w:t>
      </w:r>
      <w:ins w:id="39" w:author="Dupont Dimitri" w:date="2024-11-20T09:48:00Z">
        <w:r w:rsidR="00625C0C">
          <w:rPr>
            <w:rFonts w:cstheme="minorHAnsi"/>
            <w:sz w:val="22"/>
            <w:szCs w:val="22"/>
            <w:lang w:val="en-CH"/>
          </w:rPr>
          <w:t xml:space="preserve">, specially in </w:t>
        </w:r>
      </w:ins>
      <w:del w:id="40" w:author="Dupont Dimitri" w:date="2024-11-20T09:48:00Z">
        <w:r w:rsidRPr="00AC70D5" w:rsidDel="00625C0C">
          <w:rPr>
            <w:rFonts w:cstheme="minorHAnsi"/>
            <w:sz w:val="22"/>
            <w:szCs w:val="22"/>
            <w:lang w:val="en-CH"/>
          </w:rPr>
          <w:delText xml:space="preserve"> in </w:delText>
        </w:r>
      </w:del>
      <w:r w:rsidRPr="00AC70D5">
        <w:rPr>
          <w:rFonts w:cstheme="minorHAnsi"/>
          <w:sz w:val="22"/>
          <w:szCs w:val="22"/>
          <w:lang w:val="en-CH"/>
        </w:rPr>
        <w:t xml:space="preserve">the case of a used aircraft requiring a large amount of time and resources. </w:t>
      </w:r>
      <w:r w:rsidR="00F27B2D" w:rsidRPr="00AC70D5">
        <w:rPr>
          <w:rFonts w:cstheme="minorHAnsi"/>
          <w:sz w:val="22"/>
          <w:szCs w:val="22"/>
          <w:lang w:val="en-CH"/>
        </w:rPr>
        <w:t>Usually,</w:t>
      </w:r>
      <w:r w:rsidRPr="00AC70D5">
        <w:rPr>
          <w:rFonts w:cstheme="minorHAnsi"/>
          <w:sz w:val="22"/>
          <w:szCs w:val="22"/>
          <w:lang w:val="en-CH"/>
        </w:rPr>
        <w:t xml:space="preserve"> the overall overview is performed by </w:t>
      </w:r>
      <w:r w:rsidR="00F27B2D" w:rsidRPr="00AC70D5">
        <w:rPr>
          <w:rFonts w:cstheme="minorHAnsi"/>
          <w:sz w:val="22"/>
          <w:szCs w:val="22"/>
          <w:lang w:val="en-CH"/>
        </w:rPr>
        <w:t>a</w:t>
      </w:r>
      <w:r w:rsidRPr="00AC70D5">
        <w:rPr>
          <w:rFonts w:cstheme="minorHAnsi"/>
          <w:sz w:val="22"/>
          <w:szCs w:val="22"/>
          <w:lang w:val="en-CH"/>
        </w:rPr>
        <w:t xml:space="preserve"> Project Management experienced person who serves as a Phase-In Coordinator and checks </w:t>
      </w:r>
      <w:proofErr w:type="gramStart"/>
      <w:r w:rsidRPr="00AC70D5">
        <w:rPr>
          <w:rFonts w:cstheme="minorHAnsi"/>
          <w:sz w:val="22"/>
          <w:szCs w:val="22"/>
          <w:lang w:val="en-CH"/>
        </w:rPr>
        <w:t>that timelines</w:t>
      </w:r>
      <w:proofErr w:type="gramEnd"/>
      <w:r w:rsidRPr="00AC70D5">
        <w:rPr>
          <w:rFonts w:cstheme="minorHAnsi"/>
          <w:sz w:val="22"/>
          <w:szCs w:val="22"/>
          <w:lang w:val="en-CH"/>
        </w:rPr>
        <w:t xml:space="preserve"> and mile stones are kept.</w:t>
      </w:r>
    </w:p>
    <w:p w14:paraId="19E00750" w14:textId="44EC94A5" w:rsidR="00386964" w:rsidRDefault="00386964" w:rsidP="00687BE7">
      <w:pPr>
        <w:spacing w:before="240" w:after="240" w:line="276" w:lineRule="auto"/>
        <w:jc w:val="both"/>
        <w:rPr>
          <w:ins w:id="41" w:author="Dupont Dimitri" w:date="2024-11-20T10:42:00Z"/>
          <w:rFonts w:cstheme="minorHAnsi"/>
          <w:sz w:val="22"/>
          <w:szCs w:val="22"/>
          <w:lang w:val="en-CH"/>
        </w:rPr>
      </w:pPr>
      <w:ins w:id="42" w:author="Dupont Dimitri" w:date="2024-11-19T12:11:00Z">
        <w:r>
          <w:rPr>
            <w:rFonts w:cstheme="minorHAnsi"/>
            <w:sz w:val="22"/>
            <w:szCs w:val="22"/>
            <w:lang w:val="en-CH"/>
          </w:rPr>
          <w:t>Note that the process is similar if an aircraft that was archived</w:t>
        </w:r>
      </w:ins>
      <w:ins w:id="43" w:author="Dupont Dimitri" w:date="2024-11-19T12:19:00Z">
        <w:r w:rsidR="0081028F">
          <w:rPr>
            <w:rFonts w:cstheme="minorHAnsi"/>
            <w:sz w:val="22"/>
            <w:szCs w:val="22"/>
            <w:lang w:val="en-CH"/>
          </w:rPr>
          <w:t>/deacti</w:t>
        </w:r>
      </w:ins>
      <w:ins w:id="44" w:author="Dupont Dimitri" w:date="2024-11-19T12:20:00Z">
        <w:r w:rsidR="0081028F">
          <w:rPr>
            <w:rFonts w:cstheme="minorHAnsi"/>
            <w:sz w:val="22"/>
            <w:szCs w:val="22"/>
            <w:lang w:val="en-CH"/>
          </w:rPr>
          <w:t>vated</w:t>
        </w:r>
      </w:ins>
      <w:ins w:id="45" w:author="Dupont Dimitri" w:date="2024-11-19T12:11:00Z">
        <w:r>
          <w:rPr>
            <w:rFonts w:cstheme="minorHAnsi"/>
            <w:sz w:val="22"/>
            <w:szCs w:val="22"/>
            <w:lang w:val="en-CH"/>
          </w:rPr>
          <w:t xml:space="preserve"> </w:t>
        </w:r>
        <w:r w:rsidR="007637BB">
          <w:rPr>
            <w:rFonts w:cstheme="minorHAnsi"/>
            <w:sz w:val="22"/>
            <w:szCs w:val="22"/>
            <w:lang w:val="en-CH"/>
          </w:rPr>
          <w:t>previously and is coming back into the fleet under the same registration</w:t>
        </w:r>
      </w:ins>
      <w:ins w:id="46" w:author="Dupont Dimitri" w:date="2024-11-19T12:21:00Z">
        <w:r w:rsidR="00D939C3">
          <w:rPr>
            <w:rFonts w:cstheme="minorHAnsi"/>
            <w:sz w:val="22"/>
            <w:szCs w:val="22"/>
            <w:lang w:val="en-CH"/>
          </w:rPr>
          <w:t>, apart for the creation of the aircraft in AMOS.</w:t>
        </w:r>
      </w:ins>
    </w:p>
    <w:p w14:paraId="16CDE69B" w14:textId="3D7F3F34" w:rsidR="001D11EA" w:rsidRPr="004B4027" w:rsidRDefault="001D11EA" w:rsidP="00687BE7">
      <w:pPr>
        <w:spacing w:before="240" w:after="240" w:line="276" w:lineRule="auto"/>
        <w:jc w:val="both"/>
        <w:rPr>
          <w:rFonts w:cstheme="minorHAnsi"/>
          <w:sz w:val="22"/>
          <w:szCs w:val="22"/>
          <w:lang w:val="en-CH"/>
        </w:rPr>
      </w:pPr>
      <w:ins w:id="47" w:author="Dupont Dimitri" w:date="2024-11-20T10:42:00Z">
        <w:r>
          <w:rPr>
            <w:rFonts w:cstheme="minorHAnsi"/>
            <w:sz w:val="22"/>
            <w:szCs w:val="22"/>
            <w:lang w:val="en-CH"/>
          </w:rPr>
          <w:t>The Phase-In proc</w:t>
        </w:r>
      </w:ins>
      <w:ins w:id="48" w:author="Dupont Dimitri" w:date="2024-11-20T10:43:00Z">
        <w:r>
          <w:rPr>
            <w:rFonts w:cstheme="minorHAnsi"/>
            <w:sz w:val="22"/>
            <w:szCs w:val="22"/>
            <w:lang w:val="en-CH"/>
          </w:rPr>
          <w:t xml:space="preserve">ess is a collection of multiple other </w:t>
        </w:r>
        <w:r w:rsidR="00DE6672">
          <w:rPr>
            <w:rFonts w:cstheme="minorHAnsi"/>
            <w:sz w:val="22"/>
            <w:szCs w:val="22"/>
            <w:lang w:val="en-CH"/>
          </w:rPr>
          <w:t xml:space="preserve">processes that enables the </w:t>
        </w:r>
      </w:ins>
      <w:ins w:id="49" w:author="Dupont Dimitri" w:date="2024-11-20T10:47:00Z">
        <w:r w:rsidR="00367E79">
          <w:rPr>
            <w:rFonts w:cstheme="minorHAnsi"/>
            <w:sz w:val="22"/>
            <w:szCs w:val="22"/>
            <w:lang w:val="en-CH"/>
          </w:rPr>
          <w:t xml:space="preserve">adequate introduction of the aircraft in </w:t>
        </w:r>
      </w:ins>
      <w:ins w:id="50" w:author="Dupont Dimitri" w:date="2024-11-20T10:48:00Z">
        <w:r w:rsidR="008B15D6">
          <w:rPr>
            <w:rFonts w:cstheme="minorHAnsi"/>
            <w:sz w:val="22"/>
            <w:szCs w:val="22"/>
            <w:lang w:val="en-CH"/>
          </w:rPr>
          <w:t>AMOS.</w:t>
        </w:r>
      </w:ins>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38A58542" w14:textId="012278BD" w:rsidR="00CE7128" w:rsidRPr="00FA22FC" w:rsidRDefault="005C014D" w:rsidP="00687BE7">
      <w:pPr>
        <w:pStyle w:val="NormalWeb"/>
        <w:spacing w:line="276" w:lineRule="auto"/>
        <w:jc w:val="both"/>
        <w:rPr>
          <w:rFonts w:asciiTheme="minorHAnsi" w:hAnsiTheme="minorHAnsi" w:cstheme="minorHAnsi"/>
          <w:sz w:val="22"/>
          <w:szCs w:val="22"/>
        </w:rPr>
      </w:pPr>
      <w:bookmarkStart w:id="51" w:name="_Toc159516449"/>
      <w:r w:rsidRPr="007A7A4A">
        <w:rPr>
          <w:rFonts w:asciiTheme="minorHAnsi" w:hAnsiTheme="minorHAnsi" w:cstheme="minorHAnsi"/>
          <w:sz w:val="22"/>
          <w:szCs w:val="22"/>
        </w:rPr>
        <w:t>The main objective of this</w:t>
      </w:r>
      <w:r w:rsidR="008D00AA">
        <w:rPr>
          <w:rFonts w:asciiTheme="minorHAnsi" w:hAnsiTheme="minorHAnsi" w:cstheme="minorHAnsi"/>
          <w:sz w:val="22"/>
          <w:szCs w:val="22"/>
        </w:rPr>
        <w:t xml:space="preserve"> b</w:t>
      </w:r>
      <w:r w:rsidRPr="007A7A4A">
        <w:rPr>
          <w:rFonts w:asciiTheme="minorHAnsi" w:hAnsiTheme="minorHAnsi" w:cstheme="minorHAnsi"/>
          <w:sz w:val="22"/>
          <w:szCs w:val="22"/>
        </w:rPr>
        <w:t xml:space="preserve">usiness </w:t>
      </w:r>
      <w:r w:rsidR="008D00AA">
        <w:rPr>
          <w:rFonts w:asciiTheme="minorHAnsi" w:hAnsiTheme="minorHAnsi" w:cstheme="minorHAnsi"/>
          <w:sz w:val="22"/>
          <w:szCs w:val="22"/>
        </w:rPr>
        <w:t>p</w:t>
      </w:r>
      <w:r w:rsidRPr="007A7A4A">
        <w:rPr>
          <w:rFonts w:asciiTheme="minorHAnsi" w:hAnsiTheme="minorHAnsi" w:cstheme="minorHAnsi"/>
          <w:sz w:val="22"/>
          <w:szCs w:val="22"/>
        </w:rPr>
        <w:t xml:space="preserve">rocess </w:t>
      </w:r>
      <w:r w:rsidR="00911BAA">
        <w:rPr>
          <w:rFonts w:asciiTheme="minorHAnsi" w:hAnsiTheme="minorHAnsi" w:cstheme="minorHAnsi"/>
          <w:sz w:val="22"/>
          <w:szCs w:val="22"/>
          <w:lang w:val="en-CH"/>
        </w:rPr>
        <w:t xml:space="preserve">is </w:t>
      </w:r>
      <w:r w:rsidR="008D7205">
        <w:rPr>
          <w:rFonts w:asciiTheme="minorHAnsi" w:hAnsiTheme="minorHAnsi" w:cstheme="minorHAnsi"/>
          <w:sz w:val="22"/>
          <w:szCs w:val="22"/>
          <w:lang w:val="en-CH"/>
        </w:rPr>
        <w:t xml:space="preserve">to </w:t>
      </w:r>
      <w:r w:rsidR="005C7E39" w:rsidRPr="005C7E39">
        <w:rPr>
          <w:rFonts w:asciiTheme="minorHAnsi" w:hAnsiTheme="minorHAnsi" w:cstheme="minorHAnsi"/>
          <w:sz w:val="22"/>
          <w:szCs w:val="22"/>
        </w:rPr>
        <w:t>im</w:t>
      </w:r>
      <w:r w:rsidR="005C7E39">
        <w:rPr>
          <w:rFonts w:asciiTheme="minorHAnsi" w:hAnsiTheme="minorHAnsi" w:cstheme="minorHAnsi"/>
          <w:sz w:val="22"/>
          <w:szCs w:val="22"/>
        </w:rPr>
        <w:t>port</w:t>
      </w:r>
      <w:r w:rsidR="00FA22FC">
        <w:rPr>
          <w:rFonts w:asciiTheme="minorHAnsi" w:hAnsiTheme="minorHAnsi" w:cstheme="minorHAnsi"/>
          <w:sz w:val="22"/>
          <w:szCs w:val="22"/>
        </w:rPr>
        <w:t xml:space="preserve"> all relevant</w:t>
      </w:r>
      <w:r w:rsidR="00CE7128">
        <w:rPr>
          <w:rFonts w:asciiTheme="minorHAnsi" w:hAnsiTheme="minorHAnsi" w:cstheme="minorHAnsi"/>
          <w:sz w:val="22"/>
          <w:szCs w:val="22"/>
          <w:lang w:val="en-CH"/>
        </w:rPr>
        <w:t xml:space="preserve"> aircraft data </w:t>
      </w:r>
      <w:r w:rsidR="005C7E39" w:rsidRPr="005C7E39">
        <w:rPr>
          <w:rFonts w:asciiTheme="minorHAnsi" w:hAnsiTheme="minorHAnsi" w:cstheme="minorHAnsi"/>
          <w:sz w:val="22"/>
          <w:szCs w:val="22"/>
        </w:rPr>
        <w:t>to</w:t>
      </w:r>
      <w:r w:rsidR="00CE7128">
        <w:rPr>
          <w:rFonts w:asciiTheme="minorHAnsi" w:hAnsiTheme="minorHAnsi" w:cstheme="minorHAnsi"/>
          <w:sz w:val="22"/>
          <w:szCs w:val="22"/>
          <w:lang w:val="en-CH"/>
        </w:rPr>
        <w:t xml:space="preserve"> the system</w:t>
      </w:r>
      <w:r w:rsidR="00FA22FC" w:rsidRPr="00FA22FC">
        <w:rPr>
          <w:rFonts w:asciiTheme="minorHAnsi" w:hAnsiTheme="minorHAnsi" w:cstheme="minorHAnsi"/>
          <w:sz w:val="22"/>
          <w:szCs w:val="22"/>
        </w:rPr>
        <w:t>.</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2" w:name="_Toc166423144"/>
      <w:r w:rsidRPr="0019283C">
        <w:rPr>
          <w:rFonts w:asciiTheme="minorHAnsi" w:hAnsiTheme="minorHAnsi" w:cstheme="minorHAnsi"/>
          <w:sz w:val="22"/>
          <w:szCs w:val="22"/>
        </w:rPr>
        <w:t>Regulatory References</w:t>
      </w:r>
      <w:bookmarkEnd w:id="52"/>
    </w:p>
    <w:p w14:paraId="0B13965D" w14:textId="6E45A392" w:rsidR="00557991" w:rsidRPr="00557991" w:rsidRDefault="005D73B6" w:rsidP="00C24E07">
      <w:pPr>
        <w:pStyle w:val="ListParagraph"/>
        <w:numPr>
          <w:ilvl w:val="0"/>
          <w:numId w:val="5"/>
        </w:numPr>
        <w:spacing w:before="240"/>
        <w:rPr>
          <w:rFonts w:cstheme="minorHAnsi"/>
          <w:iCs/>
          <w:sz w:val="22"/>
          <w:szCs w:val="22"/>
        </w:rPr>
      </w:pPr>
      <w:r>
        <w:rPr>
          <w:rFonts w:cstheme="minorHAnsi"/>
          <w:iCs/>
          <w:sz w:val="22"/>
          <w:szCs w:val="22"/>
        </w:rPr>
        <w:t xml:space="preserve">EASA </w:t>
      </w:r>
      <w:r w:rsidRPr="005D73B6">
        <w:rPr>
          <w:rFonts w:cstheme="minorHAnsi"/>
          <w:iCs/>
          <w:sz w:val="22"/>
          <w:szCs w:val="22"/>
        </w:rPr>
        <w:t>M.A.201 Responsibilities</w:t>
      </w:r>
    </w:p>
    <w:p w14:paraId="76725D89" w14:textId="0F2149A9" w:rsidR="00C24E07" w:rsidRPr="00C24E07" w:rsidRDefault="00C24E07" w:rsidP="00C24E07">
      <w:pPr>
        <w:pStyle w:val="ListParagraph"/>
        <w:numPr>
          <w:ilvl w:val="0"/>
          <w:numId w:val="5"/>
        </w:numPr>
        <w:spacing w:before="240"/>
        <w:rPr>
          <w:rFonts w:cstheme="minorHAnsi"/>
          <w:iCs/>
          <w:sz w:val="22"/>
          <w:szCs w:val="22"/>
        </w:rPr>
      </w:pPr>
      <w:r>
        <w:rPr>
          <w:rFonts w:cstheme="minorHAnsi"/>
          <w:iCs/>
          <w:sz w:val="22"/>
          <w:szCs w:val="22"/>
          <w:lang w:val="en-CH"/>
        </w:rPr>
        <w:t>EASA M.A.307 Transfer of Aircraft Continuing Airworthiness Records.</w:t>
      </w:r>
    </w:p>
    <w:p w14:paraId="25FD467C" w14:textId="66F8EB93" w:rsidR="00F00955" w:rsidRPr="00F00955" w:rsidRDefault="00F00955" w:rsidP="007A7A4A">
      <w:pPr>
        <w:pStyle w:val="ListParagraph"/>
        <w:numPr>
          <w:ilvl w:val="0"/>
          <w:numId w:val="5"/>
        </w:numPr>
        <w:spacing w:before="240"/>
        <w:rPr>
          <w:rFonts w:cstheme="minorHAnsi"/>
          <w:iCs/>
          <w:sz w:val="22"/>
          <w:szCs w:val="22"/>
        </w:rPr>
      </w:pPr>
      <w:r>
        <w:rPr>
          <w:rFonts w:cstheme="minorHAnsi"/>
          <w:iCs/>
          <w:sz w:val="22"/>
          <w:szCs w:val="22"/>
          <w:lang w:val="en-CH"/>
        </w:rPr>
        <w:t>EASA M.A.305 Aircraft Continuing Airworthiness Record System</w:t>
      </w:r>
    </w:p>
    <w:p w14:paraId="2814114F" w14:textId="41AE5DEC" w:rsidR="00FE2A2E" w:rsidRPr="00111CA9" w:rsidRDefault="003947A0" w:rsidP="007A7A4A">
      <w:pPr>
        <w:pStyle w:val="ListParagraph"/>
        <w:numPr>
          <w:ilvl w:val="0"/>
          <w:numId w:val="5"/>
        </w:numPr>
        <w:spacing w:before="240"/>
        <w:rPr>
          <w:rFonts w:cstheme="minorHAnsi"/>
          <w:iCs/>
          <w:sz w:val="22"/>
          <w:szCs w:val="22"/>
        </w:rPr>
      </w:pPr>
      <w:r>
        <w:rPr>
          <w:rFonts w:cstheme="minorHAnsi"/>
          <w:iCs/>
          <w:sz w:val="22"/>
          <w:szCs w:val="22"/>
          <w:lang w:val="en-CH"/>
        </w:rPr>
        <w:t xml:space="preserve">EASA </w:t>
      </w:r>
      <w:r w:rsidR="00794DCB">
        <w:rPr>
          <w:rFonts w:cstheme="minorHAnsi"/>
          <w:iCs/>
          <w:sz w:val="22"/>
          <w:szCs w:val="22"/>
          <w:lang w:val="en-CH"/>
        </w:rPr>
        <w:t>CAMO</w:t>
      </w:r>
      <w:r w:rsidR="00111CA9">
        <w:rPr>
          <w:rFonts w:cstheme="minorHAnsi"/>
          <w:iCs/>
          <w:sz w:val="22"/>
          <w:szCs w:val="22"/>
          <w:lang w:val="en-CH"/>
        </w:rPr>
        <w:t>.A.220 Record</w:t>
      </w:r>
      <w:r w:rsidR="00204244">
        <w:rPr>
          <w:rFonts w:cstheme="minorHAnsi"/>
          <w:iCs/>
          <w:sz w:val="22"/>
          <w:szCs w:val="22"/>
          <w:lang w:val="en-CH"/>
        </w:rPr>
        <w:t>-</w:t>
      </w:r>
      <w:r w:rsidR="00111CA9">
        <w:rPr>
          <w:rFonts w:cstheme="minorHAnsi"/>
          <w:iCs/>
          <w:sz w:val="22"/>
          <w:szCs w:val="22"/>
          <w:lang w:val="en-CH"/>
        </w:rPr>
        <w:t>keeping</w:t>
      </w:r>
    </w:p>
    <w:p w14:paraId="23204FBC" w14:textId="3E70D567" w:rsidR="00111CA9" w:rsidRPr="007F6DB2" w:rsidRDefault="00111CA9" w:rsidP="007A7A4A">
      <w:pPr>
        <w:pStyle w:val="ListParagraph"/>
        <w:numPr>
          <w:ilvl w:val="0"/>
          <w:numId w:val="5"/>
        </w:numPr>
        <w:spacing w:before="240"/>
        <w:rPr>
          <w:rFonts w:cstheme="minorHAnsi"/>
          <w:iCs/>
          <w:sz w:val="22"/>
          <w:szCs w:val="22"/>
        </w:rPr>
      </w:pPr>
      <w:r>
        <w:rPr>
          <w:rFonts w:cstheme="minorHAnsi"/>
          <w:iCs/>
          <w:sz w:val="22"/>
          <w:szCs w:val="22"/>
          <w:lang w:val="en-CH"/>
        </w:rPr>
        <w:t xml:space="preserve">EASA </w:t>
      </w:r>
      <w:r w:rsidR="0069029B">
        <w:rPr>
          <w:rFonts w:cstheme="minorHAnsi"/>
          <w:iCs/>
          <w:sz w:val="22"/>
          <w:szCs w:val="22"/>
          <w:lang w:val="en-CH"/>
        </w:rPr>
        <w:t>145.A.55 Record</w:t>
      </w:r>
      <w:r w:rsidR="00922C9B">
        <w:rPr>
          <w:rFonts w:cstheme="minorHAnsi"/>
          <w:iCs/>
          <w:sz w:val="22"/>
          <w:szCs w:val="22"/>
          <w:lang w:val="en-CH"/>
        </w:rPr>
        <w:t>-keeping</w:t>
      </w:r>
    </w:p>
    <w:p w14:paraId="530048AE" w14:textId="261B836A" w:rsidR="007A7A4A" w:rsidRPr="005B7A1C" w:rsidRDefault="00EC2942" w:rsidP="005B7A1C">
      <w:pPr>
        <w:pStyle w:val="Heading1"/>
        <w:numPr>
          <w:ilvl w:val="0"/>
          <w:numId w:val="4"/>
        </w:numPr>
        <w:spacing w:after="240"/>
        <w:rPr>
          <w:rFonts w:asciiTheme="minorHAnsi" w:hAnsiTheme="minorHAnsi" w:cstheme="minorHAnsi"/>
          <w:sz w:val="22"/>
          <w:szCs w:val="22"/>
        </w:rPr>
      </w:pPr>
      <w:bookmarkStart w:id="53" w:name="_Toc166423145"/>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53"/>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BD77BB">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EC2942"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5BBC69BB" w:rsidR="00EC2942" w:rsidRPr="00267918" w:rsidRDefault="00054CC8" w:rsidP="00EE0040">
            <w:pPr>
              <w:jc w:val="left"/>
              <w:rPr>
                <w:rFonts w:cstheme="minorHAnsi"/>
                <w:sz w:val="22"/>
                <w:szCs w:val="22"/>
                <w:lang w:val="en-CH"/>
              </w:rPr>
            </w:pPr>
            <w:proofErr w:type="spellStart"/>
            <w:ins w:id="54" w:author="Dupont Dimitri" w:date="2024-11-19T13:47:00Z">
              <w:r>
                <w:rPr>
                  <w:rFonts w:cstheme="minorHAnsi"/>
                  <w:sz w:val="22"/>
                  <w:szCs w:val="22"/>
                  <w:lang w:val="en-CH"/>
                </w:rPr>
                <w:t>XFile</w:t>
              </w:r>
            </w:ins>
            <w:proofErr w:type="spellEnd"/>
            <w:del w:id="55" w:author="Dupont Dimitri" w:date="2024-11-19T13:47:00Z">
              <w:r w:rsidR="00267918" w:rsidDel="00054CC8">
                <w:rPr>
                  <w:rFonts w:cstheme="minorHAnsi"/>
                  <w:sz w:val="22"/>
                  <w:szCs w:val="22"/>
                  <w:lang w:val="en-CH"/>
                </w:rPr>
                <w:delText>-/-</w:delText>
              </w:r>
            </w:del>
          </w:p>
        </w:tc>
        <w:tc>
          <w:tcPr>
            <w:tcW w:w="7796" w:type="dxa"/>
          </w:tcPr>
          <w:p w14:paraId="5BAD348A" w14:textId="30E43079" w:rsidR="00EC2942" w:rsidRPr="00267918" w:rsidRDefault="00267918" w:rsidP="00377510">
            <w:pPr>
              <w:jc w:val="both"/>
              <w:rPr>
                <w:rFonts w:cstheme="minorHAnsi"/>
                <w:sz w:val="22"/>
                <w:szCs w:val="22"/>
                <w:lang w:val="en-CH"/>
              </w:rPr>
            </w:pPr>
            <w:del w:id="56" w:author="Dupont Dimitri" w:date="2024-11-19T13:47:00Z">
              <w:r w:rsidDel="00054CC8">
                <w:rPr>
                  <w:rFonts w:cstheme="minorHAnsi"/>
                  <w:sz w:val="22"/>
                  <w:szCs w:val="22"/>
                  <w:lang w:val="en-CH"/>
                </w:rPr>
                <w:delText>-/-</w:delText>
              </w:r>
            </w:del>
            <w:ins w:id="57" w:author="Dupont Dimitri" w:date="2024-11-20T09:32:00Z">
              <w:r w:rsidR="007D5F37" w:rsidRPr="007D5F37">
                <w:rPr>
                  <w:rFonts w:cstheme="minorHAnsi"/>
                  <w:sz w:val="22"/>
                  <w:szCs w:val="22"/>
                  <w:lang w:val="en-CH"/>
                </w:rPr>
                <w:t>An X-file is a data file used in AMOS for transferring data. It contains specific information about a particular object, such as a document, order, or check.</w:t>
              </w:r>
            </w:ins>
            <w:ins w:id="58" w:author="Dupont Dimitri" w:date="2024-11-20T09:30:00Z">
              <w:r w:rsidR="00354DE5">
                <w:rPr>
                  <w:rFonts w:cstheme="minorHAnsi"/>
                  <w:sz w:val="22"/>
                  <w:szCs w:val="22"/>
                  <w:lang w:val="en-CH"/>
                </w:rPr>
                <w:t xml:space="preserve"> </w:t>
              </w:r>
            </w:ins>
            <w:ins w:id="59" w:author="Dupont Dimitri" w:date="2024-11-20T09:33:00Z">
              <w:r w:rsidR="00377510">
                <w:rPr>
                  <w:rFonts w:cstheme="minorHAnsi"/>
                  <w:sz w:val="22"/>
                  <w:szCs w:val="22"/>
                  <w:lang w:val="en-CH"/>
                </w:rPr>
                <w:t>Note that it is to be used with cautio</w:t>
              </w:r>
            </w:ins>
            <w:ins w:id="60" w:author="Dupont Dimitri" w:date="2024-11-20T09:35:00Z">
              <w:r w:rsidR="008A4F51">
                <w:rPr>
                  <w:rFonts w:cstheme="minorHAnsi"/>
                  <w:sz w:val="22"/>
                  <w:szCs w:val="22"/>
                  <w:lang w:val="en-CH"/>
                </w:rPr>
                <w:t>n</w:t>
              </w:r>
            </w:ins>
            <w:ins w:id="61" w:author="Dupont Dimitri" w:date="2024-11-20T09:33:00Z">
              <w:r w:rsidR="00377510">
                <w:rPr>
                  <w:rFonts w:cstheme="minorHAnsi"/>
                  <w:sz w:val="22"/>
                  <w:szCs w:val="22"/>
                  <w:lang w:val="en-CH"/>
                </w:rPr>
                <w:t xml:space="preserve"> as it bypasses all safety embedded in </w:t>
              </w:r>
            </w:ins>
            <w:ins w:id="62" w:author="Dupont Dimitri" w:date="2024-11-20T09:34:00Z">
              <w:r w:rsidR="00CB269D">
                <w:rPr>
                  <w:rFonts w:cstheme="minorHAnsi"/>
                  <w:sz w:val="22"/>
                  <w:szCs w:val="22"/>
                  <w:lang w:val="en-CH"/>
                </w:rPr>
                <w:t>the front end</w:t>
              </w:r>
            </w:ins>
            <w:ins w:id="63" w:author="Dupont Dimitri" w:date="2024-11-20T10:40:00Z">
              <w:r w:rsidR="00DB34DE">
                <w:rPr>
                  <w:rFonts w:cstheme="minorHAnsi"/>
                  <w:sz w:val="22"/>
                  <w:szCs w:val="22"/>
                  <w:lang w:val="en-CH"/>
                </w:rPr>
                <w:t xml:space="preserve"> (manual entries restrictions)</w:t>
              </w:r>
              <w:r w:rsidR="008452E8">
                <w:rPr>
                  <w:rFonts w:cstheme="minorHAnsi"/>
                  <w:sz w:val="22"/>
                  <w:szCs w:val="22"/>
                  <w:lang w:val="en-CH"/>
                </w:rPr>
                <w:t>.</w:t>
              </w:r>
            </w:ins>
            <w:ins w:id="64" w:author="Dupont Dimitri" w:date="2024-11-20T09:34:00Z">
              <w:r w:rsidR="00CB269D">
                <w:rPr>
                  <w:rFonts w:cstheme="minorHAnsi"/>
                  <w:sz w:val="22"/>
                  <w:szCs w:val="22"/>
                  <w:lang w:val="en-CH"/>
                </w:rPr>
                <w:t xml:space="preserve"> </w:t>
              </w:r>
            </w:ins>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65" w:name="_Toc159516456"/>
      <w:bookmarkStart w:id="66" w:name="_Toc166423146"/>
      <w:bookmarkEnd w:id="51"/>
      <w:r w:rsidRPr="0019283C">
        <w:rPr>
          <w:rFonts w:asciiTheme="minorHAnsi" w:hAnsiTheme="minorHAnsi" w:cstheme="minorHAnsi"/>
          <w:sz w:val="22"/>
          <w:szCs w:val="22"/>
        </w:rPr>
        <w:t xml:space="preserve">Process </w:t>
      </w:r>
      <w:bookmarkEnd w:id="65"/>
      <w:r w:rsidRPr="0019283C">
        <w:rPr>
          <w:rFonts w:asciiTheme="minorHAnsi" w:hAnsiTheme="minorHAnsi" w:cstheme="minorHAnsi"/>
          <w:sz w:val="22"/>
          <w:szCs w:val="22"/>
        </w:rPr>
        <w:t>Tasks</w:t>
      </w:r>
      <w:bookmarkEnd w:id="66"/>
    </w:p>
    <w:p w14:paraId="1BF9EF97" w14:textId="574563AA" w:rsidR="00850885" w:rsidRPr="00850885" w:rsidRDefault="00850885" w:rsidP="00687BE7">
      <w:pPr>
        <w:spacing w:before="240"/>
        <w:jc w:val="both"/>
        <w:rPr>
          <w:ins w:id="67" w:author="Dupont Dimitri" w:date="2024-11-20T10:04:00Z"/>
          <w:rFonts w:cstheme="minorHAnsi"/>
          <w:sz w:val="22"/>
          <w:szCs w:val="22"/>
          <w:u w:val="single"/>
          <w:rPrChange w:id="68" w:author="Dupont Dimitri" w:date="2024-11-20T10:04:00Z">
            <w:rPr>
              <w:ins w:id="69" w:author="Dupont Dimitri" w:date="2024-11-20T10:04:00Z"/>
              <w:rFonts w:cstheme="minorHAnsi"/>
              <w:sz w:val="22"/>
              <w:szCs w:val="22"/>
            </w:rPr>
          </w:rPrChange>
        </w:rPr>
      </w:pPr>
      <w:ins w:id="70" w:author="Dupont Dimitri" w:date="2024-11-20T10:04:00Z">
        <w:r w:rsidRPr="00850885">
          <w:rPr>
            <w:rFonts w:cstheme="minorHAnsi"/>
            <w:sz w:val="22"/>
            <w:szCs w:val="22"/>
            <w:u w:val="single"/>
            <w:rPrChange w:id="71" w:author="Dupont Dimitri" w:date="2024-11-20T10:04:00Z">
              <w:rPr>
                <w:rFonts w:cstheme="minorHAnsi"/>
                <w:sz w:val="22"/>
                <w:szCs w:val="22"/>
              </w:rPr>
            </w:rPrChange>
          </w:rPr>
          <w:t>Mandatory prerequisite:</w:t>
        </w:r>
      </w:ins>
    </w:p>
    <w:p w14:paraId="6BF4CA6D" w14:textId="139CABB3" w:rsidR="00BC11CB" w:rsidRDefault="00737ED9" w:rsidP="00850885">
      <w:pPr>
        <w:pStyle w:val="ListParagraph"/>
        <w:numPr>
          <w:ilvl w:val="0"/>
          <w:numId w:val="15"/>
        </w:numPr>
        <w:jc w:val="both"/>
        <w:rPr>
          <w:ins w:id="72" w:author="Dupont Dimitri" w:date="2024-11-20T10:05:00Z"/>
          <w:rFonts w:cstheme="minorHAnsi"/>
          <w:sz w:val="22"/>
          <w:szCs w:val="22"/>
        </w:rPr>
      </w:pPr>
      <w:ins w:id="73" w:author="Dupont Dimitri" w:date="2024-11-20T10:07:00Z">
        <w:r>
          <w:rPr>
            <w:rFonts w:cstheme="minorHAnsi"/>
            <w:sz w:val="22"/>
            <w:szCs w:val="22"/>
          </w:rPr>
          <w:t>T</w:t>
        </w:r>
      </w:ins>
      <w:ins w:id="74" w:author="Dupont Dimitri" w:date="2024-11-20T09:52:00Z">
        <w:r w:rsidR="00833356" w:rsidRPr="00850885">
          <w:rPr>
            <w:rFonts w:cstheme="minorHAnsi"/>
            <w:sz w:val="22"/>
            <w:szCs w:val="22"/>
            <w:rPrChange w:id="75" w:author="Dupont Dimitri" w:date="2024-11-20T10:05:00Z">
              <w:rPr/>
            </w:rPrChange>
          </w:rPr>
          <w:t xml:space="preserve">he aircraft shall be </w:t>
        </w:r>
        <w:r w:rsidR="00F24EAD" w:rsidRPr="00850885">
          <w:rPr>
            <w:rFonts w:cstheme="minorHAnsi"/>
            <w:sz w:val="22"/>
            <w:szCs w:val="22"/>
            <w:rPrChange w:id="76" w:author="Dupont Dimitri" w:date="2024-11-20T10:05:00Z">
              <w:rPr/>
            </w:rPrChange>
          </w:rPr>
          <w:t xml:space="preserve">already </w:t>
        </w:r>
      </w:ins>
      <w:ins w:id="77" w:author="Dupont Dimitri" w:date="2024-11-20T09:53:00Z">
        <w:r w:rsidR="00F24EAD" w:rsidRPr="00850885">
          <w:rPr>
            <w:rFonts w:cstheme="minorHAnsi"/>
            <w:sz w:val="22"/>
            <w:szCs w:val="22"/>
            <w:rPrChange w:id="78" w:author="Dupont Dimitri" w:date="2024-11-20T10:05:00Z">
              <w:rPr/>
            </w:rPrChange>
          </w:rPr>
          <w:t>created in the system</w:t>
        </w:r>
      </w:ins>
      <w:ins w:id="79" w:author="Dupont Dimitri" w:date="2024-11-20T10:05:00Z">
        <w:r w:rsidR="00015CD3">
          <w:rPr>
            <w:rFonts w:cstheme="minorHAnsi"/>
            <w:sz w:val="22"/>
            <w:szCs w:val="22"/>
          </w:rPr>
          <w:t xml:space="preserve">, refer to </w:t>
        </w:r>
      </w:ins>
      <w:ins w:id="80" w:author="Dupont Dimitri" w:date="2024-11-20T10:06:00Z">
        <w:r w:rsidR="004513A6">
          <w:rPr>
            <w:rFonts w:cstheme="minorHAnsi"/>
            <w:sz w:val="22"/>
            <w:szCs w:val="22"/>
          </w:rPr>
          <w:t xml:space="preserve">the Process 01.01 for </w:t>
        </w:r>
        <w:r w:rsidR="00111ACD">
          <w:rPr>
            <w:rFonts w:cstheme="minorHAnsi"/>
            <w:sz w:val="22"/>
            <w:szCs w:val="22"/>
          </w:rPr>
          <w:t>aircraft creation.</w:t>
        </w:r>
      </w:ins>
    </w:p>
    <w:p w14:paraId="7F339228" w14:textId="77777777" w:rsidR="00CF714C" w:rsidRPr="00CF714C" w:rsidRDefault="00CF714C">
      <w:pPr>
        <w:spacing w:before="240"/>
        <w:jc w:val="both"/>
        <w:rPr>
          <w:ins w:id="81" w:author="Dupont Dimitri" w:date="2024-11-20T10:35:00Z"/>
          <w:rFonts w:cstheme="minorHAnsi"/>
          <w:sz w:val="22"/>
          <w:szCs w:val="22"/>
          <w:u w:val="single"/>
          <w:rPrChange w:id="82" w:author="Dupont Dimitri" w:date="2024-11-20T10:36:00Z">
            <w:rPr>
              <w:ins w:id="83" w:author="Dupont Dimitri" w:date="2024-11-20T10:35:00Z"/>
            </w:rPr>
          </w:rPrChange>
        </w:rPr>
        <w:pPrChange w:id="84" w:author="Dupont Dimitri" w:date="2024-11-20T10:36:00Z">
          <w:pPr>
            <w:pStyle w:val="ListParagraph"/>
            <w:numPr>
              <w:numId w:val="15"/>
            </w:numPr>
            <w:spacing w:before="240"/>
            <w:ind w:hanging="360"/>
            <w:jc w:val="both"/>
          </w:pPr>
        </w:pPrChange>
      </w:pPr>
      <w:ins w:id="85" w:author="Dupont Dimitri" w:date="2024-11-20T10:35:00Z">
        <w:r w:rsidRPr="00CF714C">
          <w:rPr>
            <w:rFonts w:cstheme="minorHAnsi"/>
            <w:sz w:val="22"/>
            <w:szCs w:val="22"/>
            <w:u w:val="single"/>
            <w:rPrChange w:id="86" w:author="Dupont Dimitri" w:date="2024-11-20T10:36:00Z">
              <w:rPr/>
            </w:rPrChange>
          </w:rPr>
          <w:lastRenderedPageBreak/>
          <w:t xml:space="preserve">Business Process Task / Actions / Activities: </w:t>
        </w:r>
      </w:ins>
    </w:p>
    <w:p w14:paraId="301BBDE8" w14:textId="1FB03B7D" w:rsidR="00341EF0" w:rsidRPr="006A0CDC" w:rsidRDefault="00341EF0" w:rsidP="00D77452">
      <w:pPr>
        <w:pStyle w:val="ListParagraph"/>
        <w:numPr>
          <w:ilvl w:val="1"/>
          <w:numId w:val="16"/>
        </w:numPr>
        <w:spacing w:before="240"/>
        <w:jc w:val="both"/>
        <w:rPr>
          <w:ins w:id="87" w:author="Dupont Dimitri" w:date="2024-11-20T11:48:00Z"/>
          <w:rFonts w:cstheme="minorHAnsi"/>
          <w:b/>
          <w:bCs/>
          <w:sz w:val="22"/>
          <w:szCs w:val="22"/>
          <w:rPrChange w:id="88" w:author="Dupont Dimitri" w:date="2024-11-20T11:54:00Z">
            <w:rPr>
              <w:ins w:id="89" w:author="Dupont Dimitri" w:date="2024-11-20T11:48:00Z"/>
              <w:rFonts w:cstheme="minorHAnsi"/>
              <w:sz w:val="22"/>
              <w:szCs w:val="22"/>
            </w:rPr>
          </w:rPrChange>
        </w:rPr>
      </w:pPr>
      <w:ins w:id="90" w:author="Dupont Dimitri" w:date="2024-11-20T11:48:00Z">
        <w:r w:rsidRPr="006A0CDC">
          <w:rPr>
            <w:rFonts w:cstheme="minorHAnsi"/>
            <w:b/>
            <w:bCs/>
            <w:sz w:val="22"/>
            <w:szCs w:val="22"/>
            <w:rPrChange w:id="91" w:author="Dupont Dimitri" w:date="2024-11-20T11:54:00Z">
              <w:rPr>
                <w:rFonts w:cstheme="minorHAnsi"/>
                <w:sz w:val="22"/>
                <w:szCs w:val="22"/>
              </w:rPr>
            </w:rPrChange>
          </w:rPr>
          <w:t>Assign a Maintenance Program to the aircraft.</w:t>
        </w:r>
      </w:ins>
    </w:p>
    <w:p w14:paraId="3A366A4A" w14:textId="3A30FADD" w:rsidR="0047262B" w:rsidRPr="00F2571C" w:rsidRDefault="0047262B">
      <w:pPr>
        <w:ind w:left="709"/>
        <w:jc w:val="both"/>
        <w:rPr>
          <w:ins w:id="92" w:author="Dupont Dimitri" w:date="2024-11-20T11:53:00Z"/>
          <w:rFonts w:cstheme="minorHAnsi"/>
          <w:sz w:val="22"/>
          <w:szCs w:val="22"/>
          <w:lang w:val="en-US"/>
          <w:rPrChange w:id="93" w:author="Dupont Dimitri" w:date="2024-11-20T12:01:00Z">
            <w:rPr>
              <w:ins w:id="94" w:author="Dupont Dimitri" w:date="2024-11-20T11:53:00Z"/>
              <w:rFonts w:cstheme="minorHAnsi"/>
              <w:sz w:val="22"/>
              <w:szCs w:val="22"/>
            </w:rPr>
          </w:rPrChange>
        </w:rPr>
        <w:pPrChange w:id="95" w:author="Dupont Dimitri" w:date="2024-11-20T12:01:00Z">
          <w:pPr>
            <w:pStyle w:val="ListParagraph"/>
            <w:spacing w:before="240"/>
            <w:jc w:val="both"/>
          </w:pPr>
        </w:pPrChange>
      </w:pPr>
      <w:ins w:id="96" w:author="Dupont Dimitri" w:date="2024-11-20T11:51:00Z">
        <w:r w:rsidRPr="00F2571C">
          <w:rPr>
            <w:rFonts w:cstheme="minorHAnsi"/>
            <w:sz w:val="22"/>
            <w:szCs w:val="22"/>
            <w:lang w:val="en-US"/>
            <w:rPrChange w:id="97" w:author="Dupont Dimitri" w:date="2024-11-20T12:01:00Z">
              <w:rPr>
                <w:rFonts w:cstheme="minorHAnsi"/>
                <w:sz w:val="22"/>
                <w:szCs w:val="22"/>
              </w:rPr>
            </w:rPrChange>
          </w:rPr>
          <w:t xml:space="preserve">Each managed aircraft in AMOS shall have an assigned Maintenance </w:t>
        </w:r>
        <w:r w:rsidR="00B121C2" w:rsidRPr="00F2571C">
          <w:rPr>
            <w:rFonts w:cstheme="minorHAnsi"/>
            <w:sz w:val="22"/>
            <w:szCs w:val="22"/>
            <w:lang w:val="en-US"/>
            <w:rPrChange w:id="98" w:author="Dupont Dimitri" w:date="2024-11-20T12:01:00Z">
              <w:rPr>
                <w:rFonts w:cstheme="minorHAnsi"/>
                <w:sz w:val="22"/>
                <w:szCs w:val="22"/>
              </w:rPr>
            </w:rPrChange>
          </w:rPr>
          <w:t xml:space="preserve">Program (MP). Either this MP already exists and </w:t>
        </w:r>
      </w:ins>
      <w:ins w:id="99" w:author="Dupont Dimitri" w:date="2024-11-20T11:52:00Z">
        <w:r w:rsidR="00B121C2" w:rsidRPr="00F2571C">
          <w:rPr>
            <w:rFonts w:cstheme="minorHAnsi"/>
            <w:sz w:val="22"/>
            <w:szCs w:val="22"/>
            <w:lang w:val="en-US"/>
            <w:rPrChange w:id="100" w:author="Dupont Dimitri" w:date="2024-11-20T12:01:00Z">
              <w:rPr>
                <w:rFonts w:cstheme="minorHAnsi"/>
                <w:sz w:val="22"/>
                <w:szCs w:val="22"/>
              </w:rPr>
            </w:rPrChange>
          </w:rPr>
          <w:t xml:space="preserve">is applicable to the concerned Aircraft S/N, or it </w:t>
        </w:r>
        <w:proofErr w:type="gramStart"/>
        <w:r w:rsidR="00B121C2" w:rsidRPr="00F2571C">
          <w:rPr>
            <w:rFonts w:cstheme="minorHAnsi"/>
            <w:sz w:val="22"/>
            <w:szCs w:val="22"/>
            <w:lang w:val="en-US"/>
            <w:rPrChange w:id="101" w:author="Dupont Dimitri" w:date="2024-11-20T12:01:00Z">
              <w:rPr>
                <w:rFonts w:cstheme="minorHAnsi"/>
                <w:sz w:val="22"/>
                <w:szCs w:val="22"/>
              </w:rPr>
            </w:rPrChange>
          </w:rPr>
          <w:t>has to</w:t>
        </w:r>
        <w:proofErr w:type="gramEnd"/>
        <w:r w:rsidR="00B121C2" w:rsidRPr="00F2571C">
          <w:rPr>
            <w:rFonts w:cstheme="minorHAnsi"/>
            <w:sz w:val="22"/>
            <w:szCs w:val="22"/>
            <w:lang w:val="en-US"/>
            <w:rPrChange w:id="102" w:author="Dupont Dimitri" w:date="2024-11-20T12:01:00Z">
              <w:rPr>
                <w:rFonts w:cstheme="minorHAnsi"/>
                <w:sz w:val="22"/>
                <w:szCs w:val="22"/>
              </w:rPr>
            </w:rPrChange>
          </w:rPr>
          <w:t xml:space="preserve"> be created</w:t>
        </w:r>
        <w:r w:rsidR="00C23F56" w:rsidRPr="00F2571C">
          <w:rPr>
            <w:rFonts w:cstheme="minorHAnsi"/>
            <w:sz w:val="22"/>
            <w:szCs w:val="22"/>
            <w:lang w:val="en-US"/>
            <w:rPrChange w:id="103" w:author="Dupont Dimitri" w:date="2024-11-20T12:01:00Z">
              <w:rPr>
                <w:rFonts w:cstheme="minorHAnsi"/>
                <w:sz w:val="22"/>
                <w:szCs w:val="22"/>
              </w:rPr>
            </w:rPrChange>
          </w:rPr>
          <w:t xml:space="preserve"> in AMOS.</w:t>
        </w:r>
      </w:ins>
    </w:p>
    <w:p w14:paraId="0D737835" w14:textId="57EB493B" w:rsidR="00A45963" w:rsidRPr="00F2571C" w:rsidRDefault="00A45963">
      <w:pPr>
        <w:ind w:left="709"/>
        <w:jc w:val="both"/>
        <w:rPr>
          <w:ins w:id="104" w:author="Dupont Dimitri" w:date="2024-11-20T11:48:00Z"/>
          <w:rFonts w:cstheme="minorHAnsi"/>
          <w:sz w:val="22"/>
          <w:szCs w:val="22"/>
          <w:lang w:val="en-US"/>
          <w:rPrChange w:id="105" w:author="Dupont Dimitri" w:date="2024-11-20T12:01:00Z">
            <w:rPr>
              <w:ins w:id="106" w:author="Dupont Dimitri" w:date="2024-11-20T11:48:00Z"/>
              <w:rFonts w:cstheme="minorHAnsi"/>
              <w:sz w:val="22"/>
              <w:szCs w:val="22"/>
            </w:rPr>
          </w:rPrChange>
        </w:rPr>
        <w:pPrChange w:id="107" w:author="Dupont Dimitri" w:date="2024-11-20T12:01:00Z">
          <w:pPr>
            <w:pStyle w:val="ListParagraph"/>
            <w:spacing w:before="240"/>
            <w:jc w:val="both"/>
          </w:pPr>
        </w:pPrChange>
      </w:pPr>
      <w:ins w:id="108" w:author="Dupont Dimitri" w:date="2024-11-20T11:53:00Z">
        <w:r w:rsidRPr="00F2571C">
          <w:rPr>
            <w:rFonts w:cstheme="minorHAnsi"/>
            <w:sz w:val="22"/>
            <w:szCs w:val="22"/>
            <w:lang w:val="en-US"/>
            <w:rPrChange w:id="109" w:author="Dupont Dimitri" w:date="2024-11-20T12:01:00Z">
              <w:rPr>
                <w:rFonts w:cstheme="minorHAnsi"/>
                <w:sz w:val="22"/>
                <w:szCs w:val="22"/>
              </w:rPr>
            </w:rPrChange>
          </w:rPr>
          <w:t xml:space="preserve">The creation is possible either via Data Transfer (APN 261) </w:t>
        </w:r>
        <w:r w:rsidR="00A327E7" w:rsidRPr="00F2571C">
          <w:rPr>
            <w:rFonts w:cstheme="minorHAnsi"/>
            <w:sz w:val="22"/>
            <w:szCs w:val="22"/>
            <w:lang w:val="en-US"/>
            <w:rPrChange w:id="110" w:author="Dupont Dimitri" w:date="2024-11-20T12:01:00Z">
              <w:rPr>
                <w:rFonts w:cstheme="minorHAnsi"/>
                <w:sz w:val="22"/>
                <w:szCs w:val="22"/>
              </w:rPr>
            </w:rPrChange>
          </w:rPr>
          <w:t>or via manual entry in APN 249.</w:t>
        </w:r>
      </w:ins>
    </w:p>
    <w:p w14:paraId="4EF40446" w14:textId="77777777" w:rsidR="00341EF0" w:rsidRDefault="00341EF0">
      <w:pPr>
        <w:pStyle w:val="ListParagraph"/>
        <w:spacing w:before="240"/>
        <w:jc w:val="both"/>
        <w:rPr>
          <w:ins w:id="111" w:author="Dupont Dimitri" w:date="2024-11-20T11:48:00Z"/>
          <w:rFonts w:cstheme="minorHAnsi"/>
          <w:sz w:val="22"/>
          <w:szCs w:val="22"/>
        </w:rPr>
        <w:pPrChange w:id="112" w:author="Dupont Dimitri" w:date="2024-11-20T11:48:00Z">
          <w:pPr>
            <w:pStyle w:val="ListParagraph"/>
            <w:numPr>
              <w:ilvl w:val="1"/>
              <w:numId w:val="16"/>
            </w:numPr>
            <w:spacing w:before="240"/>
            <w:ind w:hanging="360"/>
            <w:jc w:val="both"/>
          </w:pPr>
        </w:pPrChange>
      </w:pPr>
    </w:p>
    <w:p w14:paraId="67CB92AE" w14:textId="71C6A3A9" w:rsidR="001D4E92" w:rsidRPr="006A0CDC" w:rsidRDefault="00D77452" w:rsidP="006A0CDC">
      <w:pPr>
        <w:pStyle w:val="ListParagraph"/>
        <w:numPr>
          <w:ilvl w:val="1"/>
          <w:numId w:val="16"/>
        </w:numPr>
        <w:spacing w:before="240"/>
        <w:jc w:val="both"/>
        <w:rPr>
          <w:ins w:id="113" w:author="Dupont Dimitri" w:date="2024-11-20T10:59:00Z"/>
          <w:rFonts w:cstheme="minorHAnsi"/>
          <w:b/>
          <w:bCs/>
          <w:sz w:val="22"/>
          <w:szCs w:val="22"/>
          <w:rPrChange w:id="114" w:author="Dupont Dimitri" w:date="2024-11-20T11:54:00Z">
            <w:rPr>
              <w:ins w:id="115" w:author="Dupont Dimitri" w:date="2024-11-20T10:59:00Z"/>
              <w:rFonts w:cstheme="minorHAnsi"/>
              <w:sz w:val="22"/>
              <w:szCs w:val="22"/>
            </w:rPr>
          </w:rPrChange>
        </w:rPr>
      </w:pPr>
      <w:ins w:id="116" w:author="Dupont Dimitri" w:date="2024-11-20T10:59:00Z">
        <w:r w:rsidRPr="006A0CDC">
          <w:rPr>
            <w:rFonts w:cstheme="minorHAnsi"/>
            <w:b/>
            <w:bCs/>
            <w:sz w:val="22"/>
            <w:szCs w:val="22"/>
            <w:rPrChange w:id="117" w:author="Dupont Dimitri" w:date="2024-11-20T11:54:00Z">
              <w:rPr>
                <w:rFonts w:cstheme="minorHAnsi"/>
                <w:sz w:val="22"/>
                <w:szCs w:val="22"/>
              </w:rPr>
            </w:rPrChange>
          </w:rPr>
          <w:t>Import or create installed components</w:t>
        </w:r>
      </w:ins>
      <w:r w:rsidR="0042756B">
        <w:rPr>
          <w:rFonts w:cstheme="minorHAnsi"/>
          <w:b/>
          <w:bCs/>
          <w:sz w:val="22"/>
          <w:szCs w:val="22"/>
        </w:rPr>
        <w:t xml:space="preserve"> &amp; </w:t>
      </w:r>
      <w:r w:rsidR="00082F6D">
        <w:rPr>
          <w:rFonts w:cstheme="minorHAnsi"/>
          <w:b/>
          <w:bCs/>
          <w:sz w:val="22"/>
          <w:szCs w:val="22"/>
        </w:rPr>
        <w:t>Assemblies</w:t>
      </w:r>
      <w:ins w:id="118" w:author="Dupont Dimitri" w:date="2024-11-20T10:59:00Z">
        <w:r w:rsidRPr="006A0CDC">
          <w:rPr>
            <w:rFonts w:cstheme="minorHAnsi"/>
            <w:b/>
            <w:bCs/>
            <w:sz w:val="22"/>
            <w:szCs w:val="22"/>
            <w:rPrChange w:id="119" w:author="Dupont Dimitri" w:date="2024-11-20T11:54:00Z">
              <w:rPr>
                <w:rFonts w:cstheme="minorHAnsi"/>
                <w:sz w:val="22"/>
                <w:szCs w:val="22"/>
              </w:rPr>
            </w:rPrChange>
          </w:rPr>
          <w:t>, including subcomponents as required.</w:t>
        </w:r>
      </w:ins>
    </w:p>
    <w:p w14:paraId="0C483901" w14:textId="4DD4BED8" w:rsidR="00F33629" w:rsidRDefault="00D77452">
      <w:pPr>
        <w:ind w:left="709"/>
        <w:jc w:val="both"/>
        <w:rPr>
          <w:ins w:id="120" w:author="Dupont Dimitri" w:date="2024-11-20T11:02:00Z"/>
          <w:rFonts w:cstheme="minorHAnsi"/>
          <w:sz w:val="22"/>
          <w:szCs w:val="22"/>
          <w:lang w:val="en-US"/>
        </w:rPr>
        <w:pPrChange w:id="121" w:author="Dupont Dimitri" w:date="2024-11-20T12:01:00Z">
          <w:pPr>
            <w:pStyle w:val="ListParagraph"/>
            <w:ind w:left="709"/>
            <w:jc w:val="both"/>
          </w:pPr>
        </w:pPrChange>
      </w:pPr>
      <w:ins w:id="122" w:author="Dupont Dimitri" w:date="2024-11-20T10:59:00Z">
        <w:r w:rsidRPr="00D77452">
          <w:rPr>
            <w:rFonts w:cstheme="minorHAnsi"/>
            <w:sz w:val="22"/>
            <w:szCs w:val="22"/>
            <w:lang w:val="en-US"/>
          </w:rPr>
          <w:t xml:space="preserve">In order to have a complete configuration, the installed </w:t>
        </w:r>
        <w:proofErr w:type="spellStart"/>
        <w:proofErr w:type="gramStart"/>
        <w:r w:rsidRPr="00D77452">
          <w:rPr>
            <w:rFonts w:cstheme="minorHAnsi"/>
            <w:sz w:val="22"/>
            <w:szCs w:val="22"/>
            <w:lang w:val="en-US"/>
          </w:rPr>
          <w:t>rotables</w:t>
        </w:r>
      </w:ins>
      <w:proofErr w:type="spellEnd"/>
      <w:ins w:id="123" w:author="Dupont Dimitri" w:date="2024-11-20T11:02:00Z">
        <w:r w:rsidR="00961B54">
          <w:rPr>
            <w:rFonts w:cstheme="minorHAnsi"/>
            <w:sz w:val="22"/>
            <w:szCs w:val="22"/>
            <w:lang w:val="en-US"/>
          </w:rPr>
          <w:t xml:space="preserve"> </w:t>
        </w:r>
      </w:ins>
      <w:ins w:id="124" w:author="Dupont Dimitri" w:date="2024-11-20T10:59:00Z">
        <w:r w:rsidRPr="00D77452">
          <w:rPr>
            <w:rFonts w:cstheme="minorHAnsi"/>
            <w:sz w:val="22"/>
            <w:szCs w:val="22"/>
            <w:lang w:val="en-US"/>
          </w:rPr>
          <w:t xml:space="preserve"> must</w:t>
        </w:r>
        <w:proofErr w:type="gramEnd"/>
        <w:r w:rsidRPr="00D77452">
          <w:rPr>
            <w:rFonts w:cstheme="minorHAnsi"/>
            <w:sz w:val="22"/>
            <w:szCs w:val="22"/>
            <w:lang w:val="en-US"/>
          </w:rPr>
          <w:t xml:space="preserve"> be created in the system. This can </w:t>
        </w:r>
      </w:ins>
      <w:ins w:id="125" w:author="Dupont Dimitri" w:date="2024-11-20T11:01:00Z">
        <w:r w:rsidR="00F33629">
          <w:rPr>
            <w:rFonts w:cstheme="minorHAnsi"/>
            <w:sz w:val="22"/>
            <w:szCs w:val="22"/>
            <w:lang w:val="en-US"/>
          </w:rPr>
          <w:t>be</w:t>
        </w:r>
      </w:ins>
      <w:ins w:id="126" w:author="Dupont Dimitri" w:date="2024-11-20T10:59:00Z">
        <w:r w:rsidRPr="00D77452">
          <w:rPr>
            <w:rFonts w:cstheme="minorHAnsi"/>
            <w:sz w:val="22"/>
            <w:szCs w:val="22"/>
            <w:lang w:val="en-US"/>
          </w:rPr>
          <w:t xml:space="preserve"> done </w:t>
        </w:r>
      </w:ins>
      <w:ins w:id="127" w:author="Dupont Dimitri" w:date="2024-11-20T11:01:00Z">
        <w:r w:rsidR="00F33629" w:rsidRPr="00D77452">
          <w:rPr>
            <w:rFonts w:cstheme="minorHAnsi"/>
            <w:sz w:val="22"/>
            <w:szCs w:val="22"/>
            <w:lang w:val="en-US"/>
          </w:rPr>
          <w:t>either</w:t>
        </w:r>
        <w:r w:rsidR="00F33629">
          <w:rPr>
            <w:rFonts w:cstheme="minorHAnsi"/>
            <w:sz w:val="22"/>
            <w:szCs w:val="22"/>
            <w:lang w:val="en-US"/>
          </w:rPr>
          <w:t xml:space="preserve"> </w:t>
        </w:r>
      </w:ins>
      <w:ins w:id="128" w:author="Dupont Dimitri" w:date="2024-11-20T10:59:00Z">
        <w:r w:rsidRPr="00D77452">
          <w:rPr>
            <w:rFonts w:cstheme="minorHAnsi"/>
            <w:sz w:val="22"/>
            <w:szCs w:val="22"/>
            <w:lang w:val="en-US"/>
          </w:rPr>
          <w:t xml:space="preserve">via Data Transfer (APN: 261), via Airbus Aircraft Setup (APN: 635) or via manual entries in </w:t>
        </w:r>
        <w:proofErr w:type="spellStart"/>
        <w:r w:rsidRPr="00D77452">
          <w:rPr>
            <w:rFonts w:cstheme="minorHAnsi"/>
            <w:sz w:val="22"/>
            <w:szCs w:val="22"/>
            <w:lang w:val="en-US"/>
          </w:rPr>
          <w:t>Rotable</w:t>
        </w:r>
        <w:proofErr w:type="spellEnd"/>
        <w:r w:rsidRPr="00D77452">
          <w:rPr>
            <w:rFonts w:cstheme="minorHAnsi"/>
            <w:sz w:val="22"/>
            <w:szCs w:val="22"/>
            <w:lang w:val="en-US"/>
          </w:rPr>
          <w:t xml:space="preserve"> </w:t>
        </w:r>
      </w:ins>
      <w:ins w:id="129" w:author="Dupont Dimitri" w:date="2024-11-20T11:02:00Z">
        <w:r w:rsidR="00F33629" w:rsidRPr="00D77452">
          <w:rPr>
            <w:rFonts w:cstheme="minorHAnsi"/>
            <w:sz w:val="22"/>
            <w:szCs w:val="22"/>
            <w:lang w:val="en-US"/>
          </w:rPr>
          <w:t>Administration</w:t>
        </w:r>
      </w:ins>
      <w:ins w:id="130" w:author="Dupont Dimitri" w:date="2024-11-20T10:59:00Z">
        <w:r w:rsidRPr="00D77452">
          <w:rPr>
            <w:rFonts w:cstheme="minorHAnsi"/>
            <w:sz w:val="22"/>
            <w:szCs w:val="22"/>
            <w:lang w:val="en-US"/>
          </w:rPr>
          <w:t xml:space="preserve"> (APN: 147).</w:t>
        </w:r>
      </w:ins>
    </w:p>
    <w:p w14:paraId="40635E43" w14:textId="3CC6EAA3" w:rsidR="00D77452" w:rsidRDefault="00D77452" w:rsidP="00F2571C">
      <w:pPr>
        <w:ind w:left="709"/>
        <w:jc w:val="both"/>
        <w:rPr>
          <w:ins w:id="131" w:author="Dupont Dimitri" w:date="2024-11-20T12:03:00Z"/>
          <w:rFonts w:cstheme="minorHAnsi"/>
          <w:sz w:val="22"/>
          <w:szCs w:val="22"/>
          <w:lang w:val="en-US"/>
        </w:rPr>
      </w:pPr>
      <w:ins w:id="132" w:author="Dupont Dimitri" w:date="2024-11-20T10:59:00Z">
        <w:r w:rsidRPr="00D77452">
          <w:rPr>
            <w:rFonts w:cstheme="minorHAnsi"/>
            <w:sz w:val="22"/>
            <w:szCs w:val="22"/>
            <w:lang w:val="en-US"/>
          </w:rPr>
          <w:t>In case this is a completely new operated aircraft type, the unknown part numbers must be created upfront</w:t>
        </w:r>
      </w:ins>
      <w:ins w:id="133" w:author="Dupont Dimitri" w:date="2024-11-20T11:38:00Z">
        <w:r w:rsidR="00644220">
          <w:rPr>
            <w:rFonts w:cstheme="minorHAnsi"/>
            <w:sz w:val="22"/>
            <w:szCs w:val="22"/>
            <w:lang w:val="en-US"/>
          </w:rPr>
          <w:t xml:space="preserve"> in accordance with Process 01.02.</w:t>
        </w:r>
      </w:ins>
    </w:p>
    <w:p w14:paraId="25CD686B" w14:textId="4ADC604B" w:rsidR="0044413D" w:rsidRDefault="0044413D">
      <w:pPr>
        <w:ind w:left="709"/>
        <w:jc w:val="both"/>
        <w:rPr>
          <w:ins w:id="134" w:author="Dupont Dimitri" w:date="2024-11-20T11:49:00Z"/>
          <w:rFonts w:cstheme="minorHAnsi"/>
          <w:sz w:val="22"/>
          <w:szCs w:val="22"/>
          <w:lang w:val="en-US"/>
        </w:rPr>
        <w:pPrChange w:id="135" w:author="Dupont Dimitri" w:date="2024-11-20T12:01:00Z">
          <w:pPr>
            <w:pStyle w:val="ListParagraph"/>
            <w:ind w:left="709"/>
            <w:jc w:val="both"/>
          </w:pPr>
        </w:pPrChange>
      </w:pPr>
      <w:ins w:id="136" w:author="Dupont Dimitri" w:date="2024-11-20T12:03:00Z">
        <w:r>
          <w:rPr>
            <w:rFonts w:cstheme="minorHAnsi"/>
            <w:sz w:val="22"/>
            <w:szCs w:val="22"/>
            <w:lang w:val="en-US"/>
          </w:rPr>
          <w:t>This task is for components</w:t>
        </w:r>
      </w:ins>
      <w:r w:rsidR="00082F6D">
        <w:rPr>
          <w:rFonts w:cstheme="minorHAnsi"/>
          <w:sz w:val="22"/>
          <w:szCs w:val="22"/>
          <w:lang w:val="en-US"/>
        </w:rPr>
        <w:t xml:space="preserve"> and assemblies, meaning </w:t>
      </w:r>
      <w:ins w:id="137" w:author="Dupont Dimitri" w:date="2024-11-20T12:04:00Z">
        <w:r w:rsidR="008E6B9D">
          <w:rPr>
            <w:rFonts w:cstheme="minorHAnsi"/>
            <w:sz w:val="22"/>
            <w:szCs w:val="22"/>
            <w:lang w:val="en-US"/>
          </w:rPr>
          <w:t xml:space="preserve">engines APU and their respective subcomponents, hence it can be </w:t>
        </w:r>
        <w:r w:rsidR="00BD12D4">
          <w:rPr>
            <w:rFonts w:cstheme="minorHAnsi"/>
            <w:sz w:val="22"/>
            <w:szCs w:val="22"/>
            <w:lang w:val="en-US"/>
          </w:rPr>
          <w:t>divided in two task</w:t>
        </w:r>
      </w:ins>
      <w:r w:rsidR="00EE2940">
        <w:rPr>
          <w:rFonts w:cstheme="minorHAnsi"/>
          <w:sz w:val="22"/>
          <w:szCs w:val="22"/>
          <w:lang w:val="en-US"/>
        </w:rPr>
        <w:t>s</w:t>
      </w:r>
      <w:ins w:id="138" w:author="Dupont Dimitri" w:date="2024-11-20T12:04:00Z">
        <w:r w:rsidR="00BD12D4">
          <w:rPr>
            <w:rFonts w:cstheme="minorHAnsi"/>
            <w:sz w:val="22"/>
            <w:szCs w:val="22"/>
            <w:lang w:val="en-US"/>
          </w:rPr>
          <w:t>.</w:t>
        </w:r>
      </w:ins>
    </w:p>
    <w:p w14:paraId="4EC9E4F4" w14:textId="77777777" w:rsidR="00AA40F6" w:rsidRDefault="00AA40F6" w:rsidP="00EE2940">
      <w:pPr>
        <w:pStyle w:val="ListParagraph"/>
        <w:ind w:left="709"/>
        <w:jc w:val="both"/>
        <w:rPr>
          <w:rFonts w:cstheme="minorHAnsi"/>
          <w:sz w:val="22"/>
          <w:szCs w:val="22"/>
          <w:lang w:val="en-US"/>
        </w:rPr>
      </w:pPr>
    </w:p>
    <w:p w14:paraId="1451145E" w14:textId="22A58366" w:rsidR="00EC092E" w:rsidRPr="00B36239" w:rsidRDefault="00EE2940" w:rsidP="00EC092E">
      <w:pPr>
        <w:pStyle w:val="ListParagraph"/>
        <w:numPr>
          <w:ilvl w:val="1"/>
          <w:numId w:val="16"/>
        </w:numPr>
        <w:jc w:val="both"/>
        <w:rPr>
          <w:rFonts w:cstheme="minorHAnsi"/>
          <w:b/>
          <w:bCs/>
          <w:sz w:val="22"/>
          <w:szCs w:val="22"/>
          <w:lang w:val="en-US"/>
        </w:rPr>
      </w:pPr>
      <w:r w:rsidRPr="00B36239">
        <w:rPr>
          <w:rFonts w:cstheme="minorHAnsi"/>
          <w:b/>
          <w:bCs/>
          <w:sz w:val="22"/>
          <w:szCs w:val="22"/>
          <w:lang w:val="en-US"/>
        </w:rPr>
        <w:t xml:space="preserve">Import or create </w:t>
      </w:r>
      <w:proofErr w:type="spellStart"/>
      <w:proofErr w:type="gramStart"/>
      <w:r w:rsidR="00EC092E" w:rsidRPr="00B36239">
        <w:rPr>
          <w:rFonts w:cstheme="minorHAnsi"/>
          <w:b/>
          <w:bCs/>
          <w:sz w:val="22"/>
          <w:szCs w:val="22"/>
          <w:lang w:val="en-US"/>
        </w:rPr>
        <w:t>softwares</w:t>
      </w:r>
      <w:proofErr w:type="spellEnd"/>
      <w:proofErr w:type="gramEnd"/>
    </w:p>
    <w:p w14:paraId="0C9444BF" w14:textId="66849360" w:rsidR="00EC092E" w:rsidRDefault="004A5697" w:rsidP="00B36239">
      <w:pPr>
        <w:ind w:left="709"/>
        <w:jc w:val="both"/>
        <w:rPr>
          <w:rFonts w:cstheme="minorHAnsi"/>
          <w:sz w:val="22"/>
          <w:szCs w:val="22"/>
          <w:lang w:val="en-US"/>
        </w:rPr>
      </w:pPr>
      <w:r>
        <w:rPr>
          <w:rFonts w:cstheme="minorHAnsi"/>
          <w:sz w:val="22"/>
          <w:szCs w:val="22"/>
          <w:lang w:val="en-US"/>
        </w:rPr>
        <w:t xml:space="preserve">Same as for the components and assemblies, the </w:t>
      </w:r>
      <w:r w:rsidR="00FE660E">
        <w:rPr>
          <w:rFonts w:cstheme="minorHAnsi"/>
          <w:sz w:val="22"/>
          <w:szCs w:val="22"/>
          <w:lang w:val="en-US"/>
        </w:rPr>
        <w:t xml:space="preserve">installed </w:t>
      </w:r>
      <w:proofErr w:type="spellStart"/>
      <w:r w:rsidR="00FE660E">
        <w:rPr>
          <w:rFonts w:cstheme="minorHAnsi"/>
          <w:sz w:val="22"/>
          <w:szCs w:val="22"/>
          <w:lang w:val="en-US"/>
        </w:rPr>
        <w:t>softwares</w:t>
      </w:r>
      <w:proofErr w:type="spellEnd"/>
      <w:r w:rsidR="00FE660E">
        <w:rPr>
          <w:rFonts w:cstheme="minorHAnsi"/>
          <w:sz w:val="22"/>
          <w:szCs w:val="22"/>
          <w:lang w:val="en-US"/>
        </w:rPr>
        <w:t xml:space="preserve"> need to be created in the system. The Data </w:t>
      </w:r>
      <w:proofErr w:type="spellStart"/>
      <w:r w:rsidR="00FE660E">
        <w:rPr>
          <w:rFonts w:cstheme="minorHAnsi"/>
          <w:sz w:val="22"/>
          <w:szCs w:val="22"/>
          <w:lang w:val="en-US"/>
        </w:rPr>
        <w:t>Transfert</w:t>
      </w:r>
      <w:proofErr w:type="spellEnd"/>
      <w:r w:rsidR="00FE660E">
        <w:rPr>
          <w:rFonts w:cstheme="minorHAnsi"/>
          <w:sz w:val="22"/>
          <w:szCs w:val="22"/>
          <w:lang w:val="en-US"/>
        </w:rPr>
        <w:t xml:space="preserve"> (APN 261) is </w:t>
      </w:r>
      <w:r w:rsidR="0013605B">
        <w:rPr>
          <w:rFonts w:cstheme="minorHAnsi"/>
          <w:sz w:val="22"/>
          <w:szCs w:val="22"/>
          <w:lang w:val="en-US"/>
        </w:rPr>
        <w:t xml:space="preserve">a </w:t>
      </w:r>
      <w:proofErr w:type="gramStart"/>
      <w:r w:rsidR="0013605B">
        <w:rPr>
          <w:rFonts w:cstheme="minorHAnsi"/>
          <w:sz w:val="22"/>
          <w:szCs w:val="22"/>
          <w:lang w:val="en-US"/>
        </w:rPr>
        <w:t>possibility</w:t>
      </w:r>
      <w:proofErr w:type="gramEnd"/>
      <w:r w:rsidR="0013605B">
        <w:rPr>
          <w:rFonts w:cstheme="minorHAnsi"/>
          <w:sz w:val="22"/>
          <w:szCs w:val="22"/>
          <w:lang w:val="en-US"/>
        </w:rPr>
        <w:t xml:space="preserve"> or it can be done manually via APN </w:t>
      </w:r>
      <w:r w:rsidR="00AD6FD5">
        <w:rPr>
          <w:rFonts w:cstheme="minorHAnsi"/>
          <w:sz w:val="22"/>
          <w:szCs w:val="22"/>
          <w:lang w:val="en-US"/>
        </w:rPr>
        <w:t>1828.</w:t>
      </w:r>
    </w:p>
    <w:p w14:paraId="56FC800D" w14:textId="3EFC7C95" w:rsidR="00AD6FD5" w:rsidRPr="00EC092E" w:rsidRDefault="0076710B" w:rsidP="00B36239">
      <w:pPr>
        <w:ind w:left="709"/>
        <w:jc w:val="both"/>
        <w:rPr>
          <w:ins w:id="139" w:author="Dupont Dimitri" w:date="2024-11-20T11:49:00Z"/>
          <w:rFonts w:cstheme="minorHAnsi"/>
          <w:sz w:val="22"/>
          <w:szCs w:val="22"/>
          <w:lang w:val="en-US"/>
        </w:rPr>
      </w:pPr>
      <w:r>
        <w:rPr>
          <w:rFonts w:cstheme="minorHAnsi"/>
          <w:sz w:val="22"/>
          <w:szCs w:val="22"/>
          <w:lang w:val="en-US"/>
        </w:rPr>
        <w:t xml:space="preserve">All unknown software number have to be </w:t>
      </w:r>
      <w:proofErr w:type="gramStart"/>
      <w:r>
        <w:rPr>
          <w:rFonts w:cstheme="minorHAnsi"/>
          <w:sz w:val="22"/>
          <w:szCs w:val="22"/>
          <w:lang w:val="en-US"/>
        </w:rPr>
        <w:t>create</w:t>
      </w:r>
      <w:proofErr w:type="gramEnd"/>
      <w:r>
        <w:rPr>
          <w:rFonts w:cstheme="minorHAnsi"/>
          <w:sz w:val="22"/>
          <w:szCs w:val="22"/>
          <w:lang w:val="en-US"/>
        </w:rPr>
        <w:t xml:space="preserve"> upfront in accordance with Process 01.02</w:t>
      </w:r>
      <w:r w:rsidR="00B36239">
        <w:rPr>
          <w:rFonts w:cstheme="minorHAnsi"/>
          <w:sz w:val="22"/>
          <w:szCs w:val="22"/>
          <w:lang w:val="en-US"/>
        </w:rPr>
        <w:t>. using APN 2618.</w:t>
      </w:r>
    </w:p>
    <w:p w14:paraId="1D72A5A8" w14:textId="76E6A5EF" w:rsidR="00AA40F6" w:rsidRPr="006A0CDC" w:rsidRDefault="00AA40F6" w:rsidP="00AA40F6">
      <w:pPr>
        <w:pStyle w:val="ListParagraph"/>
        <w:numPr>
          <w:ilvl w:val="1"/>
          <w:numId w:val="16"/>
        </w:numPr>
        <w:jc w:val="both"/>
        <w:rPr>
          <w:ins w:id="140" w:author="Dupont Dimitri" w:date="2024-11-20T11:50:00Z"/>
          <w:rFonts w:cstheme="minorHAnsi"/>
          <w:b/>
          <w:bCs/>
          <w:sz w:val="22"/>
          <w:szCs w:val="22"/>
          <w:lang w:val="en-US"/>
          <w:rPrChange w:id="141" w:author="Dupont Dimitri" w:date="2024-11-20T11:54:00Z">
            <w:rPr>
              <w:ins w:id="142" w:author="Dupont Dimitri" w:date="2024-11-20T11:50:00Z"/>
              <w:rFonts w:cstheme="minorHAnsi"/>
              <w:sz w:val="22"/>
              <w:szCs w:val="22"/>
              <w:lang w:val="en-US"/>
            </w:rPr>
          </w:rPrChange>
        </w:rPr>
      </w:pPr>
      <w:ins w:id="143" w:author="Dupont Dimitri" w:date="2024-11-20T11:50:00Z">
        <w:r w:rsidRPr="006A0CDC">
          <w:rPr>
            <w:rFonts w:cstheme="minorHAnsi"/>
            <w:b/>
            <w:bCs/>
            <w:sz w:val="22"/>
            <w:szCs w:val="22"/>
            <w:lang w:val="en-US"/>
            <w:rPrChange w:id="144" w:author="Dupont Dimitri" w:date="2024-11-20T11:54:00Z">
              <w:rPr>
                <w:rFonts w:cstheme="minorHAnsi"/>
                <w:sz w:val="22"/>
                <w:szCs w:val="22"/>
                <w:lang w:val="en-US"/>
              </w:rPr>
            </w:rPrChange>
          </w:rPr>
          <w:t>Import or create component requirements</w:t>
        </w:r>
        <w:r w:rsidR="0047262B" w:rsidRPr="006A0CDC">
          <w:rPr>
            <w:rFonts w:cstheme="minorHAnsi"/>
            <w:b/>
            <w:bCs/>
            <w:sz w:val="22"/>
            <w:szCs w:val="22"/>
            <w:lang w:val="en-US"/>
            <w:rPrChange w:id="145" w:author="Dupont Dimitri" w:date="2024-11-20T11:54:00Z">
              <w:rPr>
                <w:rFonts w:cstheme="minorHAnsi"/>
                <w:sz w:val="22"/>
                <w:szCs w:val="22"/>
                <w:lang w:val="en-US"/>
              </w:rPr>
            </w:rPrChange>
          </w:rPr>
          <w:t>.</w:t>
        </w:r>
      </w:ins>
    </w:p>
    <w:p w14:paraId="576924DF" w14:textId="023847D4" w:rsidR="0047262B" w:rsidRPr="00BE7C83" w:rsidRDefault="0047262B">
      <w:pPr>
        <w:ind w:left="709"/>
        <w:jc w:val="both"/>
        <w:rPr>
          <w:ins w:id="146" w:author="Dupont Dimitri" w:date="2024-11-20T11:50:00Z"/>
          <w:rFonts w:cstheme="minorHAnsi"/>
          <w:sz w:val="22"/>
          <w:szCs w:val="22"/>
          <w:lang w:val="en-US"/>
        </w:rPr>
        <w:pPrChange w:id="147" w:author="Dupont Dimitri" w:date="2024-11-20T11:50:00Z">
          <w:pPr>
            <w:jc w:val="both"/>
          </w:pPr>
        </w:pPrChange>
      </w:pPr>
      <w:ins w:id="148" w:author="Dupont Dimitri" w:date="2024-11-20T11:50:00Z">
        <w:r w:rsidRPr="00BE7C83">
          <w:rPr>
            <w:rFonts w:cstheme="minorHAnsi"/>
            <w:sz w:val="22"/>
            <w:szCs w:val="22"/>
            <w:lang w:val="en-US"/>
          </w:rPr>
          <w:t>Component requirements can be implemented via Transfer-Data APN in AMOS. Information is provided by either manufacturer or OEM of parts.</w:t>
        </w:r>
      </w:ins>
    </w:p>
    <w:p w14:paraId="21D764F3" w14:textId="77777777" w:rsidR="0047262B" w:rsidRPr="00D77452" w:rsidRDefault="0047262B">
      <w:pPr>
        <w:pStyle w:val="ListParagraph"/>
        <w:jc w:val="both"/>
        <w:rPr>
          <w:ins w:id="149" w:author="Dupont Dimitri" w:date="2024-11-20T10:59:00Z"/>
          <w:rFonts w:cstheme="minorHAnsi"/>
          <w:sz w:val="22"/>
          <w:szCs w:val="22"/>
          <w:lang w:val="en-US"/>
        </w:rPr>
        <w:pPrChange w:id="150" w:author="Dupont Dimitri" w:date="2024-11-20T11:50:00Z">
          <w:pPr>
            <w:pStyle w:val="ListParagraph"/>
            <w:numPr>
              <w:numId w:val="16"/>
            </w:numPr>
            <w:ind w:left="360" w:hanging="360"/>
            <w:jc w:val="both"/>
          </w:pPr>
        </w:pPrChange>
      </w:pPr>
    </w:p>
    <w:p w14:paraId="7A7A3DE2" w14:textId="5B2AA47D" w:rsidR="00085BE8" w:rsidRPr="004C3890" w:rsidRDefault="00085BE8" w:rsidP="00085BE8">
      <w:pPr>
        <w:pStyle w:val="ListParagraph"/>
        <w:numPr>
          <w:ilvl w:val="1"/>
          <w:numId w:val="16"/>
        </w:numPr>
        <w:spacing w:before="240"/>
        <w:jc w:val="both"/>
        <w:rPr>
          <w:ins w:id="151" w:author="Dupont Dimitri" w:date="2024-11-20T11:03:00Z"/>
          <w:rFonts w:cstheme="minorHAnsi"/>
          <w:b/>
          <w:bCs/>
          <w:sz w:val="22"/>
          <w:szCs w:val="22"/>
          <w:rPrChange w:id="152" w:author="Dupont Dimitri" w:date="2024-11-20T11:55:00Z">
            <w:rPr>
              <w:ins w:id="153" w:author="Dupont Dimitri" w:date="2024-11-20T11:03:00Z"/>
              <w:rFonts w:cstheme="minorHAnsi"/>
              <w:sz w:val="22"/>
              <w:szCs w:val="22"/>
            </w:rPr>
          </w:rPrChange>
        </w:rPr>
      </w:pPr>
      <w:ins w:id="154" w:author="Dupont Dimitri" w:date="2024-11-20T11:03:00Z">
        <w:r w:rsidRPr="004C3890">
          <w:rPr>
            <w:rFonts w:cstheme="minorHAnsi"/>
            <w:b/>
            <w:bCs/>
            <w:sz w:val="22"/>
            <w:szCs w:val="22"/>
            <w:rPrChange w:id="155" w:author="Dupont Dimitri" w:date="2024-11-20T11:55:00Z">
              <w:rPr>
                <w:rFonts w:cstheme="minorHAnsi"/>
                <w:sz w:val="22"/>
                <w:szCs w:val="22"/>
              </w:rPr>
            </w:rPrChange>
          </w:rPr>
          <w:t>Import or create the aircraft modification status.</w:t>
        </w:r>
      </w:ins>
    </w:p>
    <w:p w14:paraId="40DC23F0" w14:textId="01E6E48B" w:rsidR="00085BE8" w:rsidRDefault="00085BE8" w:rsidP="00085BE8">
      <w:pPr>
        <w:ind w:left="709"/>
        <w:jc w:val="both"/>
        <w:rPr>
          <w:ins w:id="156" w:author="Dupont Dimitri" w:date="2024-11-20T11:37:00Z"/>
          <w:rFonts w:cstheme="minorHAnsi"/>
          <w:sz w:val="22"/>
          <w:szCs w:val="22"/>
          <w:lang w:val="en-US"/>
        </w:rPr>
      </w:pPr>
      <w:proofErr w:type="gramStart"/>
      <w:ins w:id="157" w:author="Dupont Dimitri" w:date="2024-11-20T11:03:00Z">
        <w:r w:rsidRPr="00085BE8">
          <w:rPr>
            <w:rFonts w:cstheme="minorHAnsi"/>
            <w:sz w:val="22"/>
            <w:szCs w:val="22"/>
            <w:lang w:val="en-US"/>
            <w:rPrChange w:id="158" w:author="Dupont Dimitri" w:date="2024-11-20T11:04:00Z">
              <w:rPr>
                <w:lang w:val="en-US"/>
              </w:rPr>
            </w:rPrChange>
          </w:rPr>
          <w:t>In order to</w:t>
        </w:r>
        <w:proofErr w:type="gramEnd"/>
        <w:r w:rsidRPr="00085BE8">
          <w:rPr>
            <w:rFonts w:cstheme="minorHAnsi"/>
            <w:sz w:val="22"/>
            <w:szCs w:val="22"/>
            <w:lang w:val="en-US"/>
            <w:rPrChange w:id="159" w:author="Dupont Dimitri" w:date="2024-11-20T11:04:00Z">
              <w:rPr>
                <w:lang w:val="en-US"/>
              </w:rPr>
            </w:rPrChange>
          </w:rPr>
          <w:t xml:space="preserve"> show an airworthiness status of the aircraft, the setup of modification (recommended and/or mandatory) is essential. Modifications </w:t>
        </w:r>
      </w:ins>
      <w:ins w:id="160" w:author="Dupont Dimitri" w:date="2024-11-20T11:04:00Z">
        <w:r w:rsidR="004F0DB0">
          <w:rPr>
            <w:rFonts w:cstheme="minorHAnsi"/>
            <w:sz w:val="22"/>
            <w:szCs w:val="22"/>
            <w:lang w:val="en-US"/>
          </w:rPr>
          <w:t>can be</w:t>
        </w:r>
      </w:ins>
      <w:ins w:id="161" w:author="Dupont Dimitri" w:date="2024-11-20T11:03:00Z">
        <w:r w:rsidRPr="00085BE8">
          <w:rPr>
            <w:rFonts w:cstheme="minorHAnsi"/>
            <w:sz w:val="22"/>
            <w:szCs w:val="22"/>
            <w:lang w:val="en-US"/>
            <w:rPrChange w:id="162" w:author="Dupont Dimitri" w:date="2024-11-20T11:04:00Z">
              <w:rPr>
                <w:lang w:val="en-US"/>
              </w:rPr>
            </w:rPrChange>
          </w:rPr>
          <w:t xml:space="preserve"> setup manually (APN: 63) or via the Data </w:t>
        </w:r>
      </w:ins>
      <w:ins w:id="163" w:author="Dupont Dimitri" w:date="2024-11-20T11:04:00Z">
        <w:r w:rsidRPr="00085BE8">
          <w:rPr>
            <w:rFonts w:cstheme="minorHAnsi"/>
            <w:sz w:val="22"/>
            <w:szCs w:val="22"/>
            <w:lang w:val="en-US"/>
          </w:rPr>
          <w:t>Transfer</w:t>
        </w:r>
      </w:ins>
      <w:ins w:id="164" w:author="Dupont Dimitri" w:date="2024-11-20T11:03:00Z">
        <w:r w:rsidRPr="00085BE8">
          <w:rPr>
            <w:rFonts w:cstheme="minorHAnsi"/>
            <w:sz w:val="22"/>
            <w:szCs w:val="22"/>
            <w:lang w:val="en-US"/>
            <w:rPrChange w:id="165" w:author="Dupont Dimitri" w:date="2024-11-20T11:04:00Z">
              <w:rPr>
                <w:lang w:val="en-US"/>
              </w:rPr>
            </w:rPrChange>
          </w:rPr>
          <w:t xml:space="preserve"> (APN: 261)</w:t>
        </w:r>
      </w:ins>
      <w:ins w:id="166" w:author="Dupont Dimitri" w:date="2024-11-20T11:04:00Z">
        <w:r w:rsidR="004F0DB0">
          <w:rPr>
            <w:rFonts w:cstheme="minorHAnsi"/>
            <w:sz w:val="22"/>
            <w:szCs w:val="22"/>
            <w:lang w:val="en-US"/>
          </w:rPr>
          <w:t>.</w:t>
        </w:r>
      </w:ins>
      <w:ins w:id="167" w:author="Dupont Dimitri" w:date="2024-11-20T11:05:00Z">
        <w:r w:rsidR="00232559">
          <w:rPr>
            <w:rFonts w:cstheme="minorHAnsi"/>
            <w:sz w:val="22"/>
            <w:szCs w:val="22"/>
            <w:lang w:val="en-US"/>
          </w:rPr>
          <w:t xml:space="preserve"> </w:t>
        </w:r>
      </w:ins>
    </w:p>
    <w:p w14:paraId="0D8AD647" w14:textId="68AFEE0B" w:rsidR="00705CBB" w:rsidRDefault="00705CBB" w:rsidP="00085BE8">
      <w:pPr>
        <w:ind w:left="709"/>
        <w:jc w:val="both"/>
        <w:rPr>
          <w:ins w:id="168" w:author="Dupont Dimitri" w:date="2024-11-20T11:56:00Z"/>
          <w:rFonts w:cstheme="minorHAnsi"/>
          <w:sz w:val="22"/>
          <w:szCs w:val="22"/>
          <w:lang w:val="en-US"/>
        </w:rPr>
      </w:pPr>
      <w:ins w:id="169" w:author="Dupont Dimitri" w:date="2024-11-20T11:37:00Z">
        <w:r>
          <w:rPr>
            <w:rFonts w:cstheme="minorHAnsi"/>
            <w:sz w:val="22"/>
            <w:szCs w:val="22"/>
            <w:lang w:val="en-US"/>
          </w:rPr>
          <w:t xml:space="preserve">Note that </w:t>
        </w:r>
      </w:ins>
      <w:ins w:id="170" w:author="Dupont Dimitri" w:date="2024-11-20T11:42:00Z">
        <w:r w:rsidR="006D035F">
          <w:rPr>
            <w:rFonts w:cstheme="minorHAnsi"/>
            <w:sz w:val="22"/>
            <w:szCs w:val="22"/>
            <w:lang w:val="en-US"/>
          </w:rPr>
          <w:t xml:space="preserve">each new </w:t>
        </w:r>
      </w:ins>
      <w:ins w:id="171" w:author="Dupont Dimitri" w:date="2024-11-20T11:38:00Z">
        <w:r w:rsidR="00644220">
          <w:rPr>
            <w:rFonts w:cstheme="minorHAnsi"/>
            <w:sz w:val="22"/>
            <w:szCs w:val="22"/>
            <w:lang w:val="en-US"/>
          </w:rPr>
          <w:t xml:space="preserve">modification should be assessed adequately prior </w:t>
        </w:r>
      </w:ins>
      <w:ins w:id="172" w:author="Dupont Dimitri" w:date="2024-11-20T11:42:00Z">
        <w:r w:rsidR="001470F2">
          <w:rPr>
            <w:rFonts w:cstheme="minorHAnsi"/>
            <w:sz w:val="22"/>
            <w:szCs w:val="22"/>
            <w:lang w:val="en-US"/>
          </w:rPr>
          <w:t>releasing.</w:t>
        </w:r>
      </w:ins>
    </w:p>
    <w:p w14:paraId="174196CB" w14:textId="77777777" w:rsidR="00AC2A16" w:rsidRDefault="00AC2A16" w:rsidP="00085BE8">
      <w:pPr>
        <w:ind w:left="709"/>
        <w:jc w:val="both"/>
        <w:rPr>
          <w:ins w:id="173" w:author="Dupont Dimitri" w:date="2024-11-20T11:56:00Z"/>
          <w:rFonts w:cstheme="minorHAnsi"/>
          <w:sz w:val="22"/>
          <w:szCs w:val="22"/>
          <w:lang w:val="en-US"/>
        </w:rPr>
      </w:pPr>
    </w:p>
    <w:p w14:paraId="6034ECB7" w14:textId="1149BDDD" w:rsidR="00AC2A16" w:rsidRPr="0080403F" w:rsidRDefault="00AC2A16" w:rsidP="00AC2A16">
      <w:pPr>
        <w:pStyle w:val="ListParagraph"/>
        <w:numPr>
          <w:ilvl w:val="1"/>
          <w:numId w:val="16"/>
        </w:numPr>
        <w:jc w:val="both"/>
        <w:rPr>
          <w:ins w:id="174" w:author="Dupont Dimitri" w:date="2024-11-20T11:57:00Z"/>
          <w:rFonts w:cstheme="minorHAnsi"/>
          <w:b/>
          <w:bCs/>
          <w:sz w:val="22"/>
          <w:szCs w:val="22"/>
          <w:lang w:val="en-US"/>
          <w:rPrChange w:id="175" w:author="Dupont Dimitri" w:date="2024-11-20T11:58:00Z">
            <w:rPr>
              <w:ins w:id="176" w:author="Dupont Dimitri" w:date="2024-11-20T11:57:00Z"/>
              <w:rFonts w:cstheme="minorHAnsi"/>
              <w:sz w:val="22"/>
              <w:szCs w:val="22"/>
              <w:lang w:val="en-US"/>
            </w:rPr>
          </w:rPrChange>
        </w:rPr>
      </w:pPr>
      <w:ins w:id="177" w:author="Dupont Dimitri" w:date="2024-11-20T11:56:00Z">
        <w:r w:rsidRPr="0080403F">
          <w:rPr>
            <w:rFonts w:cstheme="minorHAnsi"/>
            <w:b/>
            <w:bCs/>
            <w:sz w:val="22"/>
            <w:szCs w:val="22"/>
            <w:lang w:val="en-US"/>
            <w:rPrChange w:id="178" w:author="Dupont Dimitri" w:date="2024-11-20T11:58:00Z">
              <w:rPr>
                <w:rFonts w:cstheme="minorHAnsi"/>
                <w:sz w:val="22"/>
                <w:szCs w:val="22"/>
                <w:lang w:val="en-US"/>
              </w:rPr>
            </w:rPrChange>
          </w:rPr>
          <w:t xml:space="preserve">Create </w:t>
        </w:r>
      </w:ins>
      <w:ins w:id="179" w:author="Dupont Dimitri" w:date="2024-11-20T11:57:00Z">
        <w:r w:rsidR="00434CC7" w:rsidRPr="0080403F">
          <w:rPr>
            <w:rFonts w:cstheme="minorHAnsi"/>
            <w:b/>
            <w:bCs/>
            <w:sz w:val="22"/>
            <w:szCs w:val="22"/>
            <w:lang w:val="en-US"/>
            <w:rPrChange w:id="180" w:author="Dupont Dimitri" w:date="2024-11-20T11:58:00Z">
              <w:rPr>
                <w:rFonts w:cstheme="minorHAnsi"/>
                <w:sz w:val="22"/>
                <w:szCs w:val="22"/>
                <w:lang w:val="en-US"/>
              </w:rPr>
            </w:rPrChange>
          </w:rPr>
          <w:t>Deferred defects</w:t>
        </w:r>
      </w:ins>
      <w:ins w:id="181" w:author="Dupont Dimitri" w:date="2024-11-20T11:58:00Z">
        <w:r w:rsidR="00BA2F41" w:rsidRPr="0080403F">
          <w:rPr>
            <w:rFonts w:cstheme="minorHAnsi"/>
            <w:b/>
            <w:bCs/>
            <w:sz w:val="22"/>
            <w:szCs w:val="22"/>
            <w:lang w:val="en-US"/>
            <w:rPrChange w:id="182" w:author="Dupont Dimitri" w:date="2024-11-20T11:58:00Z">
              <w:rPr>
                <w:rFonts w:cstheme="minorHAnsi"/>
                <w:sz w:val="22"/>
                <w:szCs w:val="22"/>
                <w:lang w:val="en-US"/>
              </w:rPr>
            </w:rPrChange>
          </w:rPr>
          <w:t xml:space="preserve"> </w:t>
        </w:r>
        <w:r w:rsidR="00BA2F41" w:rsidRPr="0080403F">
          <w:rPr>
            <w:rFonts w:cstheme="minorHAnsi"/>
            <w:b/>
            <w:bCs/>
            <w:sz w:val="22"/>
            <w:szCs w:val="22"/>
            <w:rPrChange w:id="183" w:author="Dupont Dimitri" w:date="2024-11-20T11:58:00Z">
              <w:rPr>
                <w:rFonts w:cstheme="minorHAnsi"/>
                <w:sz w:val="22"/>
                <w:szCs w:val="22"/>
              </w:rPr>
            </w:rPrChange>
          </w:rPr>
          <w:t>and any other relevant open unscheduled maintenance</w:t>
        </w:r>
      </w:ins>
      <w:ins w:id="184" w:author="Dupont Dimitri" w:date="2024-11-20T12:05:00Z">
        <w:r w:rsidR="00BD12D4">
          <w:rPr>
            <w:rFonts w:cstheme="minorHAnsi"/>
            <w:b/>
            <w:bCs/>
            <w:sz w:val="22"/>
            <w:szCs w:val="22"/>
          </w:rPr>
          <w:t>.</w:t>
        </w:r>
      </w:ins>
    </w:p>
    <w:p w14:paraId="166F7EF0" w14:textId="6945DAFE" w:rsidR="00434CC7" w:rsidRDefault="006C1D7E">
      <w:pPr>
        <w:ind w:left="709"/>
        <w:jc w:val="both"/>
        <w:rPr>
          <w:ins w:id="185" w:author="Dupont Dimitri" w:date="2024-11-20T11:57:00Z"/>
          <w:rFonts w:cstheme="minorHAnsi"/>
          <w:sz w:val="22"/>
          <w:szCs w:val="22"/>
          <w:lang w:val="en-US"/>
        </w:rPr>
        <w:pPrChange w:id="186" w:author="Dupont Dimitri" w:date="2024-11-20T12:01:00Z">
          <w:pPr>
            <w:pStyle w:val="ListParagraph"/>
            <w:jc w:val="both"/>
          </w:pPr>
        </w:pPrChange>
      </w:pPr>
      <w:ins w:id="187" w:author="Dupont Dimitri" w:date="2024-11-20T11:57:00Z">
        <w:r>
          <w:rPr>
            <w:rFonts w:cstheme="minorHAnsi"/>
            <w:sz w:val="22"/>
            <w:szCs w:val="22"/>
            <w:lang w:val="en-US"/>
          </w:rPr>
          <w:t>The creation of th</w:t>
        </w:r>
      </w:ins>
      <w:ins w:id="188" w:author="Dupont Dimitri" w:date="2024-11-20T11:58:00Z">
        <w:r w:rsidR="00BA2F41">
          <w:rPr>
            <w:rFonts w:cstheme="minorHAnsi"/>
            <w:sz w:val="22"/>
            <w:szCs w:val="22"/>
            <w:lang w:val="en-US"/>
          </w:rPr>
          <w:t xml:space="preserve">ese events </w:t>
        </w:r>
      </w:ins>
      <w:ins w:id="189" w:author="Dupont Dimitri" w:date="2024-11-20T11:57:00Z">
        <w:r>
          <w:rPr>
            <w:rFonts w:cstheme="minorHAnsi"/>
            <w:sz w:val="22"/>
            <w:szCs w:val="22"/>
            <w:lang w:val="en-US"/>
          </w:rPr>
          <w:t>is a manual entry to be performed in APN 1418</w:t>
        </w:r>
      </w:ins>
      <w:ins w:id="190" w:author="Dupont Dimitri" w:date="2024-11-20T11:58:00Z">
        <w:r w:rsidR="0080403F">
          <w:rPr>
            <w:rFonts w:cstheme="minorHAnsi"/>
            <w:sz w:val="22"/>
            <w:szCs w:val="22"/>
            <w:lang w:val="en-US"/>
          </w:rPr>
          <w:t>.</w:t>
        </w:r>
      </w:ins>
    </w:p>
    <w:p w14:paraId="4F5B01A9" w14:textId="77777777" w:rsidR="00434CC7" w:rsidRPr="00AC2A16" w:rsidRDefault="00434CC7">
      <w:pPr>
        <w:pStyle w:val="ListParagraph"/>
        <w:jc w:val="both"/>
        <w:rPr>
          <w:ins w:id="191" w:author="Dupont Dimitri" w:date="2024-11-20T11:04:00Z"/>
          <w:rFonts w:cstheme="minorHAnsi"/>
          <w:sz w:val="22"/>
          <w:szCs w:val="22"/>
          <w:lang w:val="en-US"/>
          <w:rPrChange w:id="192" w:author="Dupont Dimitri" w:date="2024-11-20T11:56:00Z">
            <w:rPr>
              <w:ins w:id="193" w:author="Dupont Dimitri" w:date="2024-11-20T11:04:00Z"/>
              <w:lang w:val="en-US"/>
            </w:rPr>
          </w:rPrChange>
        </w:rPr>
        <w:pPrChange w:id="194" w:author="Dupont Dimitri" w:date="2024-11-20T11:57:00Z">
          <w:pPr>
            <w:ind w:left="709"/>
            <w:jc w:val="both"/>
          </w:pPr>
        </w:pPrChange>
      </w:pPr>
    </w:p>
    <w:p w14:paraId="6AD39B62" w14:textId="41EF64E3" w:rsidR="004F0DB0" w:rsidRPr="00F2571C" w:rsidRDefault="00D01D9C" w:rsidP="00D01D9C">
      <w:pPr>
        <w:pStyle w:val="ListParagraph"/>
        <w:numPr>
          <w:ilvl w:val="1"/>
          <w:numId w:val="16"/>
        </w:numPr>
        <w:jc w:val="both"/>
        <w:rPr>
          <w:ins w:id="195" w:author="Dupont Dimitri" w:date="2024-11-20T11:59:00Z"/>
          <w:rFonts w:cstheme="minorHAnsi"/>
          <w:b/>
          <w:bCs/>
          <w:sz w:val="22"/>
          <w:szCs w:val="22"/>
          <w:lang w:val="en-US"/>
          <w:rPrChange w:id="196" w:author="Dupont Dimitri" w:date="2024-11-20T12:01:00Z">
            <w:rPr>
              <w:ins w:id="197" w:author="Dupont Dimitri" w:date="2024-11-20T11:59:00Z"/>
              <w:rFonts w:cstheme="minorHAnsi"/>
              <w:sz w:val="22"/>
              <w:szCs w:val="22"/>
              <w:lang w:val="en-US"/>
            </w:rPr>
          </w:rPrChange>
        </w:rPr>
      </w:pPr>
      <w:ins w:id="198" w:author="Dupont Dimitri" w:date="2024-11-20T11:47:00Z">
        <w:r w:rsidRPr="00F2571C">
          <w:rPr>
            <w:rFonts w:cstheme="minorHAnsi"/>
            <w:b/>
            <w:bCs/>
            <w:sz w:val="22"/>
            <w:szCs w:val="22"/>
            <w:lang w:val="en-US"/>
            <w:rPrChange w:id="199" w:author="Dupont Dimitri" w:date="2024-11-20T12:01:00Z">
              <w:rPr>
                <w:rFonts w:cstheme="minorHAnsi"/>
                <w:sz w:val="22"/>
                <w:szCs w:val="22"/>
                <w:lang w:val="en-US"/>
              </w:rPr>
            </w:rPrChange>
          </w:rPr>
          <w:t xml:space="preserve">Initialize </w:t>
        </w:r>
      </w:ins>
      <w:ins w:id="200" w:author="Dupont Dimitri" w:date="2024-11-20T11:59:00Z">
        <w:r w:rsidR="00523178" w:rsidRPr="00F2571C">
          <w:rPr>
            <w:rFonts w:cstheme="minorHAnsi"/>
            <w:b/>
            <w:bCs/>
            <w:sz w:val="22"/>
            <w:szCs w:val="22"/>
            <w:lang w:val="en-US"/>
            <w:rPrChange w:id="201" w:author="Dupont Dimitri" w:date="2024-11-20T12:01:00Z">
              <w:rPr>
                <w:rFonts w:cstheme="minorHAnsi"/>
                <w:sz w:val="22"/>
                <w:szCs w:val="22"/>
                <w:lang w:val="en-US"/>
              </w:rPr>
            </w:rPrChange>
          </w:rPr>
          <w:t>MP tasks and checks</w:t>
        </w:r>
      </w:ins>
      <w:ins w:id="202" w:author="Dupont Dimitri" w:date="2024-11-20T12:05:00Z">
        <w:r w:rsidR="00BD12D4">
          <w:rPr>
            <w:rFonts w:cstheme="minorHAnsi"/>
            <w:b/>
            <w:bCs/>
            <w:sz w:val="22"/>
            <w:szCs w:val="22"/>
            <w:lang w:val="en-US"/>
          </w:rPr>
          <w:t>.</w:t>
        </w:r>
      </w:ins>
    </w:p>
    <w:p w14:paraId="2D02E151" w14:textId="6891ED49" w:rsidR="00523178" w:rsidRDefault="00693955">
      <w:pPr>
        <w:ind w:left="709"/>
        <w:jc w:val="both"/>
        <w:rPr>
          <w:ins w:id="203" w:author="Dupont Dimitri" w:date="2024-11-20T12:00:00Z"/>
          <w:rFonts w:cstheme="minorHAnsi"/>
          <w:sz w:val="22"/>
          <w:szCs w:val="22"/>
          <w:lang w:val="en-US"/>
        </w:rPr>
        <w:pPrChange w:id="204" w:author="Dupont Dimitri" w:date="2024-11-20T12:01:00Z">
          <w:pPr>
            <w:pStyle w:val="ListParagraph"/>
            <w:jc w:val="both"/>
          </w:pPr>
        </w:pPrChange>
      </w:pPr>
      <w:ins w:id="205" w:author="Dupont Dimitri" w:date="2024-11-20T12:06:00Z">
        <w:r>
          <w:rPr>
            <w:rFonts w:cstheme="minorHAnsi"/>
            <w:sz w:val="22"/>
            <w:szCs w:val="22"/>
            <w:lang w:val="en-US"/>
          </w:rPr>
          <w:t>Initialization</w:t>
        </w:r>
      </w:ins>
      <w:ins w:id="206" w:author="Dupont Dimitri" w:date="2024-11-20T11:59:00Z">
        <w:r w:rsidR="00523178">
          <w:rPr>
            <w:rFonts w:cstheme="minorHAnsi"/>
            <w:sz w:val="22"/>
            <w:szCs w:val="22"/>
            <w:lang w:val="en-US"/>
          </w:rPr>
          <w:t xml:space="preserve"> of the tasks and checks can be done either </w:t>
        </w:r>
        <w:r w:rsidR="007C60B2">
          <w:rPr>
            <w:rFonts w:cstheme="minorHAnsi"/>
            <w:sz w:val="22"/>
            <w:szCs w:val="22"/>
            <w:lang w:val="en-US"/>
          </w:rPr>
          <w:t>via Data Transfer (APN 261) o</w:t>
        </w:r>
      </w:ins>
      <w:ins w:id="207" w:author="Dupont Dimitri" w:date="2024-11-20T12:00:00Z">
        <w:r w:rsidR="007C60B2">
          <w:rPr>
            <w:rFonts w:cstheme="minorHAnsi"/>
            <w:sz w:val="22"/>
            <w:szCs w:val="22"/>
            <w:lang w:val="en-US"/>
          </w:rPr>
          <w:t>r manually in APN 1895.</w:t>
        </w:r>
      </w:ins>
      <w:ins w:id="208" w:author="Dupont Dimitri" w:date="2024-11-20T12:02:00Z">
        <w:r w:rsidR="00F94F8D">
          <w:rPr>
            <w:rFonts w:cstheme="minorHAnsi"/>
            <w:sz w:val="22"/>
            <w:szCs w:val="22"/>
            <w:lang w:val="en-US"/>
          </w:rPr>
          <w:t xml:space="preserve"> </w:t>
        </w:r>
        <w:r w:rsidR="00F94F8D" w:rsidRPr="00BE7C83">
          <w:rPr>
            <w:rFonts w:cstheme="minorHAnsi"/>
            <w:sz w:val="22"/>
            <w:szCs w:val="22"/>
            <w:lang w:val="en-US"/>
          </w:rPr>
          <w:t xml:space="preserve">Check the </w:t>
        </w:r>
        <w:proofErr w:type="spellStart"/>
        <w:r w:rsidR="00F94F8D" w:rsidRPr="00BE7C83">
          <w:rPr>
            <w:rFonts w:cstheme="minorHAnsi"/>
            <w:sz w:val="22"/>
            <w:szCs w:val="22"/>
            <w:lang w:val="en-US"/>
          </w:rPr>
          <w:t>tabsheets</w:t>
        </w:r>
        <w:proofErr w:type="spellEnd"/>
        <w:r w:rsidR="00F94F8D" w:rsidRPr="00BE7C83">
          <w:rPr>
            <w:rFonts w:cstheme="minorHAnsi"/>
            <w:sz w:val="22"/>
            <w:szCs w:val="22"/>
            <w:lang w:val="en-US"/>
          </w:rPr>
          <w:t xml:space="preserve"> "</w:t>
        </w:r>
      </w:ins>
      <w:ins w:id="209" w:author="Dupont Dimitri" w:date="2024-11-20T12:06:00Z">
        <w:r w:rsidRPr="00BE7C83">
          <w:rPr>
            <w:rFonts w:cstheme="minorHAnsi"/>
            <w:sz w:val="22"/>
            <w:szCs w:val="22"/>
            <w:lang w:val="en-US"/>
          </w:rPr>
          <w:t>Initialization</w:t>
        </w:r>
      </w:ins>
      <w:ins w:id="210" w:author="Dupont Dimitri" w:date="2024-11-20T12:02:00Z">
        <w:r w:rsidR="00F94F8D" w:rsidRPr="00BE7C83">
          <w:rPr>
            <w:rFonts w:cstheme="minorHAnsi"/>
            <w:sz w:val="22"/>
            <w:szCs w:val="22"/>
            <w:lang w:val="en-US"/>
          </w:rPr>
          <w:t>"; "Sync. MP Revision" and "Sync. Time Requirement"</w:t>
        </w:r>
      </w:ins>
      <w:ins w:id="211" w:author="Dupont Dimitri" w:date="2024-11-20T12:03:00Z">
        <w:r w:rsidR="00F94F8D">
          <w:rPr>
            <w:rFonts w:cstheme="minorHAnsi"/>
            <w:sz w:val="22"/>
            <w:szCs w:val="22"/>
            <w:lang w:val="en-US"/>
          </w:rPr>
          <w:t>.</w:t>
        </w:r>
      </w:ins>
    </w:p>
    <w:p w14:paraId="1B7CA58F" w14:textId="7FEDF83E" w:rsidR="007C60B2" w:rsidRDefault="007C60B2" w:rsidP="00F2571C">
      <w:pPr>
        <w:ind w:left="709"/>
        <w:jc w:val="both"/>
        <w:rPr>
          <w:ins w:id="212" w:author="Dupont Dimitri" w:date="2024-11-20T12:01:00Z"/>
          <w:rFonts w:cstheme="minorHAnsi"/>
          <w:sz w:val="22"/>
          <w:szCs w:val="22"/>
          <w:lang w:val="en-US"/>
        </w:rPr>
      </w:pPr>
      <w:ins w:id="213" w:author="Dupont Dimitri" w:date="2024-11-20T12:00:00Z">
        <w:r w:rsidRPr="00F2571C">
          <w:rPr>
            <w:rFonts w:cstheme="minorHAnsi"/>
            <w:sz w:val="22"/>
            <w:szCs w:val="22"/>
            <w:lang w:val="en-US"/>
            <w:rPrChange w:id="214" w:author="Dupont Dimitri" w:date="2024-11-20T12:01:00Z">
              <w:rPr>
                <w:rFonts w:cstheme="minorHAnsi"/>
                <w:sz w:val="22"/>
                <w:szCs w:val="22"/>
              </w:rPr>
            </w:rPrChange>
          </w:rPr>
          <w:t>It is recommended to use the last performed date to allow AMOS to calculate the next due based on the assigned Maintenance Program and specific parts requirements. “Next due” shall be used when no “last performed” date is existing</w:t>
        </w:r>
        <w:r w:rsidR="00F2571C" w:rsidRPr="00F2571C">
          <w:rPr>
            <w:rFonts w:cstheme="minorHAnsi"/>
            <w:sz w:val="22"/>
            <w:szCs w:val="22"/>
            <w:lang w:val="en-US"/>
            <w:rPrChange w:id="215" w:author="Dupont Dimitri" w:date="2024-11-20T12:01:00Z">
              <w:rPr>
                <w:rFonts w:cstheme="minorHAnsi"/>
                <w:sz w:val="22"/>
                <w:szCs w:val="22"/>
              </w:rPr>
            </w:rPrChange>
          </w:rPr>
          <w:t>, for new requirements for example.</w:t>
        </w:r>
      </w:ins>
    </w:p>
    <w:p w14:paraId="70E111C5" w14:textId="77777777" w:rsidR="00F2571C" w:rsidRDefault="00F2571C" w:rsidP="00F2571C">
      <w:pPr>
        <w:ind w:left="709"/>
        <w:jc w:val="both"/>
        <w:rPr>
          <w:ins w:id="216" w:author="Dupont Dimitri" w:date="2024-11-20T12:01:00Z"/>
          <w:rFonts w:cstheme="minorHAnsi"/>
          <w:sz w:val="22"/>
          <w:szCs w:val="22"/>
          <w:lang w:val="en-US"/>
        </w:rPr>
      </w:pPr>
    </w:p>
    <w:p w14:paraId="4A5E6455" w14:textId="1FC7004C" w:rsidR="00F2571C" w:rsidRPr="005F3A80" w:rsidRDefault="00C82726" w:rsidP="00F2571C">
      <w:pPr>
        <w:pStyle w:val="ListParagraph"/>
        <w:numPr>
          <w:ilvl w:val="1"/>
          <w:numId w:val="16"/>
        </w:numPr>
        <w:jc w:val="both"/>
        <w:rPr>
          <w:ins w:id="217" w:author="Dupont Dimitri" w:date="2024-11-20T12:05:00Z"/>
          <w:rFonts w:cstheme="minorHAnsi"/>
          <w:b/>
          <w:bCs/>
          <w:sz w:val="22"/>
          <w:szCs w:val="22"/>
          <w:lang w:val="en-US"/>
          <w:rPrChange w:id="218" w:author="Dupont Dimitri" w:date="2024-11-20T12:08:00Z">
            <w:rPr>
              <w:ins w:id="219" w:author="Dupont Dimitri" w:date="2024-11-20T12:05:00Z"/>
              <w:rFonts w:cstheme="minorHAnsi"/>
              <w:sz w:val="22"/>
              <w:szCs w:val="22"/>
              <w:lang w:val="en-US"/>
            </w:rPr>
          </w:rPrChange>
        </w:rPr>
      </w:pPr>
      <w:ins w:id="220" w:author="Dupont Dimitri" w:date="2024-11-20T12:05:00Z">
        <w:r w:rsidRPr="005F3A80">
          <w:rPr>
            <w:rFonts w:cstheme="minorHAnsi"/>
            <w:b/>
            <w:bCs/>
            <w:sz w:val="22"/>
            <w:szCs w:val="22"/>
            <w:lang w:val="en-US"/>
            <w:rPrChange w:id="221" w:author="Dupont Dimitri" w:date="2024-11-20T12:08:00Z">
              <w:rPr>
                <w:rFonts w:cstheme="minorHAnsi"/>
                <w:sz w:val="22"/>
                <w:szCs w:val="22"/>
                <w:lang w:val="en-US"/>
              </w:rPr>
            </w:rPrChange>
          </w:rPr>
          <w:t>Assign an Aircraft Configuration to the Aircraft.</w:t>
        </w:r>
      </w:ins>
    </w:p>
    <w:p w14:paraId="1B7624EB" w14:textId="77777777" w:rsidR="00693955" w:rsidRPr="00693955" w:rsidRDefault="00693955">
      <w:pPr>
        <w:pStyle w:val="ListParagraph"/>
        <w:numPr>
          <w:ilvl w:val="2"/>
          <w:numId w:val="16"/>
        </w:numPr>
        <w:jc w:val="both"/>
        <w:rPr>
          <w:ins w:id="222" w:author="Dupont Dimitri" w:date="2024-11-20T12:06:00Z"/>
          <w:rFonts w:cstheme="minorHAnsi"/>
          <w:sz w:val="22"/>
          <w:szCs w:val="22"/>
          <w:lang w:val="en-US"/>
        </w:rPr>
        <w:pPrChange w:id="223" w:author="Dupont Dimitri" w:date="2024-11-20T12:06:00Z">
          <w:pPr>
            <w:pStyle w:val="ListParagraph"/>
            <w:numPr>
              <w:numId w:val="16"/>
            </w:numPr>
            <w:ind w:left="360" w:hanging="360"/>
            <w:jc w:val="both"/>
          </w:pPr>
        </w:pPrChange>
      </w:pPr>
      <w:ins w:id="224" w:author="Dupont Dimitri" w:date="2024-11-20T12:06:00Z">
        <w:r w:rsidRPr="00693955">
          <w:rPr>
            <w:rFonts w:cstheme="minorHAnsi"/>
            <w:sz w:val="22"/>
            <w:szCs w:val="22"/>
            <w:lang w:val="en-US"/>
          </w:rPr>
          <w:t>4.5.1 New aircraft type (never flown in the company)</w:t>
        </w:r>
      </w:ins>
    </w:p>
    <w:p w14:paraId="1E7301C5" w14:textId="4C64A745" w:rsidR="00693955" w:rsidRPr="00693955" w:rsidRDefault="00693955">
      <w:pPr>
        <w:ind w:left="709"/>
        <w:jc w:val="both"/>
        <w:rPr>
          <w:ins w:id="225" w:author="Dupont Dimitri" w:date="2024-11-20T12:06:00Z"/>
          <w:rFonts w:cstheme="minorHAnsi"/>
          <w:sz w:val="22"/>
          <w:szCs w:val="22"/>
          <w:lang w:val="en-US"/>
        </w:rPr>
        <w:pPrChange w:id="226" w:author="Dupont Dimitri" w:date="2024-11-20T12:06:00Z">
          <w:pPr>
            <w:pStyle w:val="ListParagraph"/>
            <w:numPr>
              <w:numId w:val="16"/>
            </w:numPr>
            <w:ind w:left="360" w:hanging="360"/>
            <w:jc w:val="both"/>
          </w:pPr>
        </w:pPrChange>
      </w:pPr>
      <w:ins w:id="227" w:author="Dupont Dimitri" w:date="2024-11-20T12:06:00Z">
        <w:r w:rsidRPr="00693955">
          <w:rPr>
            <w:rFonts w:cstheme="minorHAnsi"/>
            <w:sz w:val="22"/>
            <w:szCs w:val="22"/>
            <w:lang w:val="en-US"/>
          </w:rPr>
          <w:t xml:space="preserve">Create a new allowed aircraft configuration for this aircraft type in Configuration </w:t>
        </w:r>
      </w:ins>
      <w:ins w:id="228" w:author="Dupont Dimitri" w:date="2024-11-20T12:08:00Z">
        <w:r w:rsidR="00B32177">
          <w:rPr>
            <w:rFonts w:cstheme="minorHAnsi"/>
            <w:sz w:val="22"/>
            <w:szCs w:val="22"/>
            <w:lang w:val="en-US"/>
          </w:rPr>
          <w:t>Definition</w:t>
        </w:r>
      </w:ins>
      <w:ins w:id="229" w:author="Dupont Dimitri" w:date="2024-11-20T12:06:00Z">
        <w:r w:rsidRPr="00693955">
          <w:rPr>
            <w:rFonts w:cstheme="minorHAnsi"/>
            <w:sz w:val="22"/>
            <w:szCs w:val="22"/>
            <w:lang w:val="en-US"/>
          </w:rPr>
          <w:t xml:space="preserve"> (APN 2818). Thereafter compare the installed components with the allowed configuration which has been generated previously</w:t>
        </w:r>
      </w:ins>
      <w:ins w:id="230" w:author="Dupont Dimitri" w:date="2024-11-20T12:07:00Z">
        <w:r w:rsidR="00EA7AA0">
          <w:rPr>
            <w:rFonts w:cstheme="minorHAnsi"/>
            <w:sz w:val="22"/>
            <w:szCs w:val="22"/>
            <w:lang w:val="en-US"/>
          </w:rPr>
          <w:t>.</w:t>
        </w:r>
      </w:ins>
    </w:p>
    <w:p w14:paraId="3D17B776" w14:textId="77777777" w:rsidR="00693955" w:rsidRPr="00693955" w:rsidRDefault="00693955">
      <w:pPr>
        <w:pStyle w:val="ListParagraph"/>
        <w:numPr>
          <w:ilvl w:val="2"/>
          <w:numId w:val="16"/>
        </w:numPr>
        <w:jc w:val="both"/>
        <w:rPr>
          <w:ins w:id="231" w:author="Dupont Dimitri" w:date="2024-11-20T12:06:00Z"/>
          <w:rFonts w:cstheme="minorHAnsi"/>
          <w:sz w:val="22"/>
          <w:szCs w:val="22"/>
          <w:lang w:val="en-US"/>
        </w:rPr>
        <w:pPrChange w:id="232" w:author="Dupont Dimitri" w:date="2024-11-20T12:06:00Z">
          <w:pPr>
            <w:pStyle w:val="ListParagraph"/>
            <w:numPr>
              <w:numId w:val="16"/>
            </w:numPr>
            <w:ind w:left="360" w:hanging="360"/>
            <w:jc w:val="both"/>
          </w:pPr>
        </w:pPrChange>
      </w:pPr>
      <w:ins w:id="233" w:author="Dupont Dimitri" w:date="2024-11-20T12:06:00Z">
        <w:r w:rsidRPr="00693955">
          <w:rPr>
            <w:rFonts w:cstheme="minorHAnsi"/>
            <w:sz w:val="22"/>
            <w:szCs w:val="22"/>
            <w:lang w:val="en-US"/>
          </w:rPr>
          <w:t>4.5.2 Existing Aircraft type (allowed configuration already available for given aircraft type)</w:t>
        </w:r>
      </w:ins>
    </w:p>
    <w:p w14:paraId="51E5FBFD" w14:textId="5C285598" w:rsidR="00693955" w:rsidRDefault="00693955" w:rsidP="00693955">
      <w:pPr>
        <w:ind w:left="709"/>
        <w:jc w:val="both"/>
        <w:rPr>
          <w:ins w:id="234" w:author="Dupont Dimitri" w:date="2024-11-20T12:20:00Z"/>
          <w:rFonts w:cstheme="minorHAnsi"/>
          <w:sz w:val="22"/>
          <w:szCs w:val="22"/>
          <w:lang w:val="en-US"/>
        </w:rPr>
      </w:pPr>
      <w:ins w:id="235" w:author="Dupont Dimitri" w:date="2024-11-20T12:06:00Z">
        <w:r w:rsidRPr="00693955">
          <w:rPr>
            <w:rFonts w:cstheme="minorHAnsi"/>
            <w:sz w:val="22"/>
            <w:szCs w:val="22"/>
            <w:lang w:val="en-US"/>
          </w:rPr>
          <w:t xml:space="preserve">Check if new aircraft can be fit into allowed configuration. </w:t>
        </w:r>
      </w:ins>
      <w:ins w:id="236" w:author="Dupont Dimitri" w:date="2024-11-20T12:12:00Z">
        <w:r w:rsidR="00A001E6">
          <w:rPr>
            <w:rFonts w:cstheme="minorHAnsi"/>
            <w:sz w:val="22"/>
            <w:szCs w:val="22"/>
            <w:lang w:val="en-US"/>
          </w:rPr>
          <w:t>In this case,</w:t>
        </w:r>
      </w:ins>
      <w:ins w:id="237" w:author="Dupont Dimitri" w:date="2024-11-20T12:06:00Z">
        <w:r w:rsidRPr="00693955">
          <w:rPr>
            <w:rFonts w:cstheme="minorHAnsi"/>
            <w:sz w:val="22"/>
            <w:szCs w:val="22"/>
            <w:lang w:val="en-US"/>
          </w:rPr>
          <w:t xml:space="preserve"> add aircraft serial number into allowed configuration effectivity and amend the allowed configuration if required (e.g. if different components installed, etc.)</w:t>
        </w:r>
      </w:ins>
      <w:ins w:id="238" w:author="Dupont Dimitri" w:date="2024-11-20T12:12:00Z">
        <w:r w:rsidR="00A001E6">
          <w:rPr>
            <w:rFonts w:cstheme="minorHAnsi"/>
            <w:sz w:val="22"/>
            <w:szCs w:val="22"/>
            <w:lang w:val="en-US"/>
          </w:rPr>
          <w:t xml:space="preserve">. Otherwise, </w:t>
        </w:r>
      </w:ins>
      <w:ins w:id="239" w:author="Dupont Dimitri" w:date="2024-11-20T12:13:00Z">
        <w:r w:rsidR="002B3C15">
          <w:rPr>
            <w:rFonts w:cstheme="minorHAnsi"/>
            <w:sz w:val="22"/>
            <w:szCs w:val="22"/>
            <w:lang w:val="en-US"/>
          </w:rPr>
          <w:t xml:space="preserve">a new configuration </w:t>
        </w:r>
        <w:r w:rsidR="00F9195E">
          <w:rPr>
            <w:rFonts w:cstheme="minorHAnsi"/>
            <w:sz w:val="22"/>
            <w:szCs w:val="22"/>
            <w:lang w:val="en-US"/>
          </w:rPr>
          <w:t>shall</w:t>
        </w:r>
        <w:r w:rsidR="002B3C15">
          <w:rPr>
            <w:rFonts w:cstheme="minorHAnsi"/>
            <w:sz w:val="22"/>
            <w:szCs w:val="22"/>
            <w:lang w:val="en-US"/>
          </w:rPr>
          <w:t xml:space="preserve"> be created.</w:t>
        </w:r>
      </w:ins>
    </w:p>
    <w:p w14:paraId="53E7D63D" w14:textId="070DA0FD" w:rsidR="00F9195E" w:rsidRPr="005E58B5" w:rsidRDefault="005E58B5" w:rsidP="007F26AF">
      <w:pPr>
        <w:pStyle w:val="ListParagraph"/>
        <w:numPr>
          <w:ilvl w:val="1"/>
          <w:numId w:val="16"/>
        </w:numPr>
        <w:jc w:val="both"/>
        <w:rPr>
          <w:ins w:id="240" w:author="Dupont Dimitri" w:date="2024-11-20T12:16:00Z"/>
          <w:rFonts w:cstheme="minorHAnsi"/>
          <w:b/>
          <w:bCs/>
          <w:sz w:val="22"/>
          <w:szCs w:val="22"/>
          <w:lang w:val="en-US"/>
          <w:rPrChange w:id="241" w:author="Dupont Dimitri" w:date="2024-11-20T12:20:00Z">
            <w:rPr>
              <w:ins w:id="242" w:author="Dupont Dimitri" w:date="2024-11-20T12:16:00Z"/>
              <w:rFonts w:cstheme="minorHAnsi"/>
              <w:sz w:val="22"/>
              <w:szCs w:val="22"/>
              <w:lang w:val="en-US"/>
            </w:rPr>
          </w:rPrChange>
        </w:rPr>
      </w:pPr>
      <w:ins w:id="243" w:author="Dupont Dimitri" w:date="2024-11-20T12:21:00Z">
        <w:r>
          <w:rPr>
            <w:rFonts w:cstheme="minorHAnsi"/>
            <w:b/>
            <w:bCs/>
            <w:sz w:val="22"/>
            <w:szCs w:val="22"/>
            <w:lang w:val="en-US"/>
          </w:rPr>
          <w:t xml:space="preserve">Record </w:t>
        </w:r>
        <w:r w:rsidR="002E5F70">
          <w:rPr>
            <w:rFonts w:cstheme="minorHAnsi"/>
            <w:b/>
            <w:bCs/>
            <w:sz w:val="22"/>
            <w:szCs w:val="22"/>
            <w:lang w:val="en-US"/>
          </w:rPr>
          <w:t>a</w:t>
        </w:r>
      </w:ins>
      <w:ins w:id="244" w:author="Dupont Dimitri" w:date="2024-11-20T12:15:00Z">
        <w:r w:rsidR="009B6EEF" w:rsidRPr="005E58B5">
          <w:rPr>
            <w:rFonts w:cstheme="minorHAnsi"/>
            <w:b/>
            <w:bCs/>
            <w:sz w:val="22"/>
            <w:szCs w:val="22"/>
            <w:lang w:val="en-US"/>
            <w:rPrChange w:id="245" w:author="Dupont Dimitri" w:date="2024-11-20T12:20:00Z">
              <w:rPr>
                <w:rFonts w:cstheme="minorHAnsi"/>
                <w:sz w:val="22"/>
                <w:szCs w:val="22"/>
                <w:lang w:val="en-US"/>
              </w:rPr>
            </w:rPrChange>
          </w:rPr>
          <w:t>ircraft W</w:t>
        </w:r>
      </w:ins>
      <w:ins w:id="246" w:author="Dupont Dimitri" w:date="2024-11-20T12:16:00Z">
        <w:r w:rsidR="009B6EEF" w:rsidRPr="005E58B5">
          <w:rPr>
            <w:rFonts w:cstheme="minorHAnsi"/>
            <w:b/>
            <w:bCs/>
            <w:sz w:val="22"/>
            <w:szCs w:val="22"/>
            <w:lang w:val="en-US"/>
            <w:rPrChange w:id="247" w:author="Dupont Dimitri" w:date="2024-11-20T12:20:00Z">
              <w:rPr>
                <w:rFonts w:cstheme="minorHAnsi"/>
                <w:sz w:val="22"/>
                <w:szCs w:val="22"/>
                <w:lang w:val="en-US"/>
              </w:rPr>
            </w:rPrChange>
          </w:rPr>
          <w:t>eight &amp; Balance</w:t>
        </w:r>
      </w:ins>
    </w:p>
    <w:p w14:paraId="14F0E3FC" w14:textId="77777777" w:rsidR="005E58B5" w:rsidRDefault="008E2872">
      <w:pPr>
        <w:ind w:left="709"/>
        <w:jc w:val="both"/>
        <w:rPr>
          <w:ins w:id="248" w:author="Dupont Dimitri" w:date="2024-11-20T12:20:00Z"/>
          <w:rFonts w:cstheme="minorHAnsi"/>
          <w:sz w:val="22"/>
          <w:szCs w:val="22"/>
          <w:lang w:val="en-US"/>
        </w:rPr>
        <w:pPrChange w:id="249" w:author="Dupont Dimitri" w:date="2024-11-20T12:20:00Z">
          <w:pPr>
            <w:pStyle w:val="ListParagraph"/>
            <w:jc w:val="both"/>
          </w:pPr>
        </w:pPrChange>
      </w:pPr>
      <w:ins w:id="250" w:author="Dupont Dimitri" w:date="2024-11-20T12:16:00Z">
        <w:r>
          <w:rPr>
            <w:rFonts w:cstheme="minorHAnsi"/>
            <w:sz w:val="22"/>
            <w:szCs w:val="22"/>
            <w:lang w:val="en-US"/>
          </w:rPr>
          <w:t xml:space="preserve">it is recommended to enter the weight </w:t>
        </w:r>
      </w:ins>
      <w:ins w:id="251" w:author="Dupont Dimitri" w:date="2024-11-20T12:17:00Z">
        <w:r>
          <w:rPr>
            <w:rFonts w:cstheme="minorHAnsi"/>
            <w:sz w:val="22"/>
            <w:szCs w:val="22"/>
            <w:lang w:val="en-US"/>
          </w:rPr>
          <w:t xml:space="preserve">&amp; balance of the aircraft during the </w:t>
        </w:r>
      </w:ins>
      <w:ins w:id="252" w:author="Dupont Dimitri" w:date="2024-11-20T12:19:00Z">
        <w:r w:rsidR="005030E5">
          <w:rPr>
            <w:rFonts w:cstheme="minorHAnsi"/>
            <w:sz w:val="22"/>
            <w:szCs w:val="22"/>
            <w:lang w:val="en-US"/>
          </w:rPr>
          <w:t>P</w:t>
        </w:r>
      </w:ins>
      <w:ins w:id="253" w:author="Dupont Dimitri" w:date="2024-11-20T12:17:00Z">
        <w:r>
          <w:rPr>
            <w:rFonts w:cstheme="minorHAnsi"/>
            <w:sz w:val="22"/>
            <w:szCs w:val="22"/>
            <w:lang w:val="en-US"/>
          </w:rPr>
          <w:t xml:space="preserve">hase </w:t>
        </w:r>
      </w:ins>
      <w:ins w:id="254" w:author="Dupont Dimitri" w:date="2024-11-20T12:19:00Z">
        <w:r w:rsidR="005030E5">
          <w:rPr>
            <w:rFonts w:cstheme="minorHAnsi"/>
            <w:sz w:val="22"/>
            <w:szCs w:val="22"/>
            <w:lang w:val="en-US"/>
          </w:rPr>
          <w:t>I</w:t>
        </w:r>
      </w:ins>
      <w:ins w:id="255" w:author="Dupont Dimitri" w:date="2024-11-20T12:17:00Z">
        <w:r>
          <w:rPr>
            <w:rFonts w:cstheme="minorHAnsi"/>
            <w:sz w:val="22"/>
            <w:szCs w:val="22"/>
            <w:lang w:val="en-US"/>
          </w:rPr>
          <w:t xml:space="preserve">n </w:t>
        </w:r>
      </w:ins>
      <w:ins w:id="256" w:author="Dupont Dimitri" w:date="2024-11-20T12:20:00Z">
        <w:r w:rsidR="002A0C00">
          <w:rPr>
            <w:rFonts w:cstheme="minorHAnsi"/>
            <w:sz w:val="22"/>
            <w:szCs w:val="22"/>
            <w:lang w:val="en-US"/>
          </w:rPr>
          <w:t xml:space="preserve">process using APN </w:t>
        </w:r>
        <w:r w:rsidR="005E58B5">
          <w:rPr>
            <w:rFonts w:cstheme="minorHAnsi"/>
            <w:sz w:val="22"/>
            <w:szCs w:val="22"/>
            <w:lang w:val="en-US"/>
          </w:rPr>
          <w:t>292.</w:t>
        </w:r>
      </w:ins>
    </w:p>
    <w:p w14:paraId="5A483F0C" w14:textId="764A216A" w:rsidR="009B6EEF" w:rsidRPr="007F26AF" w:rsidRDefault="002042E9">
      <w:pPr>
        <w:ind w:left="709"/>
        <w:jc w:val="both"/>
        <w:rPr>
          <w:ins w:id="257" w:author="Dupont Dimitri" w:date="2024-11-20T12:06:00Z"/>
          <w:rFonts w:cstheme="minorHAnsi"/>
          <w:sz w:val="22"/>
          <w:szCs w:val="22"/>
          <w:lang w:val="en-US"/>
          <w:rPrChange w:id="258" w:author="Dupont Dimitri" w:date="2024-11-20T12:15:00Z">
            <w:rPr>
              <w:ins w:id="259" w:author="Dupont Dimitri" w:date="2024-11-20T12:06:00Z"/>
              <w:lang w:val="en-US"/>
            </w:rPr>
          </w:rPrChange>
        </w:rPr>
        <w:pPrChange w:id="260" w:author="Dupont Dimitri" w:date="2024-11-20T12:20:00Z">
          <w:pPr>
            <w:pStyle w:val="ListParagraph"/>
            <w:numPr>
              <w:numId w:val="16"/>
            </w:numPr>
            <w:ind w:left="360" w:hanging="360"/>
            <w:jc w:val="both"/>
          </w:pPr>
        </w:pPrChange>
      </w:pPr>
      <w:ins w:id="261" w:author="Dupont Dimitri" w:date="2024-11-20T12:18:00Z">
        <w:r>
          <w:rPr>
            <w:rFonts w:cstheme="minorHAnsi"/>
            <w:sz w:val="22"/>
            <w:szCs w:val="22"/>
            <w:lang w:val="en-US"/>
          </w:rPr>
          <w:t xml:space="preserve">For a new aircraft type, please refer to the process </w:t>
        </w:r>
      </w:ins>
      <w:ins w:id="262" w:author="Dupont Dimitri" w:date="2024-11-20T12:19:00Z">
        <w:r w:rsidR="005030E5">
          <w:rPr>
            <w:rFonts w:cstheme="minorHAnsi"/>
            <w:sz w:val="22"/>
            <w:szCs w:val="22"/>
            <w:lang w:val="en-US"/>
          </w:rPr>
          <w:t>01.08 for the setup.</w:t>
        </w:r>
      </w:ins>
    </w:p>
    <w:p w14:paraId="00E17571" w14:textId="7E1D5668" w:rsidR="00BE2A11" w:rsidRPr="00B608F2" w:rsidRDefault="002E5F70" w:rsidP="005E58B5">
      <w:pPr>
        <w:pStyle w:val="ListParagraph"/>
        <w:numPr>
          <w:ilvl w:val="1"/>
          <w:numId w:val="16"/>
        </w:numPr>
        <w:spacing w:before="240"/>
        <w:jc w:val="both"/>
        <w:rPr>
          <w:ins w:id="263" w:author="Dupont Dimitri" w:date="2024-11-20T12:21:00Z"/>
          <w:rFonts w:cstheme="minorHAnsi"/>
          <w:b/>
          <w:bCs/>
          <w:sz w:val="22"/>
          <w:szCs w:val="22"/>
          <w:rPrChange w:id="264" w:author="Dupont Dimitri" w:date="2024-11-20T13:21:00Z">
            <w:rPr>
              <w:ins w:id="265" w:author="Dupont Dimitri" w:date="2024-11-20T12:21:00Z"/>
              <w:rFonts w:cstheme="minorHAnsi"/>
              <w:sz w:val="22"/>
              <w:szCs w:val="22"/>
            </w:rPr>
          </w:rPrChange>
        </w:rPr>
      </w:pPr>
      <w:ins w:id="266" w:author="Dupont Dimitri" w:date="2024-11-20T12:21:00Z">
        <w:r w:rsidRPr="00B608F2">
          <w:rPr>
            <w:rFonts w:cstheme="minorHAnsi"/>
            <w:b/>
            <w:bCs/>
            <w:sz w:val="22"/>
            <w:szCs w:val="22"/>
            <w:rPrChange w:id="267" w:author="Dupont Dimitri" w:date="2024-11-20T13:21:00Z">
              <w:rPr>
                <w:rFonts w:cstheme="minorHAnsi"/>
                <w:sz w:val="22"/>
                <w:szCs w:val="22"/>
              </w:rPr>
            </w:rPrChange>
          </w:rPr>
          <w:t>Record Dent &amp; buckle chart</w:t>
        </w:r>
      </w:ins>
      <w:del w:id="268" w:author="Dupont Dimitri" w:date="2024-11-20T10:34:00Z">
        <w:r w:rsidR="00A267B9" w:rsidRPr="00B608F2" w:rsidDel="000A41BC">
          <w:rPr>
            <w:rFonts w:cstheme="minorHAnsi"/>
            <w:b/>
            <w:bCs/>
            <w:sz w:val="22"/>
            <w:szCs w:val="22"/>
            <w:rPrChange w:id="269" w:author="Dupont Dimitri" w:date="2024-11-20T13:21:00Z">
              <w:rPr/>
            </w:rPrChange>
          </w:rPr>
          <w:delText xml:space="preserve">4.1 </w:delText>
        </w:r>
        <w:r w:rsidR="000F0757" w:rsidRPr="00B608F2" w:rsidDel="000A41BC">
          <w:rPr>
            <w:rFonts w:cstheme="minorHAnsi"/>
            <w:b/>
            <w:bCs/>
            <w:sz w:val="22"/>
            <w:szCs w:val="22"/>
            <w:rPrChange w:id="270" w:author="Dupont Dimitri" w:date="2024-11-20T13:21:00Z">
              <w:rPr/>
            </w:rPrChange>
          </w:rPr>
          <w:delText>Aircraft Administration</w:delText>
        </w:r>
        <w:r w:rsidR="0070132B" w:rsidRPr="00B608F2" w:rsidDel="000A41BC">
          <w:rPr>
            <w:rFonts w:cstheme="minorHAnsi"/>
            <w:b/>
            <w:bCs/>
            <w:sz w:val="22"/>
            <w:szCs w:val="22"/>
            <w:rPrChange w:id="271" w:author="Dupont Dimitri" w:date="2024-11-20T13:21:00Z">
              <w:rPr/>
            </w:rPrChange>
          </w:rPr>
          <w:delText>:</w:delText>
        </w:r>
      </w:del>
      <w:del w:id="272" w:author="Dupont Dimitri" w:date="2024-11-20T10:36:00Z">
        <w:r w:rsidR="0070132B" w:rsidRPr="00B608F2" w:rsidDel="00F365D5">
          <w:rPr>
            <w:rFonts w:cstheme="minorHAnsi"/>
            <w:b/>
            <w:bCs/>
            <w:sz w:val="22"/>
            <w:szCs w:val="22"/>
            <w:rPrChange w:id="273" w:author="Dupont Dimitri" w:date="2024-11-20T13:21:00Z">
              <w:rPr/>
            </w:rPrChange>
          </w:rPr>
          <w:delText xml:space="preserve"> </w:delText>
        </w:r>
      </w:del>
    </w:p>
    <w:p w14:paraId="2D5805DC" w14:textId="1CB4575B" w:rsidR="002E5F70" w:rsidRPr="00B608F2" w:rsidRDefault="002E5F70">
      <w:pPr>
        <w:ind w:left="709"/>
        <w:jc w:val="both"/>
        <w:rPr>
          <w:ins w:id="274" w:author="Dupont Dimitri" w:date="2024-11-20T12:23:00Z"/>
          <w:rFonts w:cstheme="minorHAnsi"/>
          <w:sz w:val="22"/>
          <w:szCs w:val="22"/>
          <w:lang w:val="en-US"/>
          <w:rPrChange w:id="275" w:author="Dupont Dimitri" w:date="2024-11-20T13:22:00Z">
            <w:rPr>
              <w:ins w:id="276" w:author="Dupont Dimitri" w:date="2024-11-20T12:23:00Z"/>
              <w:rFonts w:cstheme="minorHAnsi"/>
              <w:sz w:val="22"/>
              <w:szCs w:val="22"/>
            </w:rPr>
          </w:rPrChange>
        </w:rPr>
        <w:pPrChange w:id="277" w:author="Dupont Dimitri" w:date="2024-11-20T13:22:00Z">
          <w:pPr>
            <w:pStyle w:val="ListParagraph"/>
            <w:spacing w:before="240"/>
            <w:jc w:val="both"/>
          </w:pPr>
        </w:pPrChange>
      </w:pPr>
      <w:ins w:id="278" w:author="Dupont Dimitri" w:date="2024-11-20T12:22:00Z">
        <w:r w:rsidRPr="00B608F2">
          <w:rPr>
            <w:rFonts w:cstheme="minorHAnsi"/>
            <w:sz w:val="22"/>
            <w:szCs w:val="22"/>
            <w:lang w:val="en-US"/>
            <w:rPrChange w:id="279" w:author="Dupont Dimitri" w:date="2024-11-20T13:22:00Z">
              <w:rPr>
                <w:rFonts w:cstheme="minorHAnsi"/>
                <w:sz w:val="22"/>
                <w:szCs w:val="22"/>
              </w:rPr>
            </w:rPrChange>
          </w:rPr>
          <w:t>The historical entries of the can be entered</w:t>
        </w:r>
        <w:r w:rsidR="00F90CB5" w:rsidRPr="00B608F2">
          <w:rPr>
            <w:rFonts w:cstheme="minorHAnsi"/>
            <w:sz w:val="22"/>
            <w:szCs w:val="22"/>
            <w:lang w:val="en-US"/>
            <w:rPrChange w:id="280" w:author="Dupont Dimitri" w:date="2024-11-20T13:22:00Z">
              <w:rPr>
                <w:rFonts w:cstheme="minorHAnsi"/>
                <w:sz w:val="22"/>
                <w:szCs w:val="22"/>
              </w:rPr>
            </w:rPrChange>
          </w:rPr>
          <w:t xml:space="preserve"> and </w:t>
        </w:r>
        <w:r w:rsidR="009979C9" w:rsidRPr="00B608F2">
          <w:rPr>
            <w:rFonts w:cstheme="minorHAnsi"/>
            <w:sz w:val="22"/>
            <w:szCs w:val="22"/>
            <w:lang w:val="en-US"/>
            <w:rPrChange w:id="281" w:author="Dupont Dimitri" w:date="2024-11-20T13:22:00Z">
              <w:rPr>
                <w:rFonts w:cstheme="minorHAnsi"/>
                <w:sz w:val="22"/>
                <w:szCs w:val="22"/>
              </w:rPr>
            </w:rPrChange>
          </w:rPr>
          <w:t>positioned in the cha</w:t>
        </w:r>
      </w:ins>
      <w:ins w:id="282" w:author="Dupont Dimitri" w:date="2024-11-20T12:23:00Z">
        <w:r w:rsidR="009979C9" w:rsidRPr="00B608F2">
          <w:rPr>
            <w:rFonts w:cstheme="minorHAnsi"/>
            <w:sz w:val="22"/>
            <w:szCs w:val="22"/>
            <w:lang w:val="en-US"/>
            <w:rPrChange w:id="283" w:author="Dupont Dimitri" w:date="2024-11-20T13:22:00Z">
              <w:rPr>
                <w:rFonts w:cstheme="minorHAnsi"/>
                <w:sz w:val="22"/>
                <w:szCs w:val="22"/>
              </w:rPr>
            </w:rPrChange>
          </w:rPr>
          <w:t>rts</w:t>
        </w:r>
      </w:ins>
      <w:ins w:id="284" w:author="Dupont Dimitri" w:date="2024-11-20T12:22:00Z">
        <w:r w:rsidRPr="00B608F2">
          <w:rPr>
            <w:rFonts w:cstheme="minorHAnsi"/>
            <w:sz w:val="22"/>
            <w:szCs w:val="22"/>
            <w:lang w:val="en-US"/>
            <w:rPrChange w:id="285" w:author="Dupont Dimitri" w:date="2024-11-20T13:22:00Z">
              <w:rPr/>
            </w:rPrChange>
          </w:rPr>
          <w:t xml:space="preserve"> </w:t>
        </w:r>
        <w:r w:rsidR="00F90CB5" w:rsidRPr="00B608F2">
          <w:rPr>
            <w:rFonts w:cstheme="minorHAnsi"/>
            <w:sz w:val="22"/>
            <w:szCs w:val="22"/>
            <w:lang w:val="en-US"/>
            <w:rPrChange w:id="286" w:author="Dupont Dimitri" w:date="2024-11-20T13:22:00Z">
              <w:rPr/>
            </w:rPrChange>
          </w:rPr>
          <w:t>directly using APN 786</w:t>
        </w:r>
      </w:ins>
      <w:ins w:id="287" w:author="Dupont Dimitri" w:date="2024-11-20T12:23:00Z">
        <w:r w:rsidR="004E30E9" w:rsidRPr="00B608F2">
          <w:rPr>
            <w:rFonts w:cstheme="minorHAnsi"/>
            <w:sz w:val="22"/>
            <w:szCs w:val="22"/>
            <w:lang w:val="en-US"/>
            <w:rPrChange w:id="288" w:author="Dupont Dimitri" w:date="2024-11-20T13:22:00Z">
              <w:rPr>
                <w:rFonts w:cstheme="minorHAnsi"/>
                <w:sz w:val="22"/>
                <w:szCs w:val="22"/>
              </w:rPr>
            </w:rPrChange>
          </w:rPr>
          <w:t>.</w:t>
        </w:r>
      </w:ins>
    </w:p>
    <w:p w14:paraId="68C9930A" w14:textId="2356C268" w:rsidR="004E30E9" w:rsidRPr="00B608F2" w:rsidRDefault="004E30E9">
      <w:pPr>
        <w:ind w:left="709"/>
        <w:jc w:val="both"/>
        <w:rPr>
          <w:ins w:id="289" w:author="Dupont Dimitri" w:date="2024-11-20T13:22:00Z"/>
          <w:rFonts w:cstheme="minorHAnsi"/>
          <w:sz w:val="22"/>
          <w:szCs w:val="22"/>
          <w:lang w:val="en-US"/>
          <w:rPrChange w:id="290" w:author="Dupont Dimitri" w:date="2024-11-20T13:22:00Z">
            <w:rPr>
              <w:ins w:id="291" w:author="Dupont Dimitri" w:date="2024-11-20T13:22:00Z"/>
              <w:rFonts w:cstheme="minorHAnsi"/>
              <w:sz w:val="22"/>
              <w:szCs w:val="22"/>
            </w:rPr>
          </w:rPrChange>
        </w:rPr>
        <w:pPrChange w:id="292" w:author="Dupont Dimitri" w:date="2024-11-20T13:22:00Z">
          <w:pPr>
            <w:pStyle w:val="ListParagraph"/>
            <w:spacing w:before="240"/>
            <w:jc w:val="both"/>
          </w:pPr>
        </w:pPrChange>
      </w:pPr>
      <w:ins w:id="293" w:author="Dupont Dimitri" w:date="2024-11-20T12:23:00Z">
        <w:r w:rsidRPr="00B608F2">
          <w:rPr>
            <w:rFonts w:cstheme="minorHAnsi"/>
            <w:sz w:val="22"/>
            <w:szCs w:val="22"/>
            <w:lang w:val="en-US"/>
            <w:rPrChange w:id="294" w:author="Dupont Dimitri" w:date="2024-11-20T13:22:00Z">
              <w:rPr>
                <w:rFonts w:cstheme="minorHAnsi"/>
                <w:sz w:val="22"/>
                <w:szCs w:val="22"/>
              </w:rPr>
            </w:rPrChange>
          </w:rPr>
          <w:t xml:space="preserve">It is possible to use </w:t>
        </w:r>
        <w:proofErr w:type="spellStart"/>
        <w:r w:rsidRPr="00B608F2">
          <w:rPr>
            <w:rFonts w:cstheme="minorHAnsi"/>
            <w:sz w:val="22"/>
            <w:szCs w:val="22"/>
            <w:lang w:val="en-US"/>
            <w:rPrChange w:id="295" w:author="Dupont Dimitri" w:date="2024-11-20T13:22:00Z">
              <w:rPr>
                <w:rFonts w:cstheme="minorHAnsi"/>
                <w:sz w:val="22"/>
                <w:szCs w:val="22"/>
              </w:rPr>
            </w:rPrChange>
          </w:rPr>
          <w:t>Xfile</w:t>
        </w:r>
        <w:proofErr w:type="spellEnd"/>
        <w:r w:rsidRPr="00B608F2">
          <w:rPr>
            <w:rFonts w:cstheme="minorHAnsi"/>
            <w:sz w:val="22"/>
            <w:szCs w:val="22"/>
            <w:lang w:val="en-US"/>
            <w:rPrChange w:id="296" w:author="Dupont Dimitri" w:date="2024-11-20T13:22:00Z">
              <w:rPr>
                <w:rFonts w:cstheme="minorHAnsi"/>
                <w:sz w:val="22"/>
                <w:szCs w:val="22"/>
              </w:rPr>
            </w:rPrChange>
          </w:rPr>
          <w:t xml:space="preserve"> to upload the damages</w:t>
        </w:r>
        <w:r w:rsidR="00CC22FE" w:rsidRPr="00B608F2">
          <w:rPr>
            <w:rFonts w:cstheme="minorHAnsi"/>
            <w:sz w:val="22"/>
            <w:szCs w:val="22"/>
            <w:lang w:val="en-US"/>
            <w:rPrChange w:id="297" w:author="Dupont Dimitri" w:date="2024-11-20T13:22:00Z">
              <w:rPr>
                <w:rFonts w:cstheme="minorHAnsi"/>
                <w:sz w:val="22"/>
                <w:szCs w:val="22"/>
              </w:rPr>
            </w:rPrChange>
          </w:rPr>
          <w:t xml:space="preserve"> in the dent &amp; buckl</w:t>
        </w:r>
      </w:ins>
      <w:ins w:id="298" w:author="Dupont Dimitri" w:date="2024-11-20T12:24:00Z">
        <w:r w:rsidR="00CC22FE" w:rsidRPr="00B608F2">
          <w:rPr>
            <w:rFonts w:cstheme="minorHAnsi"/>
            <w:sz w:val="22"/>
            <w:szCs w:val="22"/>
            <w:lang w:val="en-US"/>
            <w:rPrChange w:id="299" w:author="Dupont Dimitri" w:date="2024-11-20T13:22:00Z">
              <w:rPr>
                <w:rFonts w:cstheme="minorHAnsi"/>
                <w:sz w:val="22"/>
                <w:szCs w:val="22"/>
              </w:rPr>
            </w:rPrChange>
          </w:rPr>
          <w:t>e chart</w:t>
        </w:r>
      </w:ins>
      <w:ins w:id="300" w:author="Dupont Dimitri" w:date="2024-11-20T13:20:00Z">
        <w:r w:rsidR="001A58A2" w:rsidRPr="00B608F2">
          <w:rPr>
            <w:rFonts w:cstheme="minorHAnsi"/>
            <w:sz w:val="22"/>
            <w:szCs w:val="22"/>
            <w:lang w:val="en-US"/>
            <w:rPrChange w:id="301" w:author="Dupont Dimitri" w:date="2024-11-20T13:22:00Z">
              <w:rPr>
                <w:rFonts w:cstheme="minorHAnsi"/>
                <w:sz w:val="22"/>
                <w:szCs w:val="22"/>
              </w:rPr>
            </w:rPrChange>
          </w:rPr>
          <w:t>, but a prerequisite is to have t</w:t>
        </w:r>
      </w:ins>
      <w:ins w:id="302" w:author="Dupont Dimitri" w:date="2024-11-20T13:21:00Z">
        <w:r w:rsidR="001A58A2" w:rsidRPr="00B608F2">
          <w:rPr>
            <w:rFonts w:cstheme="minorHAnsi"/>
            <w:sz w:val="22"/>
            <w:szCs w:val="22"/>
            <w:lang w:val="en-US"/>
            <w:rPrChange w:id="303" w:author="Dupont Dimitri" w:date="2024-11-20T13:22:00Z">
              <w:rPr>
                <w:rFonts w:cstheme="minorHAnsi"/>
                <w:sz w:val="22"/>
                <w:szCs w:val="22"/>
              </w:rPr>
            </w:rPrChange>
          </w:rPr>
          <w:t xml:space="preserve">he </w:t>
        </w:r>
        <w:r w:rsidR="00B608F2" w:rsidRPr="00B608F2">
          <w:rPr>
            <w:rFonts w:cstheme="minorHAnsi"/>
            <w:sz w:val="22"/>
            <w:szCs w:val="22"/>
            <w:lang w:val="en-US"/>
            <w:rPrChange w:id="304" w:author="Dupont Dimitri" w:date="2024-11-20T13:22:00Z">
              <w:rPr>
                <w:rFonts w:cstheme="minorHAnsi"/>
                <w:sz w:val="22"/>
                <w:szCs w:val="22"/>
              </w:rPr>
            </w:rPrChange>
          </w:rPr>
          <w:t>chart already adequately named and uploaded.</w:t>
        </w:r>
      </w:ins>
    </w:p>
    <w:p w14:paraId="493EDFB7" w14:textId="0AA438E0" w:rsidR="002E5F70" w:rsidRPr="00885CD9" w:rsidRDefault="009733D9" w:rsidP="00B608F2">
      <w:pPr>
        <w:pStyle w:val="ListParagraph"/>
        <w:numPr>
          <w:ilvl w:val="1"/>
          <w:numId w:val="16"/>
        </w:numPr>
        <w:spacing w:before="240"/>
        <w:jc w:val="both"/>
        <w:rPr>
          <w:ins w:id="305" w:author="Dupont Dimitri" w:date="2024-11-20T13:22:00Z"/>
          <w:rFonts w:cstheme="minorHAnsi"/>
          <w:b/>
          <w:bCs/>
          <w:sz w:val="22"/>
          <w:szCs w:val="22"/>
          <w:rPrChange w:id="306" w:author="Dupont Dimitri" w:date="2024-11-20T13:24:00Z">
            <w:rPr>
              <w:ins w:id="307" w:author="Dupont Dimitri" w:date="2024-11-20T13:22:00Z"/>
              <w:rFonts w:cstheme="minorHAnsi"/>
              <w:sz w:val="22"/>
              <w:szCs w:val="22"/>
            </w:rPr>
          </w:rPrChange>
        </w:rPr>
      </w:pPr>
      <w:ins w:id="308" w:author="Dupont Dimitri" w:date="2024-11-20T13:22:00Z">
        <w:r w:rsidRPr="00885CD9">
          <w:rPr>
            <w:rFonts w:cstheme="minorHAnsi"/>
            <w:b/>
            <w:bCs/>
            <w:sz w:val="22"/>
            <w:szCs w:val="22"/>
            <w:rPrChange w:id="309" w:author="Dupont Dimitri" w:date="2024-11-20T13:24:00Z">
              <w:rPr>
                <w:rFonts w:cstheme="minorHAnsi"/>
                <w:sz w:val="22"/>
                <w:szCs w:val="22"/>
              </w:rPr>
            </w:rPrChange>
          </w:rPr>
          <w:t>Create a bridging check</w:t>
        </w:r>
      </w:ins>
      <w:ins w:id="310" w:author="Dupont Dimitri" w:date="2024-11-20T13:24:00Z">
        <w:r w:rsidR="00885CD9">
          <w:rPr>
            <w:rFonts w:cstheme="minorHAnsi"/>
            <w:b/>
            <w:bCs/>
            <w:sz w:val="22"/>
            <w:szCs w:val="22"/>
          </w:rPr>
          <w:t>.</w:t>
        </w:r>
      </w:ins>
    </w:p>
    <w:p w14:paraId="386D2B14" w14:textId="48B10C30" w:rsidR="009733D9" w:rsidRPr="00885CD9" w:rsidRDefault="009733D9">
      <w:pPr>
        <w:ind w:left="709"/>
        <w:jc w:val="both"/>
        <w:rPr>
          <w:ins w:id="311" w:author="Dupont Dimitri" w:date="2024-11-20T10:53:00Z"/>
          <w:rFonts w:cstheme="minorHAnsi"/>
          <w:sz w:val="22"/>
          <w:szCs w:val="22"/>
          <w:lang w:val="en-US"/>
          <w:rPrChange w:id="312" w:author="Dupont Dimitri" w:date="2024-11-20T13:24:00Z">
            <w:rPr>
              <w:ins w:id="313" w:author="Dupont Dimitri" w:date="2024-11-20T10:53:00Z"/>
            </w:rPr>
          </w:rPrChange>
        </w:rPr>
        <w:pPrChange w:id="314" w:author="Dupont Dimitri" w:date="2024-11-20T13:24:00Z">
          <w:pPr>
            <w:pStyle w:val="ListParagraph"/>
            <w:numPr>
              <w:numId w:val="15"/>
            </w:numPr>
            <w:spacing w:before="240"/>
            <w:ind w:hanging="360"/>
            <w:jc w:val="both"/>
          </w:pPr>
        </w:pPrChange>
      </w:pPr>
      <w:ins w:id="315" w:author="Dupont Dimitri" w:date="2024-11-20T13:22:00Z">
        <w:r w:rsidRPr="00885CD9">
          <w:rPr>
            <w:rFonts w:cstheme="minorHAnsi"/>
            <w:sz w:val="22"/>
            <w:szCs w:val="22"/>
            <w:lang w:val="en-US"/>
            <w:rPrChange w:id="316" w:author="Dupont Dimitri" w:date="2024-11-20T13:24:00Z">
              <w:rPr>
                <w:rFonts w:cstheme="minorHAnsi"/>
                <w:sz w:val="22"/>
                <w:szCs w:val="22"/>
              </w:rPr>
            </w:rPrChange>
          </w:rPr>
          <w:t>If needed</w:t>
        </w:r>
      </w:ins>
      <w:ins w:id="317" w:author="Dupont Dimitri" w:date="2024-11-20T13:23:00Z">
        <w:r w:rsidRPr="00885CD9">
          <w:rPr>
            <w:rFonts w:cstheme="minorHAnsi"/>
            <w:sz w:val="22"/>
            <w:szCs w:val="22"/>
            <w:lang w:val="en-US"/>
            <w:rPrChange w:id="318" w:author="Dupont Dimitri" w:date="2024-11-20T13:24:00Z">
              <w:rPr>
                <w:rFonts w:cstheme="minorHAnsi"/>
                <w:sz w:val="22"/>
                <w:szCs w:val="22"/>
              </w:rPr>
            </w:rPrChange>
          </w:rPr>
          <w:t xml:space="preserve"> and pending on activities, it is possible to create a bridging check to align </w:t>
        </w:r>
        <w:r w:rsidR="00885CD9" w:rsidRPr="00885CD9">
          <w:rPr>
            <w:rFonts w:cstheme="minorHAnsi"/>
            <w:sz w:val="22"/>
            <w:szCs w:val="22"/>
            <w:lang w:val="en-US"/>
            <w:rPrChange w:id="319" w:author="Dupont Dimitri" w:date="2024-11-20T13:24:00Z">
              <w:rPr>
                <w:rFonts w:cstheme="minorHAnsi"/>
                <w:sz w:val="22"/>
                <w:szCs w:val="22"/>
              </w:rPr>
            </w:rPrChange>
          </w:rPr>
          <w:t>requirements due dates. Please refer to Process 03.02 for the</w:t>
        </w:r>
      </w:ins>
      <w:ins w:id="320" w:author="Dupont Dimitri" w:date="2024-11-20T13:24:00Z">
        <w:r w:rsidR="00885CD9" w:rsidRPr="00885CD9">
          <w:rPr>
            <w:rFonts w:cstheme="minorHAnsi"/>
            <w:sz w:val="22"/>
            <w:szCs w:val="22"/>
            <w:lang w:val="en-US"/>
            <w:rPrChange w:id="321" w:author="Dupont Dimitri" w:date="2024-11-20T13:24:00Z">
              <w:rPr>
                <w:rFonts w:cstheme="minorHAnsi"/>
                <w:sz w:val="22"/>
                <w:szCs w:val="22"/>
              </w:rPr>
            </w:rPrChange>
          </w:rPr>
          <w:t xml:space="preserve"> </w:t>
        </w:r>
        <w:proofErr w:type="spellStart"/>
        <w:r w:rsidR="00885CD9" w:rsidRPr="00885CD9">
          <w:rPr>
            <w:rFonts w:cstheme="minorHAnsi"/>
            <w:sz w:val="22"/>
            <w:szCs w:val="22"/>
            <w:lang w:val="en-US"/>
            <w:rPrChange w:id="322" w:author="Dupont Dimitri" w:date="2024-11-20T13:24:00Z">
              <w:rPr>
                <w:rFonts w:cstheme="minorHAnsi"/>
                <w:sz w:val="22"/>
                <w:szCs w:val="22"/>
              </w:rPr>
            </w:rPrChange>
          </w:rPr>
          <w:t>workpackage</w:t>
        </w:r>
        <w:proofErr w:type="spellEnd"/>
        <w:r w:rsidR="00885CD9" w:rsidRPr="00885CD9">
          <w:rPr>
            <w:rFonts w:cstheme="minorHAnsi"/>
            <w:sz w:val="22"/>
            <w:szCs w:val="22"/>
            <w:lang w:val="en-US"/>
            <w:rPrChange w:id="323" w:author="Dupont Dimitri" w:date="2024-11-20T13:24:00Z">
              <w:rPr>
                <w:rFonts w:cstheme="minorHAnsi"/>
                <w:sz w:val="22"/>
                <w:szCs w:val="22"/>
              </w:rPr>
            </w:rPrChange>
          </w:rPr>
          <w:t xml:space="preserve"> generation.</w:t>
        </w:r>
      </w:ins>
    </w:p>
    <w:p w14:paraId="4F207958" w14:textId="557774B8" w:rsidR="00F365D5" w:rsidRPr="00F365D5" w:rsidDel="00885CD9" w:rsidRDefault="00F365D5">
      <w:pPr>
        <w:pStyle w:val="ListParagraph"/>
        <w:numPr>
          <w:ilvl w:val="0"/>
          <w:numId w:val="15"/>
        </w:numPr>
        <w:spacing w:before="240"/>
        <w:jc w:val="both"/>
        <w:rPr>
          <w:del w:id="324" w:author="Dupont Dimitri" w:date="2024-11-20T13:24:00Z"/>
          <w:rFonts w:cstheme="minorHAnsi"/>
          <w:sz w:val="22"/>
          <w:szCs w:val="22"/>
          <w:rPrChange w:id="325" w:author="Dupont Dimitri" w:date="2024-11-20T10:37:00Z">
            <w:rPr>
              <w:del w:id="326" w:author="Dupont Dimitri" w:date="2024-11-20T13:24:00Z"/>
            </w:rPr>
          </w:rPrChange>
        </w:rPr>
        <w:pPrChange w:id="327" w:author="Dupont Dimitri" w:date="2024-11-20T10:35:00Z">
          <w:pPr>
            <w:spacing w:before="240"/>
            <w:jc w:val="both"/>
          </w:pPr>
        </w:pPrChange>
      </w:pPr>
    </w:p>
    <w:p w14:paraId="6897BB73" w14:textId="43A0D72A" w:rsidR="00D80CB0" w:rsidRPr="00D80CB0" w:rsidDel="00885CD9" w:rsidRDefault="00D80CB0" w:rsidP="000F0757">
      <w:pPr>
        <w:pStyle w:val="ListParagraph"/>
        <w:numPr>
          <w:ilvl w:val="0"/>
          <w:numId w:val="14"/>
        </w:numPr>
        <w:jc w:val="both"/>
        <w:rPr>
          <w:del w:id="328" w:author="Dupont Dimitri" w:date="2024-11-20T13:24:00Z"/>
          <w:rFonts w:cstheme="minorHAnsi"/>
          <w:sz w:val="22"/>
          <w:szCs w:val="22"/>
        </w:rPr>
      </w:pPr>
      <w:del w:id="329" w:author="Dupont Dimitri" w:date="2024-11-20T13:24:00Z">
        <w:r w:rsidRPr="00D80CB0" w:rsidDel="00885CD9">
          <w:rPr>
            <w:rFonts w:cstheme="minorHAnsi"/>
            <w:sz w:val="22"/>
            <w:szCs w:val="22"/>
          </w:rPr>
          <w:delText>Create new aircraft registration, aircraft type and other required information (aircraft type should be always created based on the ATA standard or TCDS standard)</w:delText>
        </w:r>
      </w:del>
    </w:p>
    <w:p w14:paraId="1FFF1268" w14:textId="08A0DB1B" w:rsidR="00D80CB0" w:rsidRPr="00D80CB0" w:rsidDel="00885CD9" w:rsidRDefault="00D80CB0" w:rsidP="000F0757">
      <w:pPr>
        <w:pStyle w:val="ListParagraph"/>
        <w:numPr>
          <w:ilvl w:val="0"/>
          <w:numId w:val="14"/>
        </w:numPr>
        <w:jc w:val="both"/>
        <w:rPr>
          <w:del w:id="330" w:author="Dupont Dimitri" w:date="2024-11-20T13:24:00Z"/>
          <w:rFonts w:cstheme="minorHAnsi"/>
          <w:sz w:val="22"/>
          <w:szCs w:val="22"/>
        </w:rPr>
      </w:pPr>
      <w:del w:id="331" w:author="Dupont Dimitri" w:date="2024-11-20T13:24:00Z">
        <w:r w:rsidRPr="00D80CB0" w:rsidDel="00885CD9">
          <w:rPr>
            <w:rFonts w:cstheme="minorHAnsi"/>
            <w:sz w:val="22"/>
            <w:szCs w:val="22"/>
          </w:rPr>
          <w:delText>Insert all relevant data provided by the OEM.</w:delText>
        </w:r>
      </w:del>
    </w:p>
    <w:p w14:paraId="1771DB47" w14:textId="48E18E55" w:rsidR="00D80CB0" w:rsidRPr="00D80CB0" w:rsidDel="00885CD9" w:rsidRDefault="00D80CB0" w:rsidP="000F0757">
      <w:pPr>
        <w:pStyle w:val="ListParagraph"/>
        <w:numPr>
          <w:ilvl w:val="0"/>
          <w:numId w:val="14"/>
        </w:numPr>
        <w:jc w:val="both"/>
        <w:rPr>
          <w:del w:id="332" w:author="Dupont Dimitri" w:date="2024-11-20T13:24:00Z"/>
          <w:rFonts w:cstheme="minorHAnsi"/>
          <w:sz w:val="22"/>
          <w:szCs w:val="22"/>
        </w:rPr>
      </w:pPr>
      <w:del w:id="333" w:author="Dupont Dimitri" w:date="2024-11-20T13:24:00Z">
        <w:r w:rsidRPr="00D80CB0" w:rsidDel="00885CD9">
          <w:rPr>
            <w:rFonts w:cstheme="minorHAnsi"/>
            <w:sz w:val="22"/>
            <w:szCs w:val="22"/>
          </w:rPr>
          <w:delText>Insert existing maintenance program for aircraft (if new aircraft, this task may take 2-3 months, if the aircraft type is know</w:delText>
        </w:r>
      </w:del>
      <w:del w:id="334" w:author="Dupont Dimitri" w:date="2024-11-19T12:22:00Z">
        <w:r w:rsidRPr="00D80CB0" w:rsidDel="00D829C6">
          <w:rPr>
            <w:rFonts w:cstheme="minorHAnsi"/>
            <w:sz w:val="22"/>
            <w:szCs w:val="22"/>
          </w:rPr>
          <w:delText>s</w:delText>
        </w:r>
      </w:del>
      <w:del w:id="335" w:author="Dupont Dimitri" w:date="2024-11-20T13:24:00Z">
        <w:r w:rsidRPr="00D80CB0" w:rsidDel="00885CD9">
          <w:rPr>
            <w:rFonts w:cstheme="minorHAnsi"/>
            <w:sz w:val="22"/>
            <w:szCs w:val="22"/>
          </w:rPr>
          <w:delText>, the bridging into the existing OMP is required)</w:delText>
        </w:r>
      </w:del>
    </w:p>
    <w:p w14:paraId="05F5EED0" w14:textId="6E3C5C51" w:rsidR="00D80CB0" w:rsidRPr="00D80CB0" w:rsidDel="00885CD9" w:rsidRDefault="00D80CB0" w:rsidP="000F0757">
      <w:pPr>
        <w:pStyle w:val="ListParagraph"/>
        <w:numPr>
          <w:ilvl w:val="0"/>
          <w:numId w:val="14"/>
        </w:numPr>
        <w:jc w:val="both"/>
        <w:rPr>
          <w:del w:id="336" w:author="Dupont Dimitri" w:date="2024-11-20T13:24:00Z"/>
          <w:rFonts w:cstheme="minorHAnsi"/>
          <w:sz w:val="22"/>
          <w:szCs w:val="22"/>
        </w:rPr>
      </w:pPr>
      <w:del w:id="337" w:author="Dupont Dimitri" w:date="2024-11-20T13:24:00Z">
        <w:r w:rsidRPr="00D80CB0" w:rsidDel="00885CD9">
          <w:rPr>
            <w:rFonts w:cstheme="minorHAnsi"/>
            <w:sz w:val="22"/>
            <w:szCs w:val="22"/>
          </w:rPr>
          <w:delText>Check if aircraft should be added to mod control (tickbox)</w:delText>
        </w:r>
      </w:del>
    </w:p>
    <w:p w14:paraId="46D767FF" w14:textId="70447FBF" w:rsidR="00D80CB0" w:rsidRPr="00D80CB0" w:rsidDel="00885CD9" w:rsidRDefault="00D80CB0" w:rsidP="000F0757">
      <w:pPr>
        <w:pStyle w:val="ListParagraph"/>
        <w:numPr>
          <w:ilvl w:val="0"/>
          <w:numId w:val="14"/>
        </w:numPr>
        <w:jc w:val="both"/>
        <w:rPr>
          <w:del w:id="338" w:author="Dupont Dimitri" w:date="2024-11-20T13:24:00Z"/>
          <w:rFonts w:cstheme="minorHAnsi"/>
          <w:sz w:val="22"/>
          <w:szCs w:val="22"/>
        </w:rPr>
      </w:pPr>
      <w:del w:id="339" w:author="Dupont Dimitri" w:date="2024-11-20T13:24:00Z">
        <w:r w:rsidRPr="00D80CB0" w:rsidDel="00885CD9">
          <w:rPr>
            <w:rFonts w:cstheme="minorHAnsi"/>
            <w:sz w:val="22"/>
            <w:szCs w:val="22"/>
          </w:rPr>
          <w:delText>Assign OMP to aircraft if OMP already exists. If its a new aircraft type, the assignment can be done only afterwards.</w:delText>
        </w:r>
      </w:del>
    </w:p>
    <w:p w14:paraId="2781A93A" w14:textId="1DDD1E66" w:rsidR="00EC2942" w:rsidDel="00885CD9" w:rsidRDefault="00D80CB0" w:rsidP="000F0757">
      <w:pPr>
        <w:pStyle w:val="ListParagraph"/>
        <w:numPr>
          <w:ilvl w:val="0"/>
          <w:numId w:val="14"/>
        </w:numPr>
        <w:jc w:val="both"/>
        <w:rPr>
          <w:del w:id="340" w:author="Dupont Dimitri" w:date="2024-11-20T13:24:00Z"/>
          <w:rFonts w:cstheme="minorHAnsi"/>
          <w:sz w:val="22"/>
          <w:szCs w:val="22"/>
        </w:rPr>
      </w:pPr>
      <w:del w:id="341" w:author="Dupont Dimitri" w:date="2024-11-20T13:24:00Z">
        <w:r w:rsidRPr="00D80CB0" w:rsidDel="00885CD9">
          <w:rPr>
            <w:rFonts w:cstheme="minorHAnsi"/>
            <w:sz w:val="22"/>
            <w:szCs w:val="22"/>
          </w:rPr>
          <w:delText>Assign aircraft to Aircraft Maintenance Group (if applicable).</w:delText>
        </w:r>
      </w:del>
    </w:p>
    <w:p w14:paraId="3D31B69F" w14:textId="2FDAE88E" w:rsidR="009D2B94" w:rsidDel="00885CD9" w:rsidRDefault="009D2B94" w:rsidP="000F0757">
      <w:pPr>
        <w:pStyle w:val="ListParagraph"/>
        <w:numPr>
          <w:ilvl w:val="0"/>
          <w:numId w:val="14"/>
        </w:numPr>
        <w:jc w:val="both"/>
        <w:rPr>
          <w:del w:id="342" w:author="Dupont Dimitri" w:date="2024-11-20T13:24:00Z"/>
          <w:rFonts w:cstheme="minorHAnsi"/>
          <w:sz w:val="22"/>
          <w:szCs w:val="22"/>
        </w:rPr>
      </w:pPr>
      <w:del w:id="343" w:author="Dupont Dimitri" w:date="2024-11-20T13:24:00Z">
        <w:r w:rsidRPr="009D2B94" w:rsidDel="00885CD9">
          <w:rPr>
            <w:rFonts w:cstheme="minorHAnsi"/>
            <w:sz w:val="22"/>
            <w:szCs w:val="22"/>
          </w:rPr>
          <w:delText>Define the components of delivery in the program Aircraft Administration. Use Airbus Aircraft Setup APN 635 in order to upload the equipment list (section 03) from the supplied ASCII file. This applies only to Airbus, for all other aircraft types the components have t be loaded either via xfiles (XAIRCRAFT) or created manually in APN 147.</w:delText>
        </w:r>
      </w:del>
    </w:p>
    <w:p w14:paraId="7D7A479D" w14:textId="2EDF8A1F" w:rsidR="000F0757" w:rsidRPr="00B656A9" w:rsidDel="005E58B5" w:rsidRDefault="000F0757" w:rsidP="000F0757">
      <w:pPr>
        <w:jc w:val="both"/>
        <w:rPr>
          <w:del w:id="344" w:author="Dupont Dimitri" w:date="2024-11-20T12:21:00Z"/>
          <w:rFonts w:cstheme="minorHAnsi"/>
          <w:sz w:val="22"/>
          <w:szCs w:val="22"/>
          <w:u w:val="single"/>
        </w:rPr>
      </w:pPr>
      <w:del w:id="345" w:author="Dupont Dimitri" w:date="2024-11-20T12:21:00Z">
        <w:r w:rsidRPr="00B656A9" w:rsidDel="005E58B5">
          <w:rPr>
            <w:rFonts w:cstheme="minorHAnsi"/>
            <w:sz w:val="22"/>
            <w:szCs w:val="22"/>
            <w:u w:val="single"/>
          </w:rPr>
          <w:delText>4.2 Weight and Balance of Aircraft</w:delText>
        </w:r>
      </w:del>
    </w:p>
    <w:p w14:paraId="24E94154" w14:textId="55C23315" w:rsidR="000F0757" w:rsidRPr="000F0757" w:rsidDel="005E58B5" w:rsidRDefault="000F0757" w:rsidP="000F0757">
      <w:pPr>
        <w:jc w:val="both"/>
        <w:rPr>
          <w:del w:id="346" w:author="Dupont Dimitri" w:date="2024-11-20T12:21:00Z"/>
          <w:rFonts w:cstheme="minorHAnsi"/>
          <w:sz w:val="22"/>
          <w:szCs w:val="22"/>
        </w:rPr>
      </w:pPr>
      <w:del w:id="347" w:author="Dupont Dimitri" w:date="2024-11-20T12:21:00Z">
        <w:r w:rsidRPr="000F0757" w:rsidDel="005E58B5">
          <w:rPr>
            <w:rFonts w:cstheme="minorHAnsi"/>
            <w:sz w:val="22"/>
            <w:szCs w:val="22"/>
          </w:rPr>
          <w:delText>After Phase-In of the aircraft and amendment of the aircraft with specific BFE equipment, the aircraft weighing is highly recommended.</w:delText>
        </w:r>
      </w:del>
    </w:p>
    <w:p w14:paraId="237C0617" w14:textId="12A732BC" w:rsidR="000F0757" w:rsidRPr="000F0757" w:rsidDel="005E58B5" w:rsidRDefault="000F0757" w:rsidP="000F0757">
      <w:pPr>
        <w:pStyle w:val="ListParagraph"/>
        <w:numPr>
          <w:ilvl w:val="0"/>
          <w:numId w:val="13"/>
        </w:numPr>
        <w:jc w:val="both"/>
        <w:rPr>
          <w:del w:id="348" w:author="Dupont Dimitri" w:date="2024-11-20T12:21:00Z"/>
          <w:rFonts w:cstheme="minorHAnsi"/>
          <w:sz w:val="22"/>
          <w:szCs w:val="22"/>
        </w:rPr>
      </w:pPr>
      <w:del w:id="349" w:author="Dupont Dimitri" w:date="2024-11-20T12:21:00Z">
        <w:r w:rsidRPr="000F0757" w:rsidDel="005E58B5">
          <w:rPr>
            <w:rFonts w:cstheme="minorHAnsi"/>
            <w:sz w:val="22"/>
            <w:szCs w:val="22"/>
          </w:rPr>
          <w:delText>Insert the correct weights and fleet type (can be created in tabsheet WB-fleet)</w:delText>
        </w:r>
      </w:del>
    </w:p>
    <w:p w14:paraId="68025A46" w14:textId="6CB84953" w:rsidR="000F0757" w:rsidRPr="000F0757" w:rsidDel="005E58B5" w:rsidRDefault="000F0757" w:rsidP="000F0757">
      <w:pPr>
        <w:pStyle w:val="ListParagraph"/>
        <w:numPr>
          <w:ilvl w:val="0"/>
          <w:numId w:val="13"/>
        </w:numPr>
        <w:jc w:val="both"/>
        <w:rPr>
          <w:del w:id="350" w:author="Dupont Dimitri" w:date="2024-11-20T12:21:00Z"/>
          <w:rFonts w:cstheme="minorHAnsi"/>
          <w:sz w:val="22"/>
          <w:szCs w:val="22"/>
        </w:rPr>
      </w:pPr>
      <w:del w:id="351" w:author="Dupont Dimitri" w:date="2024-11-20T12:21:00Z">
        <w:r w:rsidRPr="000F0757" w:rsidDel="005E58B5">
          <w:rPr>
            <w:rFonts w:cstheme="minorHAnsi"/>
            <w:sz w:val="22"/>
            <w:szCs w:val="22"/>
          </w:rPr>
          <w:delText>After weight has been created proceed to APN 292</w:delText>
        </w:r>
      </w:del>
    </w:p>
    <w:p w14:paraId="39D26259" w14:textId="191BD200" w:rsidR="000F0757" w:rsidDel="005E58B5" w:rsidRDefault="000F0757" w:rsidP="000F0757">
      <w:pPr>
        <w:pStyle w:val="ListParagraph"/>
        <w:numPr>
          <w:ilvl w:val="0"/>
          <w:numId w:val="13"/>
        </w:numPr>
        <w:jc w:val="both"/>
        <w:rPr>
          <w:del w:id="352" w:author="Dupont Dimitri" w:date="2024-11-20T12:21:00Z"/>
          <w:rFonts w:cstheme="minorHAnsi"/>
          <w:sz w:val="22"/>
          <w:szCs w:val="22"/>
        </w:rPr>
      </w:pPr>
      <w:del w:id="353" w:author="Dupont Dimitri" w:date="2024-11-20T12:21:00Z">
        <w:r w:rsidRPr="000F0757" w:rsidDel="005E58B5">
          <w:rPr>
            <w:rFonts w:cstheme="minorHAnsi"/>
            <w:sz w:val="22"/>
            <w:szCs w:val="22"/>
          </w:rPr>
          <w:delText>After APN 292 the weight and balance can be inserted in the aircraft administration</w:delText>
        </w:r>
      </w:del>
    </w:p>
    <w:p w14:paraId="7859CACA" w14:textId="6D8269B7" w:rsidR="00351635" w:rsidRPr="00B656A9" w:rsidDel="00885CD9" w:rsidRDefault="00B656A9" w:rsidP="00351635">
      <w:pPr>
        <w:jc w:val="both"/>
        <w:rPr>
          <w:del w:id="354" w:author="Dupont Dimitri" w:date="2024-11-20T13:24:00Z"/>
          <w:rFonts w:cstheme="minorHAnsi"/>
          <w:sz w:val="22"/>
          <w:szCs w:val="22"/>
          <w:u w:val="single"/>
          <w:lang w:val="en-US"/>
        </w:rPr>
      </w:pPr>
      <w:del w:id="355" w:author="Dupont Dimitri" w:date="2024-11-20T13:24:00Z">
        <w:r w:rsidRPr="00B656A9" w:rsidDel="00885CD9">
          <w:rPr>
            <w:rFonts w:cstheme="minorHAnsi"/>
            <w:sz w:val="22"/>
            <w:szCs w:val="22"/>
            <w:u w:val="single"/>
            <w:lang w:val="en-US"/>
          </w:rPr>
          <w:delText xml:space="preserve">4.3 </w:delText>
        </w:r>
        <w:r w:rsidR="00351635" w:rsidRPr="00B656A9" w:rsidDel="00885CD9">
          <w:rPr>
            <w:rFonts w:cstheme="minorHAnsi"/>
            <w:sz w:val="22"/>
            <w:szCs w:val="22"/>
            <w:u w:val="single"/>
            <w:lang w:val="en-US"/>
          </w:rPr>
          <w:delText>Structural Damage of aircraft</w:delText>
        </w:r>
      </w:del>
    </w:p>
    <w:p w14:paraId="62931011" w14:textId="3BA81208" w:rsidR="00351635" w:rsidRPr="00351635" w:rsidDel="00885CD9" w:rsidRDefault="00351635" w:rsidP="00351635">
      <w:pPr>
        <w:jc w:val="both"/>
        <w:rPr>
          <w:del w:id="356" w:author="Dupont Dimitri" w:date="2024-11-20T13:24:00Z"/>
          <w:rFonts w:cstheme="minorHAnsi"/>
          <w:sz w:val="22"/>
          <w:szCs w:val="22"/>
          <w:lang w:val="en-US"/>
        </w:rPr>
      </w:pPr>
      <w:del w:id="357" w:author="Dupont Dimitri" w:date="2024-11-20T13:24:00Z">
        <w:r w:rsidRPr="00351635" w:rsidDel="00885CD9">
          <w:rPr>
            <w:rFonts w:cstheme="minorHAnsi"/>
            <w:sz w:val="22"/>
            <w:szCs w:val="22"/>
            <w:lang w:val="en-US"/>
          </w:rPr>
          <w:delText>Recreate all structural damages as supplied by previous customer into the structural damage application (APN 786). Upload aircraft images for the specific aircraft type if applicable. Usually the aircraft won't be delivered by the previous operator with new structural damages, but due to the fact that heavy damages might have repetitive inspection, the repetitive inspection should be either covered in the structural damage module or in View/Edit Modifications (APN 63). This re-creation can be done either manually or can be done via Data Transfer APN 261 (XSTRDAM)</w:delText>
        </w:r>
      </w:del>
    </w:p>
    <w:p w14:paraId="25A2F47E" w14:textId="416CE312" w:rsidR="00351635" w:rsidRPr="00C23104" w:rsidDel="005E58B5" w:rsidRDefault="00B656A9" w:rsidP="00351635">
      <w:pPr>
        <w:jc w:val="both"/>
        <w:rPr>
          <w:del w:id="358" w:author="Dupont Dimitri" w:date="2024-11-20T12:20:00Z"/>
          <w:rFonts w:cstheme="minorHAnsi"/>
          <w:strike/>
          <w:sz w:val="22"/>
          <w:szCs w:val="22"/>
          <w:u w:val="single"/>
          <w:lang w:val="en-US"/>
          <w:rPrChange w:id="359" w:author="Dupont Dimitri" w:date="2024-11-20T11:49:00Z">
            <w:rPr>
              <w:del w:id="360" w:author="Dupont Dimitri" w:date="2024-11-20T12:20:00Z"/>
              <w:rFonts w:cstheme="minorHAnsi"/>
              <w:sz w:val="22"/>
              <w:szCs w:val="22"/>
              <w:u w:val="single"/>
              <w:lang w:val="en-US"/>
            </w:rPr>
          </w:rPrChange>
        </w:rPr>
      </w:pPr>
      <w:del w:id="361" w:author="Dupont Dimitri" w:date="2024-11-20T12:20:00Z">
        <w:r w:rsidRPr="00C23104" w:rsidDel="005E58B5">
          <w:rPr>
            <w:rFonts w:cstheme="minorHAnsi"/>
            <w:strike/>
            <w:sz w:val="22"/>
            <w:szCs w:val="22"/>
            <w:u w:val="single"/>
            <w:lang w:val="en-US"/>
            <w:rPrChange w:id="362" w:author="Dupont Dimitri" w:date="2024-11-20T11:49:00Z">
              <w:rPr>
                <w:rFonts w:cstheme="minorHAnsi"/>
                <w:sz w:val="22"/>
                <w:szCs w:val="22"/>
                <w:u w:val="single"/>
                <w:lang w:val="en-US"/>
              </w:rPr>
            </w:rPrChange>
          </w:rPr>
          <w:delText xml:space="preserve">4.4 </w:delText>
        </w:r>
        <w:r w:rsidR="00351635" w:rsidRPr="00C23104" w:rsidDel="005E58B5">
          <w:rPr>
            <w:rFonts w:cstheme="minorHAnsi"/>
            <w:strike/>
            <w:sz w:val="22"/>
            <w:szCs w:val="22"/>
            <w:u w:val="single"/>
            <w:lang w:val="en-US"/>
            <w:rPrChange w:id="363" w:author="Dupont Dimitri" w:date="2024-11-20T11:49:00Z">
              <w:rPr>
                <w:rFonts w:cstheme="minorHAnsi"/>
                <w:sz w:val="22"/>
                <w:szCs w:val="22"/>
                <w:u w:val="single"/>
                <w:lang w:val="en-US"/>
              </w:rPr>
            </w:rPrChange>
          </w:rPr>
          <w:delText>Parts installed</w:delText>
        </w:r>
      </w:del>
    </w:p>
    <w:p w14:paraId="6F51CBBB" w14:textId="6F00B88E" w:rsidR="000F0757" w:rsidRPr="00C23104" w:rsidDel="005E58B5" w:rsidRDefault="00351635" w:rsidP="00351635">
      <w:pPr>
        <w:jc w:val="both"/>
        <w:rPr>
          <w:del w:id="364" w:author="Dupont Dimitri" w:date="2024-11-20T12:20:00Z"/>
          <w:rFonts w:cstheme="minorHAnsi"/>
          <w:strike/>
          <w:sz w:val="22"/>
          <w:szCs w:val="22"/>
          <w:lang w:val="en-US"/>
          <w:rPrChange w:id="365" w:author="Dupont Dimitri" w:date="2024-11-20T11:49:00Z">
            <w:rPr>
              <w:del w:id="366" w:author="Dupont Dimitri" w:date="2024-11-20T12:20:00Z"/>
              <w:rFonts w:cstheme="minorHAnsi"/>
              <w:sz w:val="22"/>
              <w:szCs w:val="22"/>
              <w:lang w:val="en-US"/>
            </w:rPr>
          </w:rPrChange>
        </w:rPr>
      </w:pPr>
      <w:del w:id="367" w:author="Dupont Dimitri" w:date="2024-11-20T12:20:00Z">
        <w:r w:rsidRPr="00C23104" w:rsidDel="005E58B5">
          <w:rPr>
            <w:rFonts w:cstheme="minorHAnsi"/>
            <w:strike/>
            <w:sz w:val="22"/>
            <w:szCs w:val="22"/>
            <w:lang w:val="en-US"/>
            <w:rPrChange w:id="368" w:author="Dupont Dimitri" w:date="2024-11-20T11:49:00Z">
              <w:rPr>
                <w:rFonts w:cstheme="minorHAnsi"/>
                <w:sz w:val="22"/>
                <w:szCs w:val="22"/>
                <w:lang w:val="en-US"/>
              </w:rPr>
            </w:rPrChange>
          </w:rPr>
          <w:delText>In order to have a complete configuration, the installed rotables must be created in the system. This can bei either done via Data Transfer (APN: 261), via Airbus Aircraft Setup (APN: 635) or via manual entries in Rotable Adminsitation (APN: 147). In case this is a completely new operated aircraft type, the unknown part numbers must be created upfront.</w:delText>
        </w:r>
      </w:del>
    </w:p>
    <w:p w14:paraId="45FA24A7" w14:textId="53C070B6" w:rsidR="008C4493" w:rsidRPr="002B3C15" w:rsidDel="005E58B5" w:rsidRDefault="00005148" w:rsidP="008C4493">
      <w:pPr>
        <w:jc w:val="both"/>
        <w:rPr>
          <w:del w:id="369" w:author="Dupont Dimitri" w:date="2024-11-20T12:20:00Z"/>
          <w:rFonts w:cstheme="minorHAnsi"/>
          <w:strike/>
          <w:sz w:val="22"/>
          <w:szCs w:val="22"/>
          <w:u w:val="single"/>
          <w:lang w:val="en-US"/>
          <w:rPrChange w:id="370" w:author="Dupont Dimitri" w:date="2024-11-20T12:13:00Z">
            <w:rPr>
              <w:del w:id="371" w:author="Dupont Dimitri" w:date="2024-11-20T12:20:00Z"/>
              <w:rFonts w:cstheme="minorHAnsi"/>
              <w:sz w:val="22"/>
              <w:szCs w:val="22"/>
              <w:u w:val="single"/>
              <w:lang w:val="en-US"/>
            </w:rPr>
          </w:rPrChange>
        </w:rPr>
      </w:pPr>
      <w:del w:id="372" w:author="Dupont Dimitri" w:date="2024-11-20T12:20:00Z">
        <w:r w:rsidDel="005E58B5">
          <w:rPr>
            <w:rFonts w:cstheme="minorHAnsi"/>
            <w:sz w:val="22"/>
            <w:szCs w:val="22"/>
            <w:u w:val="single"/>
            <w:lang w:val="en-US"/>
          </w:rPr>
          <w:delText>4</w:delText>
        </w:r>
        <w:r w:rsidRPr="002B3C15" w:rsidDel="005E58B5">
          <w:rPr>
            <w:rFonts w:cstheme="minorHAnsi"/>
            <w:strike/>
            <w:sz w:val="22"/>
            <w:szCs w:val="22"/>
            <w:u w:val="single"/>
            <w:lang w:val="en-US"/>
            <w:rPrChange w:id="373" w:author="Dupont Dimitri" w:date="2024-11-20T12:13:00Z">
              <w:rPr>
                <w:rFonts w:cstheme="minorHAnsi"/>
                <w:sz w:val="22"/>
                <w:szCs w:val="22"/>
                <w:u w:val="single"/>
                <w:lang w:val="en-US"/>
              </w:rPr>
            </w:rPrChange>
          </w:rPr>
          <w:delText xml:space="preserve">.5 </w:delText>
        </w:r>
        <w:r w:rsidR="008C4493" w:rsidRPr="002B3C15" w:rsidDel="005E58B5">
          <w:rPr>
            <w:rFonts w:cstheme="minorHAnsi"/>
            <w:strike/>
            <w:sz w:val="22"/>
            <w:szCs w:val="22"/>
            <w:u w:val="single"/>
            <w:lang w:val="en-US"/>
            <w:rPrChange w:id="374" w:author="Dupont Dimitri" w:date="2024-11-20T12:13:00Z">
              <w:rPr>
                <w:rFonts w:cstheme="minorHAnsi"/>
                <w:sz w:val="22"/>
                <w:szCs w:val="22"/>
                <w:u w:val="single"/>
                <w:lang w:val="en-US"/>
              </w:rPr>
            </w:rPrChange>
          </w:rPr>
          <w:delText>Configuration Management 2 (APN 2818)</w:delText>
        </w:r>
      </w:del>
    </w:p>
    <w:p w14:paraId="285CF333" w14:textId="3C3EEF58" w:rsidR="008C4493" w:rsidRPr="002B3C15" w:rsidDel="005E58B5" w:rsidRDefault="00141327" w:rsidP="008C4493">
      <w:pPr>
        <w:jc w:val="both"/>
        <w:rPr>
          <w:del w:id="375" w:author="Dupont Dimitri" w:date="2024-11-20T12:20:00Z"/>
          <w:rFonts w:cstheme="minorHAnsi"/>
          <w:strike/>
          <w:sz w:val="22"/>
          <w:szCs w:val="22"/>
          <w:lang w:val="en-US"/>
          <w:rPrChange w:id="376" w:author="Dupont Dimitri" w:date="2024-11-20T12:13:00Z">
            <w:rPr>
              <w:del w:id="377" w:author="Dupont Dimitri" w:date="2024-11-20T12:20:00Z"/>
              <w:rFonts w:cstheme="minorHAnsi"/>
              <w:sz w:val="22"/>
              <w:szCs w:val="22"/>
              <w:lang w:val="en-US"/>
            </w:rPr>
          </w:rPrChange>
        </w:rPr>
      </w:pPr>
      <w:del w:id="378" w:author="Dupont Dimitri" w:date="2024-11-20T12:20:00Z">
        <w:r w:rsidRPr="002B3C15" w:rsidDel="005E58B5">
          <w:rPr>
            <w:rFonts w:cstheme="minorHAnsi"/>
            <w:strike/>
            <w:sz w:val="22"/>
            <w:szCs w:val="22"/>
            <w:lang w:val="en-US"/>
            <w:rPrChange w:id="379" w:author="Dupont Dimitri" w:date="2024-11-20T12:13:00Z">
              <w:rPr>
                <w:rFonts w:cstheme="minorHAnsi"/>
                <w:sz w:val="22"/>
                <w:szCs w:val="22"/>
                <w:lang w:val="en-US"/>
              </w:rPr>
            </w:rPrChange>
          </w:rPr>
          <w:delText xml:space="preserve">4.5.1 </w:delText>
        </w:r>
        <w:r w:rsidR="008C4493" w:rsidRPr="002B3C15" w:rsidDel="005E58B5">
          <w:rPr>
            <w:rFonts w:cstheme="minorHAnsi"/>
            <w:strike/>
            <w:sz w:val="22"/>
            <w:szCs w:val="22"/>
            <w:lang w:val="en-US"/>
            <w:rPrChange w:id="380" w:author="Dupont Dimitri" w:date="2024-11-20T12:13:00Z">
              <w:rPr>
                <w:rFonts w:cstheme="minorHAnsi"/>
                <w:sz w:val="22"/>
                <w:szCs w:val="22"/>
                <w:lang w:val="en-US"/>
              </w:rPr>
            </w:rPrChange>
          </w:rPr>
          <w:delText>New aircraft type (never flown in the company)</w:delText>
        </w:r>
      </w:del>
    </w:p>
    <w:p w14:paraId="1480D3ED" w14:textId="643E751B" w:rsidR="008C4493" w:rsidRPr="002B3C15" w:rsidDel="005E58B5" w:rsidRDefault="008C4493" w:rsidP="008C4493">
      <w:pPr>
        <w:jc w:val="both"/>
        <w:rPr>
          <w:del w:id="381" w:author="Dupont Dimitri" w:date="2024-11-20T12:20:00Z"/>
          <w:rFonts w:cstheme="minorHAnsi"/>
          <w:strike/>
          <w:sz w:val="22"/>
          <w:szCs w:val="22"/>
          <w:lang w:val="en-US"/>
          <w:rPrChange w:id="382" w:author="Dupont Dimitri" w:date="2024-11-20T12:13:00Z">
            <w:rPr>
              <w:del w:id="383" w:author="Dupont Dimitri" w:date="2024-11-20T12:20:00Z"/>
              <w:rFonts w:cstheme="minorHAnsi"/>
              <w:sz w:val="22"/>
              <w:szCs w:val="22"/>
              <w:lang w:val="en-US"/>
            </w:rPr>
          </w:rPrChange>
        </w:rPr>
      </w:pPr>
      <w:del w:id="384" w:author="Dupont Dimitri" w:date="2024-11-20T12:20:00Z">
        <w:r w:rsidRPr="002B3C15" w:rsidDel="005E58B5">
          <w:rPr>
            <w:rFonts w:cstheme="minorHAnsi"/>
            <w:strike/>
            <w:sz w:val="22"/>
            <w:szCs w:val="22"/>
            <w:lang w:val="en-US"/>
            <w:rPrChange w:id="385" w:author="Dupont Dimitri" w:date="2024-11-20T12:13:00Z">
              <w:rPr>
                <w:rFonts w:cstheme="minorHAnsi"/>
                <w:sz w:val="22"/>
                <w:szCs w:val="22"/>
                <w:lang w:val="en-US"/>
              </w:rPr>
            </w:rPrChange>
          </w:rPr>
          <w:delText>Create a new allowed aircraft configuration for this aircraft type in Configuration Management 2 (APN 2818). Thereafter compare the installed components with the allowed configuration which has been generated previously</w:delText>
        </w:r>
      </w:del>
    </w:p>
    <w:p w14:paraId="2D4EE1A6" w14:textId="0D193DAB" w:rsidR="008C4493" w:rsidRPr="002B3C15" w:rsidDel="005E58B5" w:rsidRDefault="00141327" w:rsidP="008C4493">
      <w:pPr>
        <w:jc w:val="both"/>
        <w:rPr>
          <w:del w:id="386" w:author="Dupont Dimitri" w:date="2024-11-20T12:20:00Z"/>
          <w:rFonts w:cstheme="minorHAnsi"/>
          <w:strike/>
          <w:sz w:val="22"/>
          <w:szCs w:val="22"/>
          <w:lang w:val="en-US"/>
          <w:rPrChange w:id="387" w:author="Dupont Dimitri" w:date="2024-11-20T12:13:00Z">
            <w:rPr>
              <w:del w:id="388" w:author="Dupont Dimitri" w:date="2024-11-20T12:20:00Z"/>
              <w:rFonts w:cstheme="minorHAnsi"/>
              <w:sz w:val="22"/>
              <w:szCs w:val="22"/>
              <w:lang w:val="en-US"/>
            </w:rPr>
          </w:rPrChange>
        </w:rPr>
      </w:pPr>
      <w:del w:id="389" w:author="Dupont Dimitri" w:date="2024-11-20T12:20:00Z">
        <w:r w:rsidRPr="002B3C15" w:rsidDel="005E58B5">
          <w:rPr>
            <w:rFonts w:cstheme="minorHAnsi"/>
            <w:strike/>
            <w:sz w:val="22"/>
            <w:szCs w:val="22"/>
            <w:lang w:val="en-US"/>
            <w:rPrChange w:id="390" w:author="Dupont Dimitri" w:date="2024-11-20T12:13:00Z">
              <w:rPr>
                <w:rFonts w:cstheme="minorHAnsi"/>
                <w:sz w:val="22"/>
                <w:szCs w:val="22"/>
                <w:lang w:val="en-US"/>
              </w:rPr>
            </w:rPrChange>
          </w:rPr>
          <w:delText xml:space="preserve">4.5.2 </w:delText>
        </w:r>
        <w:r w:rsidR="008C4493" w:rsidRPr="002B3C15" w:rsidDel="005E58B5">
          <w:rPr>
            <w:rFonts w:cstheme="minorHAnsi"/>
            <w:strike/>
            <w:sz w:val="22"/>
            <w:szCs w:val="22"/>
            <w:lang w:val="en-US"/>
            <w:rPrChange w:id="391" w:author="Dupont Dimitri" w:date="2024-11-20T12:13:00Z">
              <w:rPr>
                <w:rFonts w:cstheme="minorHAnsi"/>
                <w:sz w:val="22"/>
                <w:szCs w:val="22"/>
                <w:lang w:val="en-US"/>
              </w:rPr>
            </w:rPrChange>
          </w:rPr>
          <w:delText>Existing Aircraft type (allowed configuration already available for given aircraft type)</w:delText>
        </w:r>
      </w:del>
    </w:p>
    <w:p w14:paraId="463359C6" w14:textId="185DF2AF" w:rsidR="008C4493" w:rsidRPr="002B3C15" w:rsidDel="005E58B5" w:rsidRDefault="008C4493" w:rsidP="008C4493">
      <w:pPr>
        <w:jc w:val="both"/>
        <w:rPr>
          <w:del w:id="392" w:author="Dupont Dimitri" w:date="2024-11-20T12:20:00Z"/>
          <w:rFonts w:cstheme="minorHAnsi"/>
          <w:strike/>
          <w:sz w:val="22"/>
          <w:szCs w:val="22"/>
          <w:lang w:val="en-US"/>
          <w:rPrChange w:id="393" w:author="Dupont Dimitri" w:date="2024-11-20T12:13:00Z">
            <w:rPr>
              <w:del w:id="394" w:author="Dupont Dimitri" w:date="2024-11-20T12:20:00Z"/>
              <w:rFonts w:cstheme="minorHAnsi"/>
              <w:sz w:val="22"/>
              <w:szCs w:val="22"/>
              <w:lang w:val="en-US"/>
            </w:rPr>
          </w:rPrChange>
        </w:rPr>
      </w:pPr>
      <w:del w:id="395" w:author="Dupont Dimitri" w:date="2024-11-20T12:20:00Z">
        <w:r w:rsidRPr="002B3C15" w:rsidDel="005E58B5">
          <w:rPr>
            <w:rFonts w:cstheme="minorHAnsi"/>
            <w:strike/>
            <w:sz w:val="22"/>
            <w:szCs w:val="22"/>
            <w:lang w:val="en-US"/>
            <w:rPrChange w:id="396" w:author="Dupont Dimitri" w:date="2024-11-20T12:13:00Z">
              <w:rPr>
                <w:rFonts w:cstheme="minorHAnsi"/>
                <w:sz w:val="22"/>
                <w:szCs w:val="22"/>
                <w:lang w:val="en-US"/>
              </w:rPr>
            </w:rPrChange>
          </w:rPr>
          <w:delText>Check if new aircraft can be fit into allowed configuration. If YES add aircraft serial number into allowed configuration effectivity and amend the allowed configuration if required (e.g. if different components installed, etc.)</w:delText>
        </w:r>
      </w:del>
    </w:p>
    <w:p w14:paraId="416754DF" w14:textId="4E20B91D" w:rsidR="00351635" w:rsidRPr="002B3C15" w:rsidDel="005E58B5" w:rsidRDefault="008C4493" w:rsidP="008C4493">
      <w:pPr>
        <w:jc w:val="both"/>
        <w:rPr>
          <w:del w:id="397" w:author="Dupont Dimitri" w:date="2024-11-20T12:20:00Z"/>
          <w:rFonts w:cstheme="minorHAnsi"/>
          <w:strike/>
          <w:sz w:val="22"/>
          <w:szCs w:val="22"/>
          <w:lang w:val="en-US"/>
          <w:rPrChange w:id="398" w:author="Dupont Dimitri" w:date="2024-11-20T12:13:00Z">
            <w:rPr>
              <w:del w:id="399" w:author="Dupont Dimitri" w:date="2024-11-20T12:20:00Z"/>
              <w:rFonts w:cstheme="minorHAnsi"/>
              <w:sz w:val="22"/>
              <w:szCs w:val="22"/>
              <w:lang w:val="en-US"/>
            </w:rPr>
          </w:rPrChange>
        </w:rPr>
      </w:pPr>
      <w:del w:id="400" w:author="Dupont Dimitri" w:date="2024-11-20T12:20:00Z">
        <w:r w:rsidRPr="002B3C15" w:rsidDel="005E58B5">
          <w:rPr>
            <w:rFonts w:cstheme="minorHAnsi"/>
            <w:strike/>
            <w:sz w:val="22"/>
            <w:szCs w:val="22"/>
            <w:lang w:val="en-US"/>
            <w:rPrChange w:id="401" w:author="Dupont Dimitri" w:date="2024-11-20T12:13:00Z">
              <w:rPr>
                <w:rFonts w:cstheme="minorHAnsi"/>
                <w:sz w:val="22"/>
                <w:szCs w:val="22"/>
                <w:lang w:val="en-US"/>
              </w:rPr>
            </w:rPrChange>
          </w:rPr>
          <w:delText xml:space="preserve">  In case an amendment doesn't make sense, a new the aircraft must be treated as per step 1.</w:delText>
        </w:r>
      </w:del>
    </w:p>
    <w:p w14:paraId="24651237" w14:textId="062652E0" w:rsidR="00BE7C83" w:rsidRPr="001470F2" w:rsidDel="005E58B5" w:rsidRDefault="00BE7C83" w:rsidP="00BE7C83">
      <w:pPr>
        <w:jc w:val="both"/>
        <w:rPr>
          <w:del w:id="402" w:author="Dupont Dimitri" w:date="2024-11-20T12:20:00Z"/>
          <w:rFonts w:cstheme="minorHAnsi"/>
          <w:strike/>
          <w:sz w:val="22"/>
          <w:szCs w:val="22"/>
          <w:u w:val="single"/>
          <w:lang w:val="en-US"/>
          <w:rPrChange w:id="403" w:author="Dupont Dimitri" w:date="2024-11-20T11:42:00Z">
            <w:rPr>
              <w:del w:id="404" w:author="Dupont Dimitri" w:date="2024-11-20T12:20:00Z"/>
              <w:rFonts w:cstheme="minorHAnsi"/>
              <w:sz w:val="22"/>
              <w:szCs w:val="22"/>
              <w:u w:val="single"/>
              <w:lang w:val="en-US"/>
            </w:rPr>
          </w:rPrChange>
        </w:rPr>
      </w:pPr>
      <w:del w:id="405" w:author="Dupont Dimitri" w:date="2024-11-20T12:20:00Z">
        <w:r w:rsidRPr="001470F2" w:rsidDel="005E58B5">
          <w:rPr>
            <w:rFonts w:cstheme="minorHAnsi"/>
            <w:strike/>
            <w:sz w:val="22"/>
            <w:szCs w:val="22"/>
            <w:u w:val="single"/>
            <w:lang w:val="en-US"/>
            <w:rPrChange w:id="406" w:author="Dupont Dimitri" w:date="2024-11-20T11:42:00Z">
              <w:rPr>
                <w:rFonts w:cstheme="minorHAnsi"/>
                <w:sz w:val="22"/>
                <w:szCs w:val="22"/>
                <w:u w:val="single"/>
                <w:lang w:val="en-US"/>
              </w:rPr>
            </w:rPrChange>
          </w:rPr>
          <w:delText>4.6 Modification Control</w:delText>
        </w:r>
      </w:del>
    </w:p>
    <w:p w14:paraId="54787B9B" w14:textId="285AF459" w:rsidR="00BE7C83" w:rsidRPr="001470F2" w:rsidDel="005E58B5" w:rsidRDefault="00BE7C83" w:rsidP="00BE7C83">
      <w:pPr>
        <w:jc w:val="both"/>
        <w:rPr>
          <w:del w:id="407" w:author="Dupont Dimitri" w:date="2024-11-20T12:20:00Z"/>
          <w:rFonts w:cstheme="minorHAnsi"/>
          <w:strike/>
          <w:sz w:val="22"/>
          <w:szCs w:val="22"/>
          <w:lang w:val="en-US"/>
          <w:rPrChange w:id="408" w:author="Dupont Dimitri" w:date="2024-11-20T11:42:00Z">
            <w:rPr>
              <w:del w:id="409" w:author="Dupont Dimitri" w:date="2024-11-20T12:20:00Z"/>
              <w:rFonts w:cstheme="minorHAnsi"/>
              <w:sz w:val="22"/>
              <w:szCs w:val="22"/>
              <w:lang w:val="en-US"/>
            </w:rPr>
          </w:rPrChange>
        </w:rPr>
      </w:pPr>
      <w:del w:id="410" w:author="Dupont Dimitri" w:date="2024-11-20T12:20:00Z">
        <w:r w:rsidRPr="001470F2" w:rsidDel="005E58B5">
          <w:rPr>
            <w:rFonts w:cstheme="minorHAnsi"/>
            <w:strike/>
            <w:sz w:val="22"/>
            <w:szCs w:val="22"/>
            <w:lang w:val="en-US"/>
            <w:rPrChange w:id="411" w:author="Dupont Dimitri" w:date="2024-11-20T11:42:00Z">
              <w:rPr>
                <w:rFonts w:cstheme="minorHAnsi"/>
                <w:sz w:val="22"/>
                <w:szCs w:val="22"/>
                <w:lang w:val="en-US"/>
              </w:rPr>
            </w:rPrChange>
          </w:rPr>
          <w:delText>In order to show an airworthiness status of the aircraft, the setup of modification (recommended and/or mandatory) is essential. Modifications are usually setup manually (APN: 63) or via the Data Trafser (APN: 261)</w:delText>
        </w:r>
      </w:del>
    </w:p>
    <w:p w14:paraId="6102AD4A" w14:textId="1506AFC3" w:rsidR="00BE7C83" w:rsidRPr="00F94F8D" w:rsidDel="005E58B5" w:rsidRDefault="00BE7C83" w:rsidP="00BE7C83">
      <w:pPr>
        <w:jc w:val="both"/>
        <w:rPr>
          <w:del w:id="412" w:author="Dupont Dimitri" w:date="2024-11-20T12:20:00Z"/>
          <w:rFonts w:cstheme="minorHAnsi"/>
          <w:strike/>
          <w:sz w:val="22"/>
          <w:szCs w:val="22"/>
          <w:u w:val="single"/>
          <w:lang w:val="en-US"/>
          <w:rPrChange w:id="413" w:author="Dupont Dimitri" w:date="2024-11-20T12:02:00Z">
            <w:rPr>
              <w:del w:id="414" w:author="Dupont Dimitri" w:date="2024-11-20T12:20:00Z"/>
              <w:rFonts w:cstheme="minorHAnsi"/>
              <w:sz w:val="22"/>
              <w:szCs w:val="22"/>
              <w:u w:val="single"/>
              <w:lang w:val="en-US"/>
            </w:rPr>
          </w:rPrChange>
        </w:rPr>
      </w:pPr>
      <w:del w:id="415" w:author="Dupont Dimitri" w:date="2024-11-20T12:20:00Z">
        <w:r w:rsidRPr="00F94F8D" w:rsidDel="005E58B5">
          <w:rPr>
            <w:rFonts w:cstheme="minorHAnsi"/>
            <w:strike/>
            <w:sz w:val="22"/>
            <w:szCs w:val="22"/>
            <w:u w:val="single"/>
            <w:lang w:val="en-US"/>
            <w:rPrChange w:id="416" w:author="Dupont Dimitri" w:date="2024-11-20T12:02:00Z">
              <w:rPr>
                <w:rFonts w:cstheme="minorHAnsi"/>
                <w:sz w:val="22"/>
                <w:szCs w:val="22"/>
                <w:u w:val="single"/>
                <w:lang w:val="en-US"/>
              </w:rPr>
            </w:rPrChange>
          </w:rPr>
          <w:delText>4.7 Component Requirements</w:delText>
        </w:r>
      </w:del>
    </w:p>
    <w:p w14:paraId="3EBEDAF5" w14:textId="341EBFFD" w:rsidR="00BE7C83" w:rsidRPr="00F94F8D" w:rsidDel="005E58B5" w:rsidRDefault="00BE7C83" w:rsidP="00BE7C83">
      <w:pPr>
        <w:jc w:val="both"/>
        <w:rPr>
          <w:del w:id="417" w:author="Dupont Dimitri" w:date="2024-11-20T12:20:00Z"/>
          <w:rFonts w:cstheme="minorHAnsi"/>
          <w:strike/>
          <w:sz w:val="22"/>
          <w:szCs w:val="22"/>
          <w:lang w:val="en-US"/>
          <w:rPrChange w:id="418" w:author="Dupont Dimitri" w:date="2024-11-20T12:02:00Z">
            <w:rPr>
              <w:del w:id="419" w:author="Dupont Dimitri" w:date="2024-11-20T12:20:00Z"/>
              <w:rFonts w:cstheme="minorHAnsi"/>
              <w:sz w:val="22"/>
              <w:szCs w:val="22"/>
              <w:lang w:val="en-US"/>
            </w:rPr>
          </w:rPrChange>
        </w:rPr>
      </w:pPr>
      <w:del w:id="420" w:author="Dupont Dimitri" w:date="2024-11-20T12:20:00Z">
        <w:r w:rsidRPr="00F94F8D" w:rsidDel="005E58B5">
          <w:rPr>
            <w:rFonts w:cstheme="minorHAnsi"/>
            <w:strike/>
            <w:sz w:val="22"/>
            <w:szCs w:val="22"/>
            <w:lang w:val="en-US"/>
            <w:rPrChange w:id="421" w:author="Dupont Dimitri" w:date="2024-11-20T12:02:00Z">
              <w:rPr>
                <w:rFonts w:cstheme="minorHAnsi"/>
                <w:sz w:val="22"/>
                <w:szCs w:val="22"/>
                <w:lang w:val="en-US"/>
              </w:rPr>
            </w:rPrChange>
          </w:rPr>
          <w:delText>Component requirements can be implemented via Transfer-Data APN in AMOS. Information is provided by either manufacturer or OEM of parts.</w:delText>
        </w:r>
      </w:del>
    </w:p>
    <w:p w14:paraId="3AE2B222" w14:textId="230FE3D1" w:rsidR="00BE7C83" w:rsidRPr="00F94F8D" w:rsidDel="005E58B5" w:rsidRDefault="00BE7C83" w:rsidP="00BE7C83">
      <w:pPr>
        <w:jc w:val="both"/>
        <w:rPr>
          <w:del w:id="422" w:author="Dupont Dimitri" w:date="2024-11-20T12:20:00Z"/>
          <w:rFonts w:cstheme="minorHAnsi"/>
          <w:strike/>
          <w:sz w:val="22"/>
          <w:szCs w:val="22"/>
          <w:u w:val="single"/>
          <w:lang w:val="en-US"/>
          <w:rPrChange w:id="423" w:author="Dupont Dimitri" w:date="2024-11-20T12:03:00Z">
            <w:rPr>
              <w:del w:id="424" w:author="Dupont Dimitri" w:date="2024-11-20T12:20:00Z"/>
              <w:rFonts w:cstheme="minorHAnsi"/>
              <w:sz w:val="22"/>
              <w:szCs w:val="22"/>
              <w:u w:val="single"/>
              <w:lang w:val="en-US"/>
            </w:rPr>
          </w:rPrChange>
        </w:rPr>
      </w:pPr>
      <w:del w:id="425" w:author="Dupont Dimitri" w:date="2024-11-20T12:20:00Z">
        <w:r w:rsidRPr="00F94F8D" w:rsidDel="005E58B5">
          <w:rPr>
            <w:rFonts w:cstheme="minorHAnsi"/>
            <w:strike/>
            <w:sz w:val="22"/>
            <w:szCs w:val="22"/>
            <w:u w:val="single"/>
            <w:lang w:val="en-US"/>
            <w:rPrChange w:id="426" w:author="Dupont Dimitri" w:date="2024-11-20T12:03:00Z">
              <w:rPr>
                <w:rFonts w:cstheme="minorHAnsi"/>
                <w:sz w:val="22"/>
                <w:szCs w:val="22"/>
                <w:u w:val="single"/>
                <w:lang w:val="en-US"/>
              </w:rPr>
            </w:rPrChange>
          </w:rPr>
          <w:delText>4.8 Events Setup</w:delText>
        </w:r>
      </w:del>
    </w:p>
    <w:p w14:paraId="25D8A6FB" w14:textId="33A38552" w:rsidR="00BE7C83" w:rsidRPr="00F94F8D" w:rsidDel="005E58B5" w:rsidRDefault="00BE7C83" w:rsidP="00BE7C83">
      <w:pPr>
        <w:jc w:val="both"/>
        <w:rPr>
          <w:del w:id="427" w:author="Dupont Dimitri" w:date="2024-11-20T12:20:00Z"/>
          <w:rFonts w:cstheme="minorHAnsi"/>
          <w:strike/>
          <w:sz w:val="22"/>
          <w:szCs w:val="22"/>
          <w:lang w:val="en-US"/>
          <w:rPrChange w:id="428" w:author="Dupont Dimitri" w:date="2024-11-20T12:03:00Z">
            <w:rPr>
              <w:del w:id="429" w:author="Dupont Dimitri" w:date="2024-11-20T12:20:00Z"/>
              <w:rFonts w:cstheme="minorHAnsi"/>
              <w:sz w:val="22"/>
              <w:szCs w:val="22"/>
              <w:lang w:val="en-US"/>
            </w:rPr>
          </w:rPrChange>
        </w:rPr>
      </w:pPr>
    </w:p>
    <w:p w14:paraId="1E1CAED7" w14:textId="0CFE6CB4" w:rsidR="00BE7C83" w:rsidRPr="00F94F8D" w:rsidDel="005E58B5" w:rsidRDefault="00BE7C83" w:rsidP="00BE7C83">
      <w:pPr>
        <w:jc w:val="both"/>
        <w:rPr>
          <w:del w:id="430" w:author="Dupont Dimitri" w:date="2024-11-20T12:20:00Z"/>
          <w:rFonts w:cstheme="minorHAnsi"/>
          <w:strike/>
          <w:sz w:val="22"/>
          <w:szCs w:val="22"/>
          <w:lang w:val="en-US"/>
          <w:rPrChange w:id="431" w:author="Dupont Dimitri" w:date="2024-11-20T12:03:00Z">
            <w:rPr>
              <w:del w:id="432" w:author="Dupont Dimitri" w:date="2024-11-20T12:20:00Z"/>
              <w:rFonts w:cstheme="minorHAnsi"/>
              <w:sz w:val="22"/>
              <w:szCs w:val="22"/>
              <w:lang w:val="en-US"/>
            </w:rPr>
          </w:rPrChange>
        </w:rPr>
      </w:pPr>
      <w:del w:id="433" w:author="Dupont Dimitri" w:date="2024-11-20T12:20:00Z">
        <w:r w:rsidRPr="00F94F8D" w:rsidDel="005E58B5">
          <w:rPr>
            <w:rFonts w:cstheme="minorHAnsi"/>
            <w:strike/>
            <w:sz w:val="22"/>
            <w:szCs w:val="22"/>
            <w:lang w:val="en-US"/>
            <w:rPrChange w:id="434" w:author="Dupont Dimitri" w:date="2024-11-20T12:03:00Z">
              <w:rPr>
                <w:rFonts w:cstheme="minorHAnsi"/>
                <w:sz w:val="22"/>
                <w:szCs w:val="22"/>
                <w:lang w:val="en-US"/>
              </w:rPr>
            </w:rPrChange>
          </w:rPr>
          <w:delText>Maintenance Event initializer (APN: 1895</w:delText>
        </w:r>
        <w:r w:rsidR="000E516D" w:rsidRPr="00F94F8D" w:rsidDel="005E58B5">
          <w:rPr>
            <w:rFonts w:cstheme="minorHAnsi"/>
            <w:strike/>
            <w:sz w:val="22"/>
            <w:szCs w:val="22"/>
            <w:lang w:val="en-US"/>
            <w:rPrChange w:id="435" w:author="Dupont Dimitri" w:date="2024-11-20T12:03:00Z">
              <w:rPr>
                <w:rFonts w:cstheme="minorHAnsi"/>
                <w:sz w:val="22"/>
                <w:szCs w:val="22"/>
                <w:lang w:val="en-US"/>
              </w:rPr>
            </w:rPrChange>
          </w:rPr>
          <w:delText xml:space="preserve">) – </w:delText>
        </w:r>
        <w:r w:rsidRPr="00F94F8D" w:rsidDel="005E58B5">
          <w:rPr>
            <w:rFonts w:cstheme="minorHAnsi"/>
            <w:strike/>
            <w:sz w:val="22"/>
            <w:szCs w:val="22"/>
            <w:lang w:val="en-US"/>
            <w:rPrChange w:id="436" w:author="Dupont Dimitri" w:date="2024-11-20T12:03:00Z">
              <w:rPr>
                <w:rFonts w:cstheme="minorHAnsi"/>
                <w:sz w:val="22"/>
                <w:szCs w:val="22"/>
                <w:lang w:val="en-US"/>
              </w:rPr>
            </w:rPrChange>
          </w:rPr>
          <w:delText>PRESET and/or initialize maintenance events in APN 1895 . Check therefore the tabsheets "Initialsation"; "Sync. MP Revision" and "Sync. Time Requirement"</w:delText>
        </w:r>
      </w:del>
    </w:p>
    <w:p w14:paraId="5F5C9C9C" w14:textId="269A578E" w:rsidR="0090203A" w:rsidRPr="005B7A1C" w:rsidRDefault="00EC2942" w:rsidP="005B7A1C">
      <w:pPr>
        <w:pStyle w:val="Heading1"/>
        <w:numPr>
          <w:ilvl w:val="0"/>
          <w:numId w:val="4"/>
        </w:numPr>
        <w:spacing w:after="240"/>
        <w:rPr>
          <w:rFonts w:asciiTheme="minorHAnsi" w:hAnsiTheme="minorHAnsi" w:cstheme="minorHAnsi"/>
          <w:sz w:val="22"/>
          <w:szCs w:val="22"/>
        </w:rPr>
      </w:pPr>
      <w:bookmarkStart w:id="437" w:name="_Toc166423147"/>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437"/>
    </w:p>
    <w:tbl>
      <w:tblPr>
        <w:tblStyle w:val="TableGrid"/>
        <w:tblW w:w="0" w:type="auto"/>
        <w:tblLook w:val="04A0" w:firstRow="1" w:lastRow="0" w:firstColumn="1" w:lastColumn="0" w:noHBand="0" w:noVBand="1"/>
        <w:tblPrChange w:id="438" w:author="Dupont Dimitri" w:date="2024-11-20T13:28:00Z">
          <w:tblPr>
            <w:tblStyle w:val="TableGrid"/>
            <w:tblW w:w="0" w:type="auto"/>
            <w:tblLook w:val="04A0" w:firstRow="1" w:lastRow="0" w:firstColumn="1" w:lastColumn="0" w:noHBand="0" w:noVBand="1"/>
          </w:tblPr>
        </w:tblPrChange>
      </w:tblPr>
      <w:tblGrid>
        <w:gridCol w:w="3224"/>
        <w:gridCol w:w="2158"/>
        <w:gridCol w:w="4292"/>
        <w:tblGridChange w:id="439">
          <w:tblGrid>
            <w:gridCol w:w="3224"/>
            <w:gridCol w:w="3225"/>
            <w:gridCol w:w="3225"/>
          </w:tblGrid>
        </w:tblGridChange>
      </w:tblGrid>
      <w:tr w:rsidR="007D2714" w:rsidRPr="007D2714" w14:paraId="0B4E6CD2" w14:textId="77777777" w:rsidTr="004A5E85">
        <w:tc>
          <w:tcPr>
            <w:tcW w:w="3224" w:type="dxa"/>
            <w:tcPrChange w:id="440" w:author="Dupont Dimitri" w:date="2024-11-20T13:28:00Z">
              <w:tcPr>
                <w:tcW w:w="3224" w:type="dxa"/>
              </w:tcPr>
            </w:tcPrChange>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2158" w:type="dxa"/>
            <w:tcPrChange w:id="441" w:author="Dupont Dimitri" w:date="2024-11-20T13:28:00Z">
              <w:tcPr>
                <w:tcW w:w="3225" w:type="dxa"/>
              </w:tcPr>
            </w:tcPrChange>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4292" w:type="dxa"/>
            <w:tcPrChange w:id="442" w:author="Dupont Dimitri" w:date="2024-11-20T13:28:00Z">
              <w:tcPr>
                <w:tcW w:w="3225" w:type="dxa"/>
              </w:tcPr>
            </w:tcPrChange>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4A5E85">
        <w:tc>
          <w:tcPr>
            <w:tcW w:w="3224" w:type="dxa"/>
            <w:tcPrChange w:id="443" w:author="Dupont Dimitri" w:date="2024-11-20T13:28:00Z">
              <w:tcPr>
                <w:tcW w:w="3224" w:type="dxa"/>
              </w:tcPr>
            </w:tcPrChange>
          </w:tcPr>
          <w:p w14:paraId="70486D42" w14:textId="5ABC2C4D" w:rsidR="00DA23DF" w:rsidRPr="003802C8" w:rsidRDefault="00EB0C22" w:rsidP="00DA23DF">
            <w:pPr>
              <w:pStyle w:val="ListParagraph"/>
              <w:numPr>
                <w:ilvl w:val="0"/>
                <w:numId w:val="5"/>
              </w:numPr>
              <w:rPr>
                <w:rFonts w:cstheme="minorHAnsi"/>
                <w:sz w:val="22"/>
                <w:szCs w:val="22"/>
              </w:rPr>
            </w:pPr>
            <w:r>
              <w:rPr>
                <w:rFonts w:cstheme="minorHAnsi"/>
                <w:sz w:val="22"/>
                <w:szCs w:val="22"/>
                <w:lang w:val="en-CH"/>
              </w:rPr>
              <w:t>01.0</w:t>
            </w:r>
            <w:r w:rsidR="00DA23DF">
              <w:rPr>
                <w:rFonts w:cstheme="minorHAnsi"/>
                <w:sz w:val="22"/>
                <w:szCs w:val="22"/>
                <w:lang w:val="en-CH"/>
              </w:rPr>
              <w:t>1</w:t>
            </w:r>
            <w:r w:rsidR="009565EE" w:rsidRPr="00EE0040">
              <w:rPr>
                <w:rFonts w:cstheme="minorHAnsi"/>
                <w:sz w:val="22"/>
                <w:szCs w:val="22"/>
              </w:rPr>
              <w:t xml:space="preserve"> – </w:t>
            </w:r>
            <w:r w:rsidR="00DA23DF">
              <w:rPr>
                <w:rFonts w:cstheme="minorHAnsi"/>
                <w:sz w:val="22"/>
                <w:szCs w:val="22"/>
                <w:lang w:val="en-CH"/>
              </w:rPr>
              <w:t>Airc</w:t>
            </w:r>
            <w:r w:rsidR="003802C8">
              <w:rPr>
                <w:rFonts w:cstheme="minorHAnsi"/>
                <w:sz w:val="22"/>
                <w:szCs w:val="22"/>
                <w:lang w:val="en-CH"/>
              </w:rPr>
              <w:t>raft definition</w:t>
            </w:r>
          </w:p>
          <w:p w14:paraId="1141F13C" w14:textId="5D0847AD" w:rsidR="003802C8" w:rsidRPr="003802C8" w:rsidRDefault="003802C8" w:rsidP="00DA23DF">
            <w:pPr>
              <w:pStyle w:val="ListParagraph"/>
              <w:numPr>
                <w:ilvl w:val="0"/>
                <w:numId w:val="5"/>
              </w:numPr>
              <w:rPr>
                <w:rFonts w:cstheme="minorHAnsi"/>
                <w:sz w:val="22"/>
                <w:szCs w:val="22"/>
              </w:rPr>
            </w:pPr>
            <w:r>
              <w:rPr>
                <w:rFonts w:cstheme="minorHAnsi"/>
                <w:sz w:val="22"/>
                <w:szCs w:val="22"/>
                <w:lang w:val="en-CH"/>
              </w:rPr>
              <w:t>01.03 – Aircraft Maintenance program</w:t>
            </w:r>
          </w:p>
          <w:p w14:paraId="620778B2" w14:textId="6A59329F" w:rsidR="003802C8" w:rsidRPr="003C4580" w:rsidRDefault="003802C8" w:rsidP="00DA23DF">
            <w:pPr>
              <w:pStyle w:val="ListParagraph"/>
              <w:numPr>
                <w:ilvl w:val="0"/>
                <w:numId w:val="5"/>
              </w:numPr>
              <w:rPr>
                <w:rFonts w:cstheme="minorHAnsi"/>
                <w:sz w:val="22"/>
                <w:szCs w:val="22"/>
              </w:rPr>
            </w:pPr>
            <w:r>
              <w:rPr>
                <w:rFonts w:cstheme="minorHAnsi"/>
                <w:sz w:val="22"/>
                <w:szCs w:val="22"/>
                <w:lang w:val="en-CH"/>
              </w:rPr>
              <w:t>01.04 – S</w:t>
            </w:r>
            <w:r w:rsidR="00AB441B">
              <w:rPr>
                <w:rFonts w:cstheme="minorHAnsi"/>
                <w:sz w:val="22"/>
                <w:szCs w:val="22"/>
                <w:lang w:val="en-CH"/>
              </w:rPr>
              <w:t>B</w:t>
            </w:r>
            <w:r>
              <w:rPr>
                <w:rFonts w:cstheme="minorHAnsi"/>
                <w:sz w:val="22"/>
                <w:szCs w:val="22"/>
                <w:lang w:val="en-CH"/>
              </w:rPr>
              <w:t xml:space="preserve"> &amp; AD assessment</w:t>
            </w:r>
          </w:p>
          <w:p w14:paraId="67390C37" w14:textId="35565B62" w:rsidR="003C4580" w:rsidRPr="003C4580" w:rsidRDefault="003C4580" w:rsidP="00DA23DF">
            <w:pPr>
              <w:pStyle w:val="ListParagraph"/>
              <w:numPr>
                <w:ilvl w:val="0"/>
                <w:numId w:val="5"/>
              </w:numPr>
              <w:rPr>
                <w:rFonts w:cstheme="minorHAnsi"/>
                <w:sz w:val="22"/>
                <w:szCs w:val="22"/>
              </w:rPr>
            </w:pPr>
            <w:r>
              <w:rPr>
                <w:rFonts w:cstheme="minorHAnsi"/>
                <w:sz w:val="22"/>
                <w:szCs w:val="22"/>
                <w:lang w:val="en-CH"/>
              </w:rPr>
              <w:t>01.05 – Configuration Management</w:t>
            </w:r>
          </w:p>
          <w:p w14:paraId="0D942537" w14:textId="2607AAF5" w:rsidR="003C4580" w:rsidRPr="003C4580" w:rsidRDefault="003C4580" w:rsidP="00DA23DF">
            <w:pPr>
              <w:pStyle w:val="ListParagraph"/>
              <w:numPr>
                <w:ilvl w:val="0"/>
                <w:numId w:val="5"/>
              </w:numPr>
              <w:rPr>
                <w:rFonts w:cstheme="minorHAnsi"/>
                <w:sz w:val="22"/>
                <w:szCs w:val="22"/>
              </w:rPr>
            </w:pPr>
            <w:r>
              <w:rPr>
                <w:rFonts w:cstheme="minorHAnsi"/>
                <w:sz w:val="22"/>
                <w:szCs w:val="22"/>
                <w:lang w:val="en-CH"/>
              </w:rPr>
              <w:t>01.06 – MEL administration</w:t>
            </w:r>
          </w:p>
          <w:p w14:paraId="2CAB787A" w14:textId="01102FFA" w:rsidR="003C4580" w:rsidRPr="00D462F4" w:rsidRDefault="003C4580" w:rsidP="00DA23DF">
            <w:pPr>
              <w:pStyle w:val="ListParagraph"/>
              <w:numPr>
                <w:ilvl w:val="0"/>
                <w:numId w:val="5"/>
              </w:numPr>
              <w:rPr>
                <w:rFonts w:cstheme="minorHAnsi"/>
                <w:sz w:val="22"/>
                <w:szCs w:val="22"/>
              </w:rPr>
            </w:pPr>
            <w:r>
              <w:rPr>
                <w:rFonts w:cstheme="minorHAnsi"/>
                <w:sz w:val="22"/>
                <w:szCs w:val="22"/>
                <w:lang w:val="en-CH"/>
              </w:rPr>
              <w:t>01.08 – Weight &amp; Balance</w:t>
            </w:r>
          </w:p>
          <w:p w14:paraId="595AE689" w14:textId="704A487E" w:rsidR="00D462F4" w:rsidRPr="003C4580" w:rsidRDefault="00D462F4" w:rsidP="00DA23DF">
            <w:pPr>
              <w:pStyle w:val="ListParagraph"/>
              <w:numPr>
                <w:ilvl w:val="0"/>
                <w:numId w:val="5"/>
              </w:numPr>
              <w:rPr>
                <w:rFonts w:cstheme="minorHAnsi"/>
                <w:sz w:val="22"/>
                <w:szCs w:val="22"/>
              </w:rPr>
            </w:pPr>
            <w:r>
              <w:rPr>
                <w:rFonts w:cstheme="minorHAnsi"/>
                <w:sz w:val="22"/>
                <w:szCs w:val="22"/>
                <w:lang w:val="pl-PL"/>
              </w:rPr>
              <w:t>02.04 Aircraft &amp; Comp. Counters</w:t>
            </w:r>
          </w:p>
          <w:p w14:paraId="4A652238" w14:textId="56C9A666" w:rsidR="003C4580" w:rsidRPr="003C4580" w:rsidRDefault="003C4580" w:rsidP="00DA23DF">
            <w:pPr>
              <w:pStyle w:val="ListParagraph"/>
              <w:numPr>
                <w:ilvl w:val="0"/>
                <w:numId w:val="5"/>
              </w:numPr>
              <w:rPr>
                <w:rFonts w:cstheme="minorHAnsi"/>
                <w:sz w:val="22"/>
                <w:szCs w:val="22"/>
              </w:rPr>
            </w:pPr>
            <w:r>
              <w:rPr>
                <w:rFonts w:cstheme="minorHAnsi"/>
                <w:sz w:val="22"/>
                <w:szCs w:val="22"/>
                <w:lang w:val="en-CH"/>
              </w:rPr>
              <w:t>02.07 – Structural Damages</w:t>
            </w:r>
          </w:p>
          <w:p w14:paraId="5AB17241" w14:textId="3F040A5B" w:rsidR="00DF4C27" w:rsidRPr="00B31EFE" w:rsidRDefault="00492419" w:rsidP="00B31EFE">
            <w:pPr>
              <w:pStyle w:val="ListParagraph"/>
              <w:numPr>
                <w:ilvl w:val="0"/>
                <w:numId w:val="5"/>
              </w:numPr>
              <w:rPr>
                <w:rFonts w:cstheme="minorHAnsi"/>
                <w:sz w:val="22"/>
                <w:szCs w:val="22"/>
              </w:rPr>
            </w:pPr>
            <w:r>
              <w:rPr>
                <w:rFonts w:cstheme="minorHAnsi"/>
                <w:sz w:val="22"/>
                <w:szCs w:val="22"/>
              </w:rPr>
              <w:t>02.0</w:t>
            </w:r>
            <w:r w:rsidR="00AB441B">
              <w:rPr>
                <w:rFonts w:cstheme="minorHAnsi"/>
                <w:sz w:val="22"/>
                <w:szCs w:val="22"/>
              </w:rPr>
              <w:t>9</w:t>
            </w:r>
            <w:r w:rsidR="0046435C">
              <w:rPr>
                <w:rFonts w:cstheme="minorHAnsi"/>
                <w:sz w:val="22"/>
                <w:szCs w:val="22"/>
              </w:rPr>
              <w:t xml:space="preserve"> – Airworthiness Certificate</w:t>
            </w:r>
          </w:p>
        </w:tc>
        <w:tc>
          <w:tcPr>
            <w:tcW w:w="2158" w:type="dxa"/>
            <w:tcPrChange w:id="444" w:author="Dupont Dimitri" w:date="2024-11-20T13:28:00Z">
              <w:tcPr>
                <w:tcW w:w="3225" w:type="dxa"/>
              </w:tcPr>
            </w:tcPrChange>
          </w:tcPr>
          <w:p w14:paraId="647909C4" w14:textId="07DF7A0F" w:rsidR="00572A74" w:rsidRPr="00F25ABD" w:rsidRDefault="00572A74" w:rsidP="00EE0040">
            <w:pPr>
              <w:rPr>
                <w:rFonts w:cstheme="minorHAnsi"/>
                <w:sz w:val="22"/>
                <w:szCs w:val="22"/>
                <w:lang w:val="en-CH"/>
              </w:rPr>
            </w:pPr>
          </w:p>
        </w:tc>
        <w:tc>
          <w:tcPr>
            <w:tcW w:w="4292" w:type="dxa"/>
            <w:tcPrChange w:id="445" w:author="Dupont Dimitri" w:date="2024-11-20T13:28:00Z">
              <w:tcPr>
                <w:tcW w:w="3225" w:type="dxa"/>
              </w:tcPr>
            </w:tcPrChange>
          </w:tcPr>
          <w:p w14:paraId="027703FE" w14:textId="77777777" w:rsidR="00CF5C3D" w:rsidRDefault="00CF5C3D" w:rsidP="00CF5C3D">
            <w:pPr>
              <w:pStyle w:val="ListParagraph"/>
              <w:numPr>
                <w:ilvl w:val="0"/>
                <w:numId w:val="5"/>
              </w:numPr>
              <w:rPr>
                <w:ins w:id="446" w:author="Dupont Dimitri" w:date="2024-11-20T13:26:00Z"/>
                <w:rFonts w:cstheme="minorHAnsi"/>
                <w:sz w:val="22"/>
                <w:szCs w:val="22"/>
              </w:rPr>
            </w:pPr>
            <w:ins w:id="447" w:author="Dupont Dimitri" w:date="2024-11-20T13:26:00Z">
              <w:r>
                <w:rPr>
                  <w:rFonts w:cstheme="minorHAnsi"/>
                  <w:sz w:val="22"/>
                  <w:szCs w:val="22"/>
                </w:rPr>
                <w:t>01.07 – Reliability</w:t>
              </w:r>
            </w:ins>
          </w:p>
          <w:p w14:paraId="1BFEF25E" w14:textId="30B6C559" w:rsidR="00247052" w:rsidRDefault="00247052" w:rsidP="005050EB">
            <w:pPr>
              <w:pStyle w:val="ListParagraph"/>
              <w:numPr>
                <w:ilvl w:val="0"/>
                <w:numId w:val="5"/>
              </w:numPr>
              <w:rPr>
                <w:rFonts w:cstheme="minorHAnsi"/>
                <w:sz w:val="22"/>
                <w:szCs w:val="22"/>
              </w:rPr>
            </w:pPr>
            <w:r w:rsidRPr="005050EB">
              <w:rPr>
                <w:rFonts w:cstheme="minorHAnsi"/>
                <w:sz w:val="22"/>
                <w:szCs w:val="22"/>
              </w:rPr>
              <w:t>03.01 – Planning</w:t>
            </w:r>
          </w:p>
          <w:p w14:paraId="41DB0747" w14:textId="2BAA2659" w:rsidR="00A94D40" w:rsidRDefault="00FA5F5A" w:rsidP="00A94D40">
            <w:pPr>
              <w:pStyle w:val="ListParagraph"/>
              <w:numPr>
                <w:ilvl w:val="0"/>
                <w:numId w:val="5"/>
              </w:numPr>
              <w:rPr>
                <w:ins w:id="448" w:author="Dupont Dimitri" w:date="2024-11-20T13:25:00Z"/>
                <w:rFonts w:cstheme="minorHAnsi"/>
                <w:sz w:val="22"/>
                <w:szCs w:val="22"/>
              </w:rPr>
            </w:pPr>
            <w:ins w:id="449" w:author="Dupont Dimitri" w:date="2024-11-20T09:50:00Z">
              <w:r>
                <w:rPr>
                  <w:rFonts w:cstheme="minorHAnsi"/>
                  <w:sz w:val="22"/>
                  <w:szCs w:val="22"/>
                </w:rPr>
                <w:t xml:space="preserve">03.02 - </w:t>
              </w:r>
            </w:ins>
            <w:r w:rsidR="00331C2A">
              <w:rPr>
                <w:rFonts w:cstheme="minorHAnsi"/>
                <w:sz w:val="22"/>
                <w:szCs w:val="22"/>
              </w:rPr>
              <w:t xml:space="preserve">Work </w:t>
            </w:r>
            <w:r w:rsidR="00A94D40">
              <w:rPr>
                <w:rFonts w:cstheme="minorHAnsi"/>
                <w:sz w:val="22"/>
                <w:szCs w:val="22"/>
              </w:rPr>
              <w:t>Package Generation</w:t>
            </w:r>
          </w:p>
          <w:p w14:paraId="4F5A48D8" w14:textId="34D22927" w:rsidR="00771CDF" w:rsidRDefault="00771CDF" w:rsidP="00A94D40">
            <w:pPr>
              <w:pStyle w:val="ListParagraph"/>
              <w:numPr>
                <w:ilvl w:val="0"/>
                <w:numId w:val="5"/>
              </w:numPr>
              <w:rPr>
                <w:ins w:id="450" w:author="Dupont Dimitri" w:date="2024-11-20T13:25:00Z"/>
                <w:rFonts w:cstheme="minorHAnsi"/>
                <w:sz w:val="22"/>
                <w:szCs w:val="22"/>
              </w:rPr>
            </w:pPr>
            <w:ins w:id="451" w:author="Dupont Dimitri" w:date="2024-11-20T13:25:00Z">
              <w:r>
                <w:rPr>
                  <w:rFonts w:cstheme="minorHAnsi"/>
                  <w:sz w:val="22"/>
                  <w:szCs w:val="22"/>
                </w:rPr>
                <w:t>03.03 – Reporting Back</w:t>
              </w:r>
            </w:ins>
          </w:p>
          <w:p w14:paraId="2DE9DB87" w14:textId="7D56F58D" w:rsidR="00771CDF" w:rsidRDefault="00CF5C3D" w:rsidP="00A94D40">
            <w:pPr>
              <w:pStyle w:val="ListParagraph"/>
              <w:numPr>
                <w:ilvl w:val="0"/>
                <w:numId w:val="5"/>
              </w:numPr>
              <w:rPr>
                <w:ins w:id="452" w:author="Dupont Dimitri" w:date="2024-11-20T13:25:00Z"/>
                <w:rFonts w:cstheme="minorHAnsi"/>
                <w:sz w:val="22"/>
                <w:szCs w:val="22"/>
              </w:rPr>
            </w:pPr>
            <w:ins w:id="453" w:author="Dupont Dimitri" w:date="2024-11-20T13:25:00Z">
              <w:r>
                <w:rPr>
                  <w:rFonts w:cstheme="minorHAnsi"/>
                  <w:sz w:val="22"/>
                  <w:szCs w:val="22"/>
                </w:rPr>
                <w:t>03.04 – Modification Campaign</w:t>
              </w:r>
            </w:ins>
          </w:p>
          <w:p w14:paraId="6B42ADCE" w14:textId="6EB42EDA" w:rsidR="00CF5C3D" w:rsidRDefault="00CF5C3D" w:rsidP="00A94D40">
            <w:pPr>
              <w:pStyle w:val="ListParagraph"/>
              <w:numPr>
                <w:ilvl w:val="0"/>
                <w:numId w:val="5"/>
              </w:numPr>
              <w:rPr>
                <w:ins w:id="454" w:author="Dupont Dimitri" w:date="2024-11-20T13:26:00Z"/>
                <w:rFonts w:cstheme="minorHAnsi"/>
                <w:sz w:val="22"/>
                <w:szCs w:val="22"/>
              </w:rPr>
            </w:pPr>
            <w:ins w:id="455" w:author="Dupont Dimitri" w:date="2024-11-20T13:26:00Z">
              <w:r>
                <w:rPr>
                  <w:rFonts w:cstheme="minorHAnsi"/>
                  <w:sz w:val="22"/>
                  <w:szCs w:val="22"/>
                </w:rPr>
                <w:t>03.05 – Long Term Planning</w:t>
              </w:r>
            </w:ins>
          </w:p>
          <w:p w14:paraId="0E091B52" w14:textId="77777777" w:rsidR="003C7BCB" w:rsidRPr="003C7BCB" w:rsidRDefault="003C7BCB" w:rsidP="003C7BCB">
            <w:pPr>
              <w:pStyle w:val="ListParagraph"/>
              <w:numPr>
                <w:ilvl w:val="0"/>
                <w:numId w:val="5"/>
              </w:numPr>
              <w:rPr>
                <w:ins w:id="456" w:author="Dupont Dimitri" w:date="2024-11-20T13:27:00Z"/>
                <w:rFonts w:cstheme="minorHAnsi"/>
                <w:sz w:val="22"/>
                <w:szCs w:val="22"/>
              </w:rPr>
            </w:pPr>
            <w:ins w:id="457" w:author="Dupont Dimitri" w:date="2024-11-20T13:27:00Z">
              <w:r w:rsidRPr="003C7BCB">
                <w:rPr>
                  <w:rFonts w:cstheme="minorHAnsi"/>
                  <w:sz w:val="22"/>
                  <w:szCs w:val="22"/>
                </w:rPr>
                <w:t>05.01 Aircraft Acceptance</w:t>
              </w:r>
            </w:ins>
          </w:p>
          <w:p w14:paraId="0E69E0E0" w14:textId="77777777" w:rsidR="003C7BCB" w:rsidRPr="003C7BCB" w:rsidRDefault="003C7BCB" w:rsidP="003C7BCB">
            <w:pPr>
              <w:pStyle w:val="ListParagraph"/>
              <w:numPr>
                <w:ilvl w:val="0"/>
                <w:numId w:val="5"/>
              </w:numPr>
              <w:rPr>
                <w:ins w:id="458" w:author="Dupont Dimitri" w:date="2024-11-20T13:27:00Z"/>
                <w:rFonts w:cstheme="minorHAnsi"/>
                <w:sz w:val="22"/>
                <w:szCs w:val="22"/>
              </w:rPr>
            </w:pPr>
            <w:ins w:id="459" w:author="Dupont Dimitri" w:date="2024-11-20T13:27:00Z">
              <w:r w:rsidRPr="003C7BCB">
                <w:rPr>
                  <w:rFonts w:cstheme="minorHAnsi"/>
                  <w:sz w:val="22"/>
                  <w:szCs w:val="22"/>
                </w:rPr>
                <w:t>05.02 Pilot Reports (PIREPS)</w:t>
              </w:r>
            </w:ins>
          </w:p>
          <w:p w14:paraId="0EE49AD0" w14:textId="77777777" w:rsidR="003C7BCB" w:rsidRPr="003C7BCB" w:rsidRDefault="003C7BCB" w:rsidP="003C7BCB">
            <w:pPr>
              <w:pStyle w:val="ListParagraph"/>
              <w:numPr>
                <w:ilvl w:val="0"/>
                <w:numId w:val="5"/>
              </w:numPr>
              <w:rPr>
                <w:ins w:id="460" w:author="Dupont Dimitri" w:date="2024-11-20T13:27:00Z"/>
                <w:rFonts w:cstheme="minorHAnsi"/>
                <w:sz w:val="22"/>
                <w:szCs w:val="22"/>
              </w:rPr>
            </w:pPr>
            <w:ins w:id="461" w:author="Dupont Dimitri" w:date="2024-11-20T13:27:00Z">
              <w:r w:rsidRPr="003C7BCB">
                <w:rPr>
                  <w:rFonts w:cstheme="minorHAnsi"/>
                  <w:sz w:val="22"/>
                  <w:szCs w:val="22"/>
                </w:rPr>
                <w:t>05.03 Cabin Defects</w:t>
              </w:r>
            </w:ins>
          </w:p>
          <w:p w14:paraId="0884532C" w14:textId="35241550" w:rsidR="00EA5F29" w:rsidDel="00DE747A" w:rsidRDefault="003C7BCB" w:rsidP="003C7BCB">
            <w:pPr>
              <w:pStyle w:val="ListParagraph"/>
              <w:numPr>
                <w:ilvl w:val="0"/>
                <w:numId w:val="5"/>
              </w:numPr>
              <w:rPr>
                <w:del w:id="462" w:author="Dupont Dimitri" w:date="2024-11-20T13:27:00Z"/>
                <w:rFonts w:cstheme="minorHAnsi"/>
                <w:sz w:val="22"/>
                <w:szCs w:val="22"/>
              </w:rPr>
            </w:pPr>
            <w:ins w:id="463" w:author="Dupont Dimitri" w:date="2024-11-20T13:27:00Z">
              <w:r w:rsidRPr="003C7BCB">
                <w:rPr>
                  <w:rFonts w:cstheme="minorHAnsi"/>
                  <w:sz w:val="22"/>
                  <w:szCs w:val="22"/>
                </w:rPr>
                <w:t>05.04 Flight Closing</w:t>
              </w:r>
            </w:ins>
          </w:p>
          <w:p w14:paraId="204C7A00" w14:textId="77777777" w:rsidR="00DE747A" w:rsidRDefault="00DE747A" w:rsidP="003C7BCB">
            <w:pPr>
              <w:pStyle w:val="ListParagraph"/>
              <w:rPr>
                <w:ins w:id="464" w:author="Dupont Dimitri" w:date="2024-11-20T13:28:00Z"/>
                <w:rFonts w:cstheme="minorHAnsi"/>
                <w:sz w:val="22"/>
                <w:szCs w:val="22"/>
              </w:rPr>
            </w:pPr>
          </w:p>
          <w:p w14:paraId="2D030A13" w14:textId="77777777" w:rsidR="00DE747A" w:rsidRPr="00DE747A" w:rsidRDefault="00DE747A" w:rsidP="00DE747A">
            <w:pPr>
              <w:pStyle w:val="ListParagraph"/>
              <w:numPr>
                <w:ilvl w:val="0"/>
                <w:numId w:val="5"/>
              </w:numPr>
              <w:rPr>
                <w:ins w:id="465" w:author="Dupont Dimitri" w:date="2024-11-20T13:28:00Z"/>
                <w:rFonts w:cstheme="minorHAnsi"/>
                <w:sz w:val="22"/>
                <w:szCs w:val="22"/>
              </w:rPr>
            </w:pPr>
            <w:ins w:id="466" w:author="Dupont Dimitri" w:date="2024-11-20T13:28:00Z">
              <w:r w:rsidRPr="00DE747A">
                <w:rPr>
                  <w:rFonts w:cstheme="minorHAnsi"/>
                  <w:sz w:val="22"/>
                  <w:szCs w:val="22"/>
                </w:rPr>
                <w:t>08.01 Maintenance Check Control</w:t>
              </w:r>
            </w:ins>
          </w:p>
          <w:p w14:paraId="68A63DA9" w14:textId="77777777" w:rsidR="00DE747A" w:rsidRPr="00DE747A" w:rsidRDefault="00DE747A" w:rsidP="00DE747A">
            <w:pPr>
              <w:pStyle w:val="ListParagraph"/>
              <w:numPr>
                <w:ilvl w:val="0"/>
                <w:numId w:val="5"/>
              </w:numPr>
              <w:rPr>
                <w:ins w:id="467" w:author="Dupont Dimitri" w:date="2024-11-20T13:28:00Z"/>
                <w:rFonts w:cstheme="minorHAnsi"/>
                <w:sz w:val="22"/>
                <w:szCs w:val="22"/>
              </w:rPr>
            </w:pPr>
            <w:ins w:id="468" w:author="Dupont Dimitri" w:date="2024-11-20T13:28:00Z">
              <w:r w:rsidRPr="00DE747A">
                <w:rPr>
                  <w:rFonts w:cstheme="minorHAnsi"/>
                  <w:sz w:val="22"/>
                  <w:szCs w:val="22"/>
                </w:rPr>
                <w:t>08.02 Performing Maintenance</w:t>
              </w:r>
            </w:ins>
          </w:p>
          <w:p w14:paraId="4C987687" w14:textId="77777777" w:rsidR="00DE747A" w:rsidRPr="00DE747A" w:rsidRDefault="00DE747A" w:rsidP="00DE747A">
            <w:pPr>
              <w:pStyle w:val="ListParagraph"/>
              <w:numPr>
                <w:ilvl w:val="0"/>
                <w:numId w:val="5"/>
              </w:numPr>
              <w:rPr>
                <w:ins w:id="469" w:author="Dupont Dimitri" w:date="2024-11-20T13:28:00Z"/>
                <w:rFonts w:cstheme="minorHAnsi"/>
                <w:sz w:val="22"/>
                <w:szCs w:val="22"/>
              </w:rPr>
            </w:pPr>
            <w:ins w:id="470" w:author="Dupont Dimitri" w:date="2024-11-20T13:28:00Z">
              <w:r w:rsidRPr="00DE747A">
                <w:rPr>
                  <w:rFonts w:cstheme="minorHAnsi"/>
                  <w:sz w:val="22"/>
                  <w:szCs w:val="22"/>
                </w:rPr>
                <w:t>08.03 Deferral Handling</w:t>
              </w:r>
            </w:ins>
          </w:p>
          <w:p w14:paraId="1007F5BC" w14:textId="77777777" w:rsidR="00DE747A" w:rsidRPr="00DE747A" w:rsidRDefault="00DE747A" w:rsidP="00DE747A">
            <w:pPr>
              <w:pStyle w:val="ListParagraph"/>
              <w:numPr>
                <w:ilvl w:val="0"/>
                <w:numId w:val="5"/>
              </w:numPr>
              <w:rPr>
                <w:ins w:id="471" w:author="Dupont Dimitri" w:date="2024-11-20T13:28:00Z"/>
                <w:rFonts w:cstheme="minorHAnsi"/>
                <w:sz w:val="22"/>
                <w:szCs w:val="22"/>
              </w:rPr>
            </w:pPr>
            <w:ins w:id="472" w:author="Dupont Dimitri" w:date="2024-11-20T13:28:00Z">
              <w:r w:rsidRPr="00DE747A">
                <w:rPr>
                  <w:rFonts w:cstheme="minorHAnsi"/>
                  <w:sz w:val="22"/>
                  <w:szCs w:val="22"/>
                </w:rPr>
                <w:t>08.04 Parts Removal &amp; Installation</w:t>
              </w:r>
            </w:ins>
          </w:p>
          <w:p w14:paraId="7C7AFF4B" w14:textId="1C6AD4DD" w:rsidR="003C7BCB" w:rsidRPr="003C7BCB" w:rsidRDefault="00DE747A" w:rsidP="00DE747A">
            <w:pPr>
              <w:pStyle w:val="ListParagraph"/>
              <w:numPr>
                <w:ilvl w:val="0"/>
                <w:numId w:val="5"/>
              </w:numPr>
              <w:rPr>
                <w:ins w:id="473" w:author="Dupont Dimitri" w:date="2024-11-20T13:27:00Z"/>
                <w:rFonts w:cstheme="minorHAnsi"/>
                <w:sz w:val="22"/>
                <w:szCs w:val="22"/>
                <w:rPrChange w:id="474" w:author="Dupont Dimitri" w:date="2024-11-20T13:27:00Z">
                  <w:rPr>
                    <w:ins w:id="475" w:author="Dupont Dimitri" w:date="2024-11-20T13:27:00Z"/>
                  </w:rPr>
                </w:rPrChange>
              </w:rPr>
            </w:pPr>
            <w:ins w:id="476" w:author="Dupont Dimitri" w:date="2024-11-20T13:28:00Z">
              <w:r w:rsidRPr="00DE747A">
                <w:rPr>
                  <w:rFonts w:cstheme="minorHAnsi"/>
                  <w:sz w:val="22"/>
                  <w:szCs w:val="22"/>
                </w:rPr>
                <w:t>08.05 Maintenance Release to Service</w:t>
              </w:r>
            </w:ins>
          </w:p>
          <w:p w14:paraId="1278A276" w14:textId="660352B3" w:rsidR="00247052" w:rsidRPr="00030D3F" w:rsidRDefault="00247052">
            <w:pPr>
              <w:pStyle w:val="ListParagraph"/>
              <w:pPrChange w:id="477" w:author="Dupont Dimitri" w:date="2024-11-20T13:27:00Z">
                <w:pPr/>
              </w:pPrChange>
            </w:pPr>
          </w:p>
        </w:tc>
      </w:tr>
    </w:tbl>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D9583A2" w:rsidR="00EC2942" w:rsidRDefault="00EC2942" w:rsidP="00FA08CA">
      <w:pPr>
        <w:pStyle w:val="Heading1"/>
        <w:numPr>
          <w:ilvl w:val="0"/>
          <w:numId w:val="4"/>
        </w:numPr>
        <w:rPr>
          <w:rFonts w:asciiTheme="minorHAnsi" w:hAnsiTheme="minorHAnsi" w:cstheme="minorHAnsi"/>
          <w:sz w:val="22"/>
          <w:szCs w:val="22"/>
        </w:rPr>
      </w:pPr>
      <w:bookmarkStart w:id="478" w:name="_Toc16642314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478"/>
    </w:p>
    <w:p w14:paraId="4E188EA1" w14:textId="43DA83D1" w:rsidR="00BB023B" w:rsidRPr="00BB023B" w:rsidRDefault="00B31EFE" w:rsidP="00BB023B">
      <w:del w:id="479" w:author="Dupont Dimitri" w:date="2024-11-20T13:29:00Z">
        <w:r w:rsidRPr="00C6129F" w:rsidDel="007F5CA4">
          <w:rPr>
            <w:rFonts w:cstheme="minorHAnsi"/>
            <w:noProof/>
            <w:sz w:val="22"/>
            <w:szCs w:val="22"/>
          </w:rPr>
          <w:drawing>
            <wp:anchor distT="0" distB="0" distL="114300" distR="114300" simplePos="0" relativeHeight="251659267" behindDoc="1" locked="0" layoutInCell="1" allowOverlap="1" wp14:anchorId="1D21B0BE" wp14:editId="30FFCBAF">
              <wp:simplePos x="0" y="0"/>
              <wp:positionH relativeFrom="column">
                <wp:posOffset>535654</wp:posOffset>
              </wp:positionH>
              <wp:positionV relativeFrom="paragraph">
                <wp:posOffset>142525</wp:posOffset>
              </wp:positionV>
              <wp:extent cx="7169113" cy="508035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74497" cy="5084166"/>
                      </a:xfrm>
                      <a:prstGeom prst="rect">
                        <a:avLst/>
                      </a:prstGeom>
                    </pic:spPr>
                  </pic:pic>
                </a:graphicData>
              </a:graphic>
              <wp14:sizeRelH relativeFrom="page">
                <wp14:pctWidth>0</wp14:pctWidth>
              </wp14:sizeRelH>
              <wp14:sizeRelV relativeFrom="page">
                <wp14:pctHeight>0</wp14:pctHeight>
              </wp14:sizeRelV>
            </wp:anchor>
          </w:drawing>
        </w:r>
      </w:del>
    </w:p>
    <w:p w14:paraId="54D91512" w14:textId="19625124" w:rsidR="00875F5F" w:rsidDel="007F5CA4" w:rsidRDefault="00DD1FAF" w:rsidP="00BB023B">
      <w:pPr>
        <w:jc w:val="center"/>
        <w:rPr>
          <w:del w:id="480" w:author="Dupont Dimitri" w:date="2024-11-20T13:29:00Z"/>
          <w:rFonts w:cstheme="minorHAnsi"/>
          <w:sz w:val="22"/>
          <w:szCs w:val="22"/>
        </w:rPr>
      </w:pPr>
      <w:r w:rsidRPr="00DD1FAF">
        <w:rPr>
          <w:rFonts w:cstheme="minorHAnsi"/>
          <w:noProof/>
          <w:sz w:val="22"/>
          <w:szCs w:val="22"/>
        </w:rPr>
        <w:drawing>
          <wp:inline distT="0" distB="0" distL="0" distR="0" wp14:anchorId="6BCF8660" wp14:editId="05043FEA">
            <wp:extent cx="7306214" cy="5167223"/>
            <wp:effectExtent l="0" t="0" r="9525" b="0"/>
            <wp:docPr id="91625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52150" name=""/>
                    <pic:cNvPicPr/>
                  </pic:nvPicPr>
                  <pic:blipFill>
                    <a:blip r:embed="rId18"/>
                    <a:stretch>
                      <a:fillRect/>
                    </a:stretch>
                  </pic:blipFill>
                  <pic:spPr>
                    <a:xfrm>
                      <a:off x="0" y="0"/>
                      <a:ext cx="7315954" cy="5174111"/>
                    </a:xfrm>
                    <a:prstGeom prst="rect">
                      <a:avLst/>
                    </a:prstGeom>
                  </pic:spPr>
                </pic:pic>
              </a:graphicData>
            </a:graphic>
          </wp:inline>
        </w:drawing>
      </w:r>
    </w:p>
    <w:p w14:paraId="699BB2F7" w14:textId="4C60C7E2" w:rsidR="00C6129F" w:rsidRDefault="00C6129F">
      <w:pPr>
        <w:jc w:val="center"/>
        <w:rPr>
          <w:rFonts w:cstheme="minorHAnsi"/>
          <w:sz w:val="22"/>
          <w:szCs w:val="22"/>
        </w:rPr>
        <w:pPrChange w:id="481" w:author="Dupont Dimitri" w:date="2024-11-20T13:29:00Z">
          <w:pPr/>
        </w:pPrChange>
      </w:pPr>
      <w:r>
        <w:rPr>
          <w:rFonts w:cstheme="minorHAnsi"/>
          <w:sz w:val="22"/>
          <w:szCs w:val="22"/>
        </w:rPr>
        <w:br w:type="page"/>
      </w:r>
    </w:p>
    <w:p w14:paraId="098C834C" w14:textId="5DA8C2AB" w:rsidR="00EC2942" w:rsidRPr="005B7A1C" w:rsidRDefault="0070132B" w:rsidP="005B7A1C">
      <w:pPr>
        <w:pStyle w:val="Heading1"/>
        <w:numPr>
          <w:ilvl w:val="0"/>
          <w:numId w:val="4"/>
        </w:numPr>
        <w:spacing w:after="240"/>
        <w:rPr>
          <w:rFonts w:asciiTheme="minorHAnsi" w:hAnsiTheme="minorHAnsi" w:cstheme="minorHAnsi"/>
          <w:sz w:val="22"/>
          <w:szCs w:val="22"/>
        </w:rPr>
      </w:pPr>
      <w:bookmarkStart w:id="482" w:name="_Toc166423149"/>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482"/>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7C2A51" w:rsidRPr="0019283C" w14:paraId="78A4C995"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6FA69437" w:rsidR="007C2A51" w:rsidRPr="00737F2A" w:rsidRDefault="007C2A51" w:rsidP="00737F2A">
            <w:pPr>
              <w:pStyle w:val="ListParagraph"/>
              <w:numPr>
                <w:ilvl w:val="0"/>
                <w:numId w:val="12"/>
              </w:numPr>
              <w:rPr>
                <w:rFonts w:cstheme="minorHAnsi"/>
                <w:sz w:val="22"/>
                <w:szCs w:val="22"/>
                <w:lang w:val="en-CH"/>
              </w:rPr>
            </w:pPr>
          </w:p>
        </w:tc>
        <w:tc>
          <w:tcPr>
            <w:tcW w:w="7088" w:type="dxa"/>
            <w:vAlign w:val="top"/>
          </w:tcPr>
          <w:p w14:paraId="5D860BA2" w14:textId="130F4D1E" w:rsidR="00AE3BA4" w:rsidRPr="00AE3BA4" w:rsidRDefault="00AE3BA4" w:rsidP="00AE3BA4">
            <w:pPr>
              <w:jc w:val="both"/>
              <w:rPr>
                <w:rFonts w:cstheme="minorHAnsi"/>
                <w:sz w:val="22"/>
                <w:szCs w:val="22"/>
                <w:lang w:val="en-CH"/>
              </w:rPr>
            </w:pPr>
            <w:r w:rsidRPr="00AE3BA4">
              <w:rPr>
                <w:rFonts w:cstheme="minorHAnsi"/>
                <w:sz w:val="22"/>
                <w:szCs w:val="22"/>
                <w:lang w:val="en-CH"/>
              </w:rPr>
              <w:t>How is a phase-in process handled in your company?</w:t>
            </w:r>
          </w:p>
          <w:p w14:paraId="6E379980" w14:textId="7A793A96" w:rsidR="007C2A51" w:rsidRPr="003E5917" w:rsidRDefault="00AE3BA4" w:rsidP="00AE3BA4">
            <w:pPr>
              <w:jc w:val="both"/>
              <w:rPr>
                <w:rFonts w:cstheme="minorHAnsi"/>
                <w:sz w:val="22"/>
                <w:szCs w:val="22"/>
                <w:lang w:val="en-CH"/>
              </w:rPr>
            </w:pPr>
            <w:r w:rsidRPr="00AE3BA4">
              <w:rPr>
                <w:rFonts w:cstheme="minorHAnsi"/>
                <w:sz w:val="22"/>
                <w:szCs w:val="22"/>
                <w:lang w:val="en-CH"/>
              </w:rPr>
              <w:t>Is the phase-in/out process driven by Technical Department or do you have a special Project Department?</w:t>
            </w:r>
          </w:p>
        </w:tc>
        <w:tc>
          <w:tcPr>
            <w:tcW w:w="5811" w:type="dxa"/>
          </w:tcPr>
          <w:p w14:paraId="6608BF6E" w14:textId="77777777" w:rsidR="007C2A51" w:rsidRPr="00AE3BA4" w:rsidRDefault="007C2A51" w:rsidP="007C2A51">
            <w:pPr>
              <w:rPr>
                <w:rFonts w:cstheme="minorHAnsi"/>
                <w:sz w:val="22"/>
                <w:szCs w:val="22"/>
                <w:lang w:val="en-CH"/>
              </w:rPr>
            </w:pPr>
          </w:p>
        </w:tc>
      </w:tr>
      <w:tr w:rsidR="00AE3BA4" w:rsidRPr="0019283C" w14:paraId="1F72853D"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2567B15" w14:textId="77777777" w:rsidR="00AE3BA4" w:rsidRPr="00737F2A" w:rsidRDefault="00AE3BA4" w:rsidP="00737F2A">
            <w:pPr>
              <w:pStyle w:val="ListParagraph"/>
              <w:numPr>
                <w:ilvl w:val="0"/>
                <w:numId w:val="12"/>
              </w:numPr>
              <w:rPr>
                <w:rFonts w:cstheme="minorHAnsi"/>
                <w:sz w:val="22"/>
                <w:szCs w:val="22"/>
                <w:lang w:val="en-CH"/>
              </w:rPr>
            </w:pPr>
          </w:p>
        </w:tc>
        <w:tc>
          <w:tcPr>
            <w:tcW w:w="7088" w:type="dxa"/>
            <w:vAlign w:val="top"/>
          </w:tcPr>
          <w:p w14:paraId="3ABC9871" w14:textId="46C9784C" w:rsidR="00AE3BA4" w:rsidRPr="00156014" w:rsidRDefault="00156014" w:rsidP="00AE3BA4">
            <w:pPr>
              <w:jc w:val="both"/>
              <w:rPr>
                <w:rFonts w:cstheme="minorHAnsi"/>
                <w:sz w:val="22"/>
                <w:szCs w:val="22"/>
              </w:rPr>
            </w:pPr>
            <w:r>
              <w:rPr>
                <w:rFonts w:cstheme="minorHAnsi"/>
                <w:sz w:val="22"/>
                <w:szCs w:val="22"/>
              </w:rPr>
              <w:t xml:space="preserve">Are there internal capabilities (e.g. in </w:t>
            </w:r>
            <w:r w:rsidRPr="00156014">
              <w:rPr>
                <w:rFonts w:cstheme="minorHAnsi"/>
                <w:sz w:val="22"/>
                <w:szCs w:val="22"/>
              </w:rPr>
              <w:t>IT department</w:t>
            </w:r>
            <w:r>
              <w:rPr>
                <w:rFonts w:cstheme="minorHAnsi"/>
                <w:sz w:val="22"/>
                <w:szCs w:val="22"/>
              </w:rPr>
              <w:t xml:space="preserve">) if any advanced data transformation </w:t>
            </w:r>
            <w:r w:rsidR="00347F3F">
              <w:rPr>
                <w:rFonts w:cstheme="minorHAnsi"/>
                <w:sz w:val="22"/>
                <w:szCs w:val="22"/>
              </w:rPr>
              <w:t>was required to streamline / correct batch imported data?</w:t>
            </w:r>
          </w:p>
        </w:tc>
        <w:tc>
          <w:tcPr>
            <w:tcW w:w="5811" w:type="dxa"/>
          </w:tcPr>
          <w:p w14:paraId="7030E949" w14:textId="77777777" w:rsidR="00AE3BA4" w:rsidRPr="00AE3BA4" w:rsidRDefault="00AE3BA4" w:rsidP="007C2A51">
            <w:pPr>
              <w:rPr>
                <w:rFonts w:cstheme="minorHAnsi"/>
                <w:sz w:val="22"/>
                <w:szCs w:val="22"/>
                <w:lang w:val="en-CH"/>
              </w:rPr>
            </w:pPr>
          </w:p>
        </w:tc>
      </w:tr>
      <w:tr w:rsidR="00AE3BA4" w:rsidRPr="0019283C" w14:paraId="6712F797"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69D67763" w14:textId="77777777" w:rsidR="00AE3BA4" w:rsidRPr="00737F2A" w:rsidRDefault="00AE3BA4" w:rsidP="00737F2A">
            <w:pPr>
              <w:pStyle w:val="ListParagraph"/>
              <w:numPr>
                <w:ilvl w:val="0"/>
                <w:numId w:val="12"/>
              </w:numPr>
              <w:rPr>
                <w:rFonts w:cstheme="minorHAnsi"/>
                <w:sz w:val="22"/>
                <w:szCs w:val="22"/>
                <w:lang w:val="en-CH"/>
              </w:rPr>
            </w:pPr>
          </w:p>
        </w:tc>
        <w:tc>
          <w:tcPr>
            <w:tcW w:w="7088" w:type="dxa"/>
            <w:vAlign w:val="top"/>
          </w:tcPr>
          <w:p w14:paraId="63AEF7D7" w14:textId="56E44BF9" w:rsidR="00AE3BA4" w:rsidRPr="00AE3BA4" w:rsidRDefault="00AE3BA4" w:rsidP="00AE3BA4">
            <w:pPr>
              <w:jc w:val="both"/>
              <w:rPr>
                <w:rFonts w:cstheme="minorHAnsi"/>
                <w:sz w:val="22"/>
                <w:szCs w:val="22"/>
                <w:lang w:val="en-CH"/>
              </w:rPr>
            </w:pPr>
            <w:r w:rsidRPr="00AE3BA4">
              <w:rPr>
                <w:rFonts w:cstheme="minorHAnsi"/>
                <w:sz w:val="22"/>
                <w:szCs w:val="22"/>
                <w:lang w:val="en-CH"/>
              </w:rPr>
              <w:t>Are the tasks centralized to a focal point that handles all the documentation or is this task split among different departments?</w:t>
            </w:r>
          </w:p>
        </w:tc>
        <w:tc>
          <w:tcPr>
            <w:tcW w:w="5811" w:type="dxa"/>
          </w:tcPr>
          <w:p w14:paraId="4A66DC01" w14:textId="77777777" w:rsidR="00AE3BA4" w:rsidRPr="00AE3BA4" w:rsidRDefault="00AE3BA4" w:rsidP="007C2A51">
            <w:pPr>
              <w:rPr>
                <w:rFonts w:cstheme="minorHAnsi"/>
                <w:sz w:val="22"/>
                <w:szCs w:val="22"/>
                <w:lang w:val="en-CH"/>
              </w:rPr>
            </w:pPr>
          </w:p>
        </w:tc>
      </w:tr>
      <w:tr w:rsidR="00B23FCC" w:rsidRPr="0019283C" w14:paraId="2DC8AE12"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75DCAC4A" w14:textId="77777777" w:rsidR="00B23FCC" w:rsidRPr="00737F2A" w:rsidRDefault="00B23FCC" w:rsidP="00737F2A">
            <w:pPr>
              <w:pStyle w:val="ListParagraph"/>
              <w:numPr>
                <w:ilvl w:val="0"/>
                <w:numId w:val="12"/>
              </w:numPr>
              <w:rPr>
                <w:rFonts w:cstheme="minorHAnsi"/>
                <w:sz w:val="22"/>
                <w:szCs w:val="22"/>
                <w:lang w:val="en-CH"/>
              </w:rPr>
            </w:pPr>
          </w:p>
        </w:tc>
        <w:tc>
          <w:tcPr>
            <w:tcW w:w="7088" w:type="dxa"/>
            <w:vAlign w:val="top"/>
          </w:tcPr>
          <w:p w14:paraId="2DCA7DCF" w14:textId="378DD8D7" w:rsidR="00B23FCC" w:rsidRPr="00AE3BA4" w:rsidRDefault="00B23FCC" w:rsidP="00AE3BA4">
            <w:pPr>
              <w:jc w:val="both"/>
              <w:rPr>
                <w:rFonts w:cstheme="minorHAnsi"/>
                <w:sz w:val="22"/>
                <w:szCs w:val="22"/>
                <w:lang w:val="en-CH"/>
              </w:rPr>
            </w:pPr>
            <w:r w:rsidRPr="00972C62">
              <w:rPr>
                <w:rFonts w:cstheme="minorHAnsi"/>
                <w:sz w:val="22"/>
                <w:szCs w:val="22"/>
              </w:rPr>
              <w:t>Do you create</w:t>
            </w:r>
            <w:r w:rsidRPr="00B23FCC">
              <w:rPr>
                <w:rFonts w:cstheme="minorHAnsi"/>
                <w:sz w:val="22"/>
                <w:szCs w:val="22"/>
                <w:lang w:val="en-CH"/>
              </w:rPr>
              <w:t xml:space="preserve"> </w:t>
            </w:r>
            <w:r w:rsidR="00972C62" w:rsidRPr="00972C62">
              <w:rPr>
                <w:rFonts w:cstheme="minorHAnsi"/>
                <w:sz w:val="22"/>
                <w:szCs w:val="22"/>
              </w:rPr>
              <w:t>any</w:t>
            </w:r>
            <w:r w:rsidRPr="00B23FCC">
              <w:rPr>
                <w:rFonts w:cstheme="minorHAnsi"/>
                <w:sz w:val="22"/>
                <w:szCs w:val="22"/>
                <w:lang w:val="en-CH"/>
              </w:rPr>
              <w:t xml:space="preserve"> reports </w:t>
            </w:r>
            <w:r w:rsidR="00972C62" w:rsidRPr="00972C62">
              <w:rPr>
                <w:rFonts w:cstheme="minorHAnsi"/>
                <w:sz w:val="22"/>
                <w:szCs w:val="22"/>
              </w:rPr>
              <w:t>after</w:t>
            </w:r>
            <w:r w:rsidRPr="00B23FCC">
              <w:rPr>
                <w:rFonts w:cstheme="minorHAnsi"/>
                <w:sz w:val="22"/>
                <w:szCs w:val="22"/>
                <w:lang w:val="en-CH"/>
              </w:rPr>
              <w:t xml:space="preserve"> phase</w:t>
            </w:r>
            <w:r w:rsidR="00972C62" w:rsidRPr="00AC70D5">
              <w:rPr>
                <w:rFonts w:cstheme="minorHAnsi"/>
                <w:sz w:val="22"/>
                <w:szCs w:val="22"/>
              </w:rPr>
              <w:t>-</w:t>
            </w:r>
            <w:r w:rsidRPr="00B23FCC">
              <w:rPr>
                <w:rFonts w:cstheme="minorHAnsi"/>
                <w:sz w:val="22"/>
                <w:szCs w:val="22"/>
              </w:rPr>
              <w:t>in</w:t>
            </w:r>
            <w:r w:rsidRPr="00B23FCC">
              <w:rPr>
                <w:rFonts w:cstheme="minorHAnsi"/>
                <w:sz w:val="22"/>
                <w:szCs w:val="22"/>
                <w:lang w:val="en-CH"/>
              </w:rPr>
              <w:t>?</w:t>
            </w:r>
          </w:p>
        </w:tc>
        <w:tc>
          <w:tcPr>
            <w:tcW w:w="5811" w:type="dxa"/>
          </w:tcPr>
          <w:p w14:paraId="4C492978" w14:textId="77777777" w:rsidR="00B23FCC" w:rsidRPr="00AE3BA4" w:rsidRDefault="00B23FCC" w:rsidP="007C2A51">
            <w:pPr>
              <w:rPr>
                <w:rFonts w:cstheme="minorHAnsi"/>
                <w:sz w:val="22"/>
                <w:szCs w:val="22"/>
                <w:lang w:val="en-CH"/>
              </w:rPr>
            </w:pPr>
          </w:p>
        </w:tc>
      </w:tr>
      <w:tr w:rsidR="00FA22FC" w:rsidRPr="0019283C" w14:paraId="41CC3D97"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25AC8AE0" w14:textId="77777777" w:rsidR="00FA22FC" w:rsidRPr="00737F2A" w:rsidRDefault="00FA22FC" w:rsidP="00737F2A">
            <w:pPr>
              <w:pStyle w:val="ListParagraph"/>
              <w:numPr>
                <w:ilvl w:val="0"/>
                <w:numId w:val="12"/>
              </w:numPr>
              <w:rPr>
                <w:rFonts w:cstheme="minorHAnsi"/>
                <w:sz w:val="22"/>
                <w:szCs w:val="22"/>
                <w:lang w:val="en-CH"/>
              </w:rPr>
            </w:pPr>
          </w:p>
        </w:tc>
        <w:tc>
          <w:tcPr>
            <w:tcW w:w="7088" w:type="dxa"/>
            <w:vAlign w:val="top"/>
          </w:tcPr>
          <w:p w14:paraId="6BE2FF29" w14:textId="77777777" w:rsidR="008D2854" w:rsidRDefault="000D5EEB" w:rsidP="00AE3BA4">
            <w:pPr>
              <w:jc w:val="both"/>
              <w:rPr>
                <w:rFonts w:cstheme="minorHAnsi"/>
                <w:sz w:val="22"/>
                <w:szCs w:val="22"/>
              </w:rPr>
            </w:pPr>
            <w:r>
              <w:rPr>
                <w:rFonts w:cstheme="minorHAnsi"/>
                <w:sz w:val="22"/>
                <w:szCs w:val="22"/>
              </w:rPr>
              <w:t>Is the Aircraft</w:t>
            </w:r>
            <w:r w:rsidR="008D2854">
              <w:rPr>
                <w:rFonts w:cstheme="minorHAnsi"/>
                <w:sz w:val="22"/>
                <w:szCs w:val="22"/>
              </w:rPr>
              <w:t xml:space="preserve"> new or </w:t>
            </w:r>
            <w:proofErr w:type="gramStart"/>
            <w:r w:rsidR="008D2854">
              <w:rPr>
                <w:rFonts w:cstheme="minorHAnsi"/>
                <w:sz w:val="22"/>
                <w:szCs w:val="22"/>
              </w:rPr>
              <w:t>pre-owned</w:t>
            </w:r>
            <w:proofErr w:type="gramEnd"/>
            <w:r w:rsidR="008D2854">
              <w:rPr>
                <w:rFonts w:cstheme="minorHAnsi"/>
                <w:sz w:val="22"/>
                <w:szCs w:val="22"/>
              </w:rPr>
              <w:t>?</w:t>
            </w:r>
          </w:p>
          <w:p w14:paraId="67588C2A" w14:textId="465B92F5" w:rsidR="00FA22FC" w:rsidRPr="00972C62" w:rsidRDefault="00FA22FC" w:rsidP="00AE3BA4">
            <w:pPr>
              <w:jc w:val="both"/>
              <w:rPr>
                <w:rFonts w:cstheme="minorHAnsi"/>
                <w:sz w:val="22"/>
                <w:szCs w:val="22"/>
              </w:rPr>
            </w:pPr>
            <w:r>
              <w:rPr>
                <w:rFonts w:cstheme="minorHAnsi"/>
                <w:sz w:val="22"/>
                <w:szCs w:val="22"/>
              </w:rPr>
              <w:t xml:space="preserve">Do you </w:t>
            </w:r>
            <w:del w:id="483" w:author="Dupont Dimitri" w:date="2024-11-20T13:30:00Z">
              <w:r w:rsidDel="001B055B">
                <w:rPr>
                  <w:rFonts w:cstheme="minorHAnsi"/>
                  <w:sz w:val="22"/>
                  <w:szCs w:val="22"/>
                </w:rPr>
                <w:delText xml:space="preserve">intend to </w:delText>
              </w:r>
            </w:del>
            <w:r>
              <w:rPr>
                <w:rFonts w:cstheme="minorHAnsi"/>
                <w:sz w:val="22"/>
                <w:szCs w:val="22"/>
              </w:rPr>
              <w:t xml:space="preserve">import </w:t>
            </w:r>
            <w:ins w:id="484" w:author="Dupont Dimitri" w:date="2024-11-20T13:30:00Z">
              <w:r w:rsidR="001B055B">
                <w:rPr>
                  <w:rFonts w:cstheme="minorHAnsi"/>
                  <w:sz w:val="22"/>
                  <w:szCs w:val="22"/>
                </w:rPr>
                <w:t xml:space="preserve">the complete </w:t>
              </w:r>
            </w:ins>
            <w:del w:id="485" w:author="Dupont Dimitri" w:date="2024-11-20T13:30:00Z">
              <w:r w:rsidDel="001B055B">
                <w:rPr>
                  <w:rFonts w:cstheme="minorHAnsi"/>
                  <w:sz w:val="22"/>
                  <w:szCs w:val="22"/>
                </w:rPr>
                <w:delText xml:space="preserve">whole </w:delText>
              </w:r>
              <w:r w:rsidR="007825D3" w:rsidDel="001B055B">
                <w:rPr>
                  <w:rFonts w:cstheme="minorHAnsi"/>
                  <w:sz w:val="22"/>
                  <w:szCs w:val="22"/>
                </w:rPr>
                <w:delText xml:space="preserve">MX </w:delText>
              </w:r>
            </w:del>
            <w:ins w:id="486" w:author="Dupont Dimitri" w:date="2024-11-20T13:30:00Z">
              <w:r w:rsidR="001B055B">
                <w:rPr>
                  <w:rFonts w:cstheme="minorHAnsi"/>
                  <w:sz w:val="22"/>
                  <w:szCs w:val="22"/>
                </w:rPr>
                <w:t xml:space="preserve">maintenance </w:t>
              </w:r>
            </w:ins>
            <w:r w:rsidR="007825D3">
              <w:rPr>
                <w:rFonts w:cstheme="minorHAnsi"/>
                <w:sz w:val="22"/>
                <w:szCs w:val="22"/>
              </w:rPr>
              <w:t>history</w:t>
            </w:r>
            <w:r w:rsidR="00DD5EA9">
              <w:rPr>
                <w:rFonts w:cstheme="minorHAnsi"/>
                <w:sz w:val="22"/>
                <w:szCs w:val="22"/>
              </w:rPr>
              <w:t>, limited historical data</w:t>
            </w:r>
            <w:r w:rsidR="000D5EEB">
              <w:rPr>
                <w:rFonts w:cstheme="minorHAnsi"/>
                <w:sz w:val="22"/>
                <w:szCs w:val="22"/>
              </w:rPr>
              <w:t>,</w:t>
            </w:r>
            <w:r w:rsidR="007825D3">
              <w:rPr>
                <w:rFonts w:cstheme="minorHAnsi"/>
                <w:sz w:val="22"/>
                <w:szCs w:val="22"/>
              </w:rPr>
              <w:t xml:space="preserve"> or only current snapshot / status of the AC?</w:t>
            </w:r>
          </w:p>
        </w:tc>
        <w:tc>
          <w:tcPr>
            <w:tcW w:w="5811" w:type="dxa"/>
          </w:tcPr>
          <w:p w14:paraId="4B060A76" w14:textId="77777777" w:rsidR="00FA22FC" w:rsidRPr="00AE3BA4" w:rsidRDefault="00FA22FC" w:rsidP="007C2A51">
            <w:pPr>
              <w:rPr>
                <w:rFonts w:cstheme="minorHAnsi"/>
                <w:sz w:val="22"/>
                <w:szCs w:val="22"/>
                <w:lang w:val="en-CH"/>
              </w:rPr>
            </w:pPr>
          </w:p>
        </w:tc>
      </w:tr>
      <w:tr w:rsidR="007825D3" w:rsidRPr="0019283C" w14:paraId="30B8A4A7"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400595E" w14:textId="77777777" w:rsidR="007825D3" w:rsidRPr="00737F2A" w:rsidRDefault="007825D3" w:rsidP="00737F2A">
            <w:pPr>
              <w:pStyle w:val="ListParagraph"/>
              <w:numPr>
                <w:ilvl w:val="0"/>
                <w:numId w:val="12"/>
              </w:numPr>
              <w:rPr>
                <w:rFonts w:cstheme="minorHAnsi"/>
                <w:sz w:val="22"/>
                <w:szCs w:val="22"/>
                <w:lang w:val="en-CH"/>
              </w:rPr>
            </w:pPr>
          </w:p>
        </w:tc>
        <w:tc>
          <w:tcPr>
            <w:tcW w:w="7088" w:type="dxa"/>
            <w:vAlign w:val="top"/>
          </w:tcPr>
          <w:p w14:paraId="0C713315" w14:textId="5FFD2285" w:rsidR="007825D3" w:rsidRDefault="005541D0" w:rsidP="00AE3BA4">
            <w:pPr>
              <w:jc w:val="both"/>
              <w:rPr>
                <w:rFonts w:cstheme="minorHAnsi"/>
                <w:sz w:val="22"/>
                <w:szCs w:val="22"/>
              </w:rPr>
            </w:pPr>
            <w:r>
              <w:rPr>
                <w:rFonts w:cstheme="minorHAnsi"/>
                <w:sz w:val="22"/>
                <w:szCs w:val="22"/>
              </w:rPr>
              <w:t xml:space="preserve">What type of fleet / AC is going to be phased in? </w:t>
            </w:r>
            <w:r w:rsidR="008D2854">
              <w:rPr>
                <w:rFonts w:cstheme="minorHAnsi"/>
                <w:sz w:val="22"/>
                <w:szCs w:val="22"/>
              </w:rPr>
              <w:t>Is the AC e-enabled?</w:t>
            </w:r>
            <w:r>
              <w:rPr>
                <w:rFonts w:cstheme="minorHAnsi"/>
                <w:sz w:val="22"/>
                <w:szCs w:val="22"/>
              </w:rPr>
              <w:t xml:space="preserve"> </w:t>
            </w:r>
          </w:p>
        </w:tc>
        <w:tc>
          <w:tcPr>
            <w:tcW w:w="5811" w:type="dxa"/>
          </w:tcPr>
          <w:p w14:paraId="6DC16E7D" w14:textId="77777777" w:rsidR="007825D3" w:rsidRPr="000D5EEB" w:rsidRDefault="007825D3" w:rsidP="007C2A51">
            <w:pPr>
              <w:rPr>
                <w:rFonts w:cstheme="minorHAnsi"/>
                <w:sz w:val="22"/>
                <w:szCs w:val="22"/>
              </w:rPr>
            </w:pPr>
          </w:p>
        </w:tc>
      </w:tr>
      <w:tr w:rsidR="00737F2A" w:rsidRPr="0019283C" w14:paraId="22ECD705"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42C320B" w14:textId="77777777" w:rsidR="00737F2A" w:rsidRPr="00737F2A" w:rsidRDefault="00737F2A" w:rsidP="00737F2A">
            <w:pPr>
              <w:pStyle w:val="ListParagraph"/>
              <w:numPr>
                <w:ilvl w:val="0"/>
                <w:numId w:val="12"/>
              </w:numPr>
              <w:rPr>
                <w:rFonts w:cstheme="minorHAnsi"/>
                <w:sz w:val="22"/>
                <w:szCs w:val="22"/>
                <w:lang w:val="en-CH"/>
              </w:rPr>
            </w:pPr>
          </w:p>
        </w:tc>
        <w:tc>
          <w:tcPr>
            <w:tcW w:w="7088" w:type="dxa"/>
            <w:vAlign w:val="top"/>
          </w:tcPr>
          <w:p w14:paraId="3E88C1BD" w14:textId="0BC16174" w:rsidR="00737F2A" w:rsidRDefault="00737F2A" w:rsidP="00AE3BA4">
            <w:pPr>
              <w:jc w:val="both"/>
              <w:rPr>
                <w:rFonts w:cstheme="minorHAnsi"/>
                <w:sz w:val="22"/>
                <w:szCs w:val="22"/>
              </w:rPr>
            </w:pPr>
            <w:r>
              <w:rPr>
                <w:rFonts w:cstheme="minorHAnsi"/>
                <w:sz w:val="22"/>
                <w:szCs w:val="22"/>
              </w:rPr>
              <w:t xml:space="preserve">What is your </w:t>
            </w:r>
            <w:r w:rsidR="0059342A">
              <w:rPr>
                <w:rFonts w:cstheme="minorHAnsi"/>
                <w:sz w:val="22"/>
                <w:szCs w:val="22"/>
              </w:rPr>
              <w:t>policy</w:t>
            </w:r>
            <w:r>
              <w:rPr>
                <w:rFonts w:cstheme="minorHAnsi"/>
                <w:sz w:val="22"/>
                <w:szCs w:val="22"/>
              </w:rPr>
              <w:t xml:space="preserve"> / requirement regarding Configuration Management?</w:t>
            </w:r>
          </w:p>
        </w:tc>
        <w:tc>
          <w:tcPr>
            <w:tcW w:w="5811" w:type="dxa"/>
          </w:tcPr>
          <w:p w14:paraId="1F7D3F29" w14:textId="77777777" w:rsidR="00737F2A" w:rsidRPr="000D5EEB" w:rsidRDefault="00737F2A" w:rsidP="007C2A51">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668AC16D" w:rsidR="00EC2942" w:rsidRPr="005B7A1C" w:rsidRDefault="00EC2942" w:rsidP="00737F2A">
      <w:pPr>
        <w:pStyle w:val="Heading1"/>
        <w:numPr>
          <w:ilvl w:val="0"/>
          <w:numId w:val="12"/>
        </w:numPr>
        <w:spacing w:after="240"/>
        <w:rPr>
          <w:rFonts w:asciiTheme="minorHAnsi" w:hAnsiTheme="minorHAnsi" w:cstheme="minorHAnsi"/>
          <w:sz w:val="22"/>
          <w:szCs w:val="22"/>
        </w:rPr>
      </w:pPr>
      <w:bookmarkStart w:id="487" w:name="_Toc16642315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487"/>
    </w:p>
    <w:tbl>
      <w:tblPr>
        <w:tblStyle w:val="TableAMOS"/>
        <w:tblW w:w="9351" w:type="dxa"/>
        <w:tblLook w:val="04A0" w:firstRow="1" w:lastRow="0" w:firstColumn="1" w:lastColumn="0" w:noHBand="0" w:noVBand="1"/>
      </w:tblPr>
      <w:tblGrid>
        <w:gridCol w:w="2547"/>
        <w:gridCol w:w="3544"/>
        <w:gridCol w:w="3260"/>
      </w:tblGrid>
      <w:tr w:rsidR="00BF6240" w:rsidRPr="0019283C" w14:paraId="5DC9FDDE" w14:textId="77777777" w:rsidTr="00B243AC">
        <w:trPr>
          <w:cnfStyle w:val="100000000000" w:firstRow="1" w:lastRow="0" w:firstColumn="0" w:lastColumn="0" w:oddVBand="0" w:evenVBand="0" w:oddHBand="0" w:evenHBand="0" w:firstRowFirstColumn="0" w:firstRowLastColumn="0" w:lastRowFirstColumn="0" w:lastRowLastColumn="0"/>
          <w:tblHeader/>
        </w:trPr>
        <w:tc>
          <w:tcPr>
            <w:tcW w:w="2547"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3544"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3260"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243AC">
        <w:trPr>
          <w:cnfStyle w:val="000000100000" w:firstRow="0" w:lastRow="0" w:firstColumn="0" w:lastColumn="0" w:oddVBand="0" w:evenVBand="0" w:oddHBand="1" w:evenHBand="0" w:firstRowFirstColumn="0" w:firstRowLastColumn="0" w:lastRowFirstColumn="0" w:lastRowLastColumn="0"/>
        </w:trPr>
        <w:tc>
          <w:tcPr>
            <w:tcW w:w="2547" w:type="dxa"/>
          </w:tcPr>
          <w:p w14:paraId="291D1161" w14:textId="77FA171F" w:rsidR="00943F84" w:rsidRPr="007542FB" w:rsidRDefault="007542FB" w:rsidP="007D2714">
            <w:pPr>
              <w:rPr>
                <w:rFonts w:cstheme="minorHAnsi"/>
                <w:sz w:val="22"/>
                <w:szCs w:val="22"/>
                <w:lang w:val="pl-PL"/>
              </w:rPr>
            </w:pPr>
            <w:r>
              <w:rPr>
                <w:rFonts w:cstheme="minorHAnsi"/>
                <w:sz w:val="22"/>
                <w:szCs w:val="22"/>
                <w:lang w:val="pl-PL"/>
              </w:rPr>
              <w:t>XFILES</w:t>
            </w:r>
          </w:p>
        </w:tc>
        <w:tc>
          <w:tcPr>
            <w:tcW w:w="3544" w:type="dxa"/>
          </w:tcPr>
          <w:p w14:paraId="5B308702" w14:textId="23E9C859" w:rsidR="00943F84" w:rsidRPr="0019283C" w:rsidRDefault="00C55DB1" w:rsidP="00943F84">
            <w:pPr>
              <w:rPr>
                <w:rFonts w:cstheme="minorHAnsi"/>
                <w:sz w:val="22"/>
                <w:szCs w:val="22"/>
              </w:rPr>
            </w:pPr>
            <w:r>
              <w:rPr>
                <w:rFonts w:cstheme="minorHAnsi"/>
                <w:sz w:val="22"/>
                <w:szCs w:val="22"/>
              </w:rPr>
              <w:t xml:space="preserve">Standard method of uploading bulk data </w:t>
            </w:r>
            <w:r w:rsidR="000A4704">
              <w:rPr>
                <w:rFonts w:cstheme="minorHAnsi"/>
                <w:sz w:val="22"/>
                <w:szCs w:val="22"/>
              </w:rPr>
              <w:t>into AMOS – use APN 261</w:t>
            </w:r>
          </w:p>
        </w:tc>
        <w:tc>
          <w:tcPr>
            <w:tcW w:w="3260" w:type="dxa"/>
          </w:tcPr>
          <w:p w14:paraId="6FB85095" w14:textId="21EDF296" w:rsidR="00943F84" w:rsidRPr="0019283C" w:rsidRDefault="004348AF" w:rsidP="00943F84">
            <w:pPr>
              <w:rPr>
                <w:rFonts w:cstheme="minorHAnsi"/>
                <w:sz w:val="22"/>
                <w:szCs w:val="22"/>
              </w:rPr>
            </w:pPr>
            <w:r>
              <w:rPr>
                <w:rFonts w:cstheme="minorHAnsi"/>
                <w:sz w:val="22"/>
                <w:szCs w:val="22"/>
              </w:rPr>
              <w:t>Depending on file</w:t>
            </w:r>
          </w:p>
        </w:tc>
      </w:tr>
      <w:tr w:rsidR="005E1536" w:rsidRPr="0019283C" w14:paraId="58AB8DE2" w14:textId="77777777" w:rsidTr="00B243AC">
        <w:trPr>
          <w:cnfStyle w:val="000000010000" w:firstRow="0" w:lastRow="0" w:firstColumn="0" w:lastColumn="0" w:oddVBand="0" w:evenVBand="0" w:oddHBand="0" w:evenHBand="1" w:firstRowFirstColumn="0" w:firstRowLastColumn="0" w:lastRowFirstColumn="0" w:lastRowLastColumn="0"/>
        </w:trPr>
        <w:tc>
          <w:tcPr>
            <w:tcW w:w="2547" w:type="dxa"/>
          </w:tcPr>
          <w:p w14:paraId="35CD37AC" w14:textId="259629A0" w:rsidR="005E1536" w:rsidRDefault="00DD7E55" w:rsidP="005E1536">
            <w:pPr>
              <w:rPr>
                <w:rFonts w:cstheme="minorHAnsi"/>
                <w:sz w:val="22"/>
                <w:szCs w:val="22"/>
              </w:rPr>
            </w:pPr>
            <w:r>
              <w:rPr>
                <w:rFonts w:cstheme="minorHAnsi"/>
                <w:sz w:val="22"/>
                <w:szCs w:val="22"/>
              </w:rPr>
              <w:t>XML imports</w:t>
            </w:r>
          </w:p>
        </w:tc>
        <w:tc>
          <w:tcPr>
            <w:tcW w:w="3544" w:type="dxa"/>
          </w:tcPr>
          <w:p w14:paraId="5641EFA4" w14:textId="77777777" w:rsidR="006E6848" w:rsidRPr="006E6848" w:rsidRDefault="006E6848" w:rsidP="006E6848">
            <w:pPr>
              <w:rPr>
                <w:rFonts w:cstheme="minorHAnsi"/>
                <w:sz w:val="22"/>
                <w:szCs w:val="22"/>
              </w:rPr>
            </w:pPr>
            <w:r w:rsidRPr="006E6848">
              <w:rPr>
                <w:rFonts w:cstheme="minorHAnsi"/>
                <w:sz w:val="22"/>
                <w:szCs w:val="22"/>
              </w:rPr>
              <w:t>Boeing SGML</w:t>
            </w:r>
          </w:p>
          <w:p w14:paraId="52111773" w14:textId="77777777" w:rsidR="005E1536" w:rsidRDefault="006E6848" w:rsidP="006E6848">
            <w:pPr>
              <w:rPr>
                <w:rFonts w:cstheme="minorHAnsi"/>
                <w:sz w:val="22"/>
                <w:szCs w:val="22"/>
              </w:rPr>
            </w:pPr>
            <w:r w:rsidRPr="006E6848">
              <w:rPr>
                <w:rFonts w:cstheme="minorHAnsi"/>
                <w:sz w:val="22"/>
                <w:szCs w:val="22"/>
              </w:rPr>
              <w:t>Boeing Toolbox</w:t>
            </w:r>
          </w:p>
          <w:p w14:paraId="1CDD9495" w14:textId="1F5A3088" w:rsidR="006E6848" w:rsidRDefault="006E6848" w:rsidP="006E6848">
            <w:pPr>
              <w:rPr>
                <w:rFonts w:cstheme="minorHAnsi"/>
                <w:sz w:val="22"/>
                <w:szCs w:val="22"/>
              </w:rPr>
            </w:pPr>
            <w:r>
              <w:rPr>
                <w:rFonts w:cstheme="minorHAnsi"/>
                <w:sz w:val="22"/>
                <w:szCs w:val="22"/>
              </w:rPr>
              <w:t xml:space="preserve">Airbus TSDF </w:t>
            </w:r>
          </w:p>
        </w:tc>
        <w:tc>
          <w:tcPr>
            <w:tcW w:w="3260" w:type="dxa"/>
          </w:tcPr>
          <w:p w14:paraId="7B99DC76" w14:textId="210825E4" w:rsidR="005E1536" w:rsidRDefault="00464DD4" w:rsidP="00943F84">
            <w:pPr>
              <w:rPr>
                <w:rFonts w:cstheme="minorHAnsi"/>
                <w:sz w:val="22"/>
                <w:szCs w:val="22"/>
              </w:rPr>
            </w:pPr>
            <w:r>
              <w:rPr>
                <w:rFonts w:cstheme="minorHAnsi"/>
                <w:sz w:val="22"/>
                <w:szCs w:val="22"/>
              </w:rPr>
              <w:t>Uploading MP / MP revision from XML files</w:t>
            </w:r>
            <w:r w:rsidR="00EE42ED">
              <w:rPr>
                <w:rFonts w:cstheme="minorHAnsi"/>
                <w:sz w:val="22"/>
                <w:szCs w:val="22"/>
              </w:rPr>
              <w:t xml:space="preserve"> </w:t>
            </w:r>
          </w:p>
        </w:tc>
      </w:tr>
      <w:tr w:rsidR="005E1536" w:rsidRPr="0019283C" w14:paraId="602C5192" w14:textId="77777777" w:rsidTr="00B243AC">
        <w:trPr>
          <w:cnfStyle w:val="000000100000" w:firstRow="0" w:lastRow="0" w:firstColumn="0" w:lastColumn="0" w:oddVBand="0" w:evenVBand="0" w:oddHBand="1" w:evenHBand="0" w:firstRowFirstColumn="0" w:firstRowLastColumn="0" w:lastRowFirstColumn="0" w:lastRowLastColumn="0"/>
        </w:trPr>
        <w:tc>
          <w:tcPr>
            <w:tcW w:w="2547" w:type="dxa"/>
          </w:tcPr>
          <w:p w14:paraId="1FCA65A8" w14:textId="77777777" w:rsidR="005E1536" w:rsidRDefault="005E1536" w:rsidP="005E1536">
            <w:pPr>
              <w:rPr>
                <w:rFonts w:cstheme="minorHAnsi"/>
                <w:sz w:val="22"/>
                <w:szCs w:val="22"/>
              </w:rPr>
            </w:pPr>
          </w:p>
        </w:tc>
        <w:tc>
          <w:tcPr>
            <w:tcW w:w="3544" w:type="dxa"/>
          </w:tcPr>
          <w:p w14:paraId="32AA9481" w14:textId="7E675777" w:rsidR="005E1536" w:rsidRDefault="009C695F" w:rsidP="00943F84">
            <w:pPr>
              <w:rPr>
                <w:rFonts w:cstheme="minorHAnsi"/>
                <w:sz w:val="22"/>
                <w:szCs w:val="22"/>
              </w:rPr>
            </w:pPr>
            <w:r>
              <w:rPr>
                <w:rFonts w:cstheme="minorHAnsi"/>
                <w:sz w:val="22"/>
                <w:szCs w:val="22"/>
              </w:rPr>
              <w:t>S1000D format</w:t>
            </w:r>
          </w:p>
        </w:tc>
        <w:tc>
          <w:tcPr>
            <w:tcW w:w="3260" w:type="dxa"/>
          </w:tcPr>
          <w:p w14:paraId="550FF4B9" w14:textId="2C673E6A" w:rsidR="005E1536" w:rsidRDefault="00B87994" w:rsidP="00943F84">
            <w:pPr>
              <w:rPr>
                <w:rFonts w:cstheme="minorHAnsi"/>
                <w:sz w:val="22"/>
                <w:szCs w:val="22"/>
              </w:rPr>
            </w:pPr>
            <w:r>
              <w:rPr>
                <w:rFonts w:cstheme="minorHAnsi"/>
                <w:sz w:val="22"/>
                <w:szCs w:val="22"/>
              </w:rPr>
              <w:t>OEM Documents import</w:t>
            </w:r>
          </w:p>
        </w:tc>
      </w:tr>
      <w:tr w:rsidR="005E1536" w:rsidRPr="0019283C" w14:paraId="203A843F" w14:textId="77777777" w:rsidTr="00B243AC">
        <w:trPr>
          <w:cnfStyle w:val="000000010000" w:firstRow="0" w:lastRow="0" w:firstColumn="0" w:lastColumn="0" w:oddVBand="0" w:evenVBand="0" w:oddHBand="0" w:evenHBand="1" w:firstRowFirstColumn="0" w:firstRowLastColumn="0" w:lastRowFirstColumn="0" w:lastRowLastColumn="0"/>
        </w:trPr>
        <w:tc>
          <w:tcPr>
            <w:tcW w:w="2547" w:type="dxa"/>
          </w:tcPr>
          <w:p w14:paraId="207CE41F" w14:textId="628861E2" w:rsidR="005E1536" w:rsidRDefault="00DD29B8" w:rsidP="005E1536">
            <w:pPr>
              <w:rPr>
                <w:rFonts w:cstheme="minorHAnsi"/>
                <w:sz w:val="22"/>
                <w:szCs w:val="22"/>
              </w:rPr>
            </w:pPr>
            <w:proofErr w:type="spellStart"/>
            <w:r>
              <w:rPr>
                <w:rFonts w:cstheme="minorHAnsi"/>
                <w:sz w:val="22"/>
                <w:szCs w:val="22"/>
              </w:rPr>
              <w:t>Netline</w:t>
            </w:r>
            <w:proofErr w:type="spellEnd"/>
          </w:p>
        </w:tc>
        <w:tc>
          <w:tcPr>
            <w:tcW w:w="3544" w:type="dxa"/>
          </w:tcPr>
          <w:p w14:paraId="72483FFE" w14:textId="0BF8422C" w:rsidR="005E1536" w:rsidRDefault="00DD29B8" w:rsidP="00943F84">
            <w:pPr>
              <w:rPr>
                <w:rFonts w:cstheme="minorHAnsi"/>
                <w:sz w:val="22"/>
                <w:szCs w:val="22"/>
              </w:rPr>
            </w:pPr>
            <w:proofErr w:type="spellStart"/>
            <w:r>
              <w:rPr>
                <w:rFonts w:cstheme="minorHAnsi"/>
                <w:sz w:val="22"/>
                <w:szCs w:val="22"/>
              </w:rPr>
              <w:t>Netline</w:t>
            </w:r>
            <w:proofErr w:type="spellEnd"/>
            <w:r>
              <w:rPr>
                <w:rFonts w:cstheme="minorHAnsi"/>
                <w:sz w:val="22"/>
                <w:szCs w:val="22"/>
              </w:rPr>
              <w:t xml:space="preserve"> data import</w:t>
            </w:r>
            <w:r w:rsidR="00CE3DEB">
              <w:rPr>
                <w:rFonts w:cstheme="minorHAnsi"/>
                <w:sz w:val="22"/>
                <w:szCs w:val="22"/>
              </w:rPr>
              <w:t xml:space="preserve"> in APN 10</w:t>
            </w:r>
          </w:p>
        </w:tc>
        <w:tc>
          <w:tcPr>
            <w:tcW w:w="3260" w:type="dxa"/>
          </w:tcPr>
          <w:p w14:paraId="58CBDF18" w14:textId="28D5D5CE" w:rsidR="005E1536" w:rsidRDefault="001F37FB" w:rsidP="00943F84">
            <w:pPr>
              <w:rPr>
                <w:rFonts w:cstheme="minorHAnsi"/>
                <w:sz w:val="22"/>
                <w:szCs w:val="22"/>
              </w:rPr>
            </w:pPr>
            <w:r>
              <w:rPr>
                <w:rFonts w:cstheme="minorHAnsi"/>
                <w:sz w:val="22"/>
                <w:szCs w:val="22"/>
              </w:rPr>
              <w:t xml:space="preserve">Integration / bulk import, after initial </w:t>
            </w:r>
            <w:r w:rsidR="00CE3DEB">
              <w:rPr>
                <w:rFonts w:cstheme="minorHAnsi"/>
                <w:sz w:val="22"/>
                <w:szCs w:val="22"/>
              </w:rPr>
              <w:t>sync - dynamic</w:t>
            </w:r>
          </w:p>
        </w:tc>
      </w:tr>
      <w:tr w:rsidR="00F85577" w:rsidRPr="0019283C" w14:paraId="6F5F4B50" w14:textId="77777777" w:rsidTr="00B243AC">
        <w:trPr>
          <w:cnfStyle w:val="000000100000" w:firstRow="0" w:lastRow="0" w:firstColumn="0" w:lastColumn="0" w:oddVBand="0" w:evenVBand="0" w:oddHBand="1" w:evenHBand="0" w:firstRowFirstColumn="0" w:firstRowLastColumn="0" w:lastRowFirstColumn="0" w:lastRowLastColumn="0"/>
        </w:trPr>
        <w:tc>
          <w:tcPr>
            <w:tcW w:w="2547" w:type="dxa"/>
          </w:tcPr>
          <w:p w14:paraId="5908EFC4" w14:textId="77777777" w:rsidR="00F85577" w:rsidRPr="00F85577" w:rsidRDefault="00F85577" w:rsidP="00F85577">
            <w:pPr>
              <w:rPr>
                <w:rFonts w:cstheme="minorHAnsi"/>
                <w:sz w:val="22"/>
                <w:szCs w:val="22"/>
              </w:rPr>
            </w:pPr>
            <w:r w:rsidRPr="00F85577">
              <w:rPr>
                <w:rFonts w:cstheme="minorHAnsi"/>
                <w:sz w:val="22"/>
                <w:szCs w:val="22"/>
              </w:rPr>
              <w:t>Boeing 787 Authorized</w:t>
            </w:r>
          </w:p>
          <w:p w14:paraId="46E3164F" w14:textId="77777777" w:rsidR="00F85577" w:rsidRPr="00F85577" w:rsidRDefault="00F85577" w:rsidP="00F85577">
            <w:pPr>
              <w:rPr>
                <w:rFonts w:cstheme="minorHAnsi"/>
                <w:sz w:val="22"/>
                <w:szCs w:val="22"/>
              </w:rPr>
            </w:pPr>
            <w:r w:rsidRPr="00F85577">
              <w:rPr>
                <w:rFonts w:cstheme="minorHAnsi"/>
                <w:sz w:val="22"/>
                <w:szCs w:val="22"/>
              </w:rPr>
              <w:t>Configuration Parser</w:t>
            </w:r>
          </w:p>
          <w:p w14:paraId="493E36D0" w14:textId="10DBA1F4" w:rsidR="00F85577" w:rsidRDefault="00F85577" w:rsidP="00F85577">
            <w:pPr>
              <w:rPr>
                <w:rFonts w:cstheme="minorHAnsi"/>
                <w:sz w:val="22"/>
                <w:szCs w:val="22"/>
              </w:rPr>
            </w:pPr>
            <w:r w:rsidRPr="00F85577">
              <w:rPr>
                <w:rFonts w:cstheme="minorHAnsi"/>
                <w:sz w:val="22"/>
                <w:szCs w:val="22"/>
              </w:rPr>
              <w:t>(APN 2333)</w:t>
            </w:r>
          </w:p>
        </w:tc>
        <w:tc>
          <w:tcPr>
            <w:tcW w:w="3544" w:type="dxa"/>
          </w:tcPr>
          <w:p w14:paraId="05826A8E" w14:textId="77777777" w:rsidR="002D5B5F" w:rsidRPr="002D5B5F" w:rsidRDefault="002D5B5F" w:rsidP="002D5B5F">
            <w:pPr>
              <w:rPr>
                <w:rFonts w:cstheme="minorHAnsi"/>
                <w:sz w:val="22"/>
                <w:szCs w:val="22"/>
              </w:rPr>
            </w:pPr>
            <w:r w:rsidRPr="002D5B5F">
              <w:rPr>
                <w:rFonts w:cstheme="minorHAnsi"/>
                <w:sz w:val="22"/>
                <w:szCs w:val="22"/>
              </w:rPr>
              <w:t>The purpose of the Boeing 787 Authorized Configuration Parser is to parse the As Delivered Authorized</w:t>
            </w:r>
          </w:p>
          <w:p w14:paraId="72C9B84E" w14:textId="773E890C" w:rsidR="00F85577" w:rsidRDefault="002D5B5F" w:rsidP="002D5B5F">
            <w:pPr>
              <w:rPr>
                <w:rFonts w:cstheme="minorHAnsi"/>
                <w:sz w:val="22"/>
                <w:szCs w:val="22"/>
              </w:rPr>
            </w:pPr>
            <w:r w:rsidRPr="002D5B5F">
              <w:rPr>
                <w:rFonts w:cstheme="minorHAnsi"/>
                <w:sz w:val="22"/>
                <w:szCs w:val="22"/>
              </w:rPr>
              <w:t>Configuration XML and create AMOS import files</w:t>
            </w:r>
          </w:p>
        </w:tc>
        <w:tc>
          <w:tcPr>
            <w:tcW w:w="3260" w:type="dxa"/>
          </w:tcPr>
          <w:p w14:paraId="3FB07402" w14:textId="77777777" w:rsidR="00F85577" w:rsidRDefault="00F85577" w:rsidP="00943F84">
            <w:pPr>
              <w:rPr>
                <w:rFonts w:cstheme="minorHAnsi"/>
                <w:sz w:val="22"/>
                <w:szCs w:val="22"/>
              </w:rPr>
            </w:pPr>
          </w:p>
        </w:tc>
      </w:tr>
      <w:tr w:rsidR="00582B3A" w:rsidRPr="0019283C" w14:paraId="00298029" w14:textId="77777777" w:rsidTr="00B243AC">
        <w:trPr>
          <w:cnfStyle w:val="000000010000" w:firstRow="0" w:lastRow="0" w:firstColumn="0" w:lastColumn="0" w:oddVBand="0" w:evenVBand="0" w:oddHBand="0" w:evenHBand="1" w:firstRowFirstColumn="0" w:firstRowLastColumn="0" w:lastRowFirstColumn="0" w:lastRowLastColumn="0"/>
        </w:trPr>
        <w:tc>
          <w:tcPr>
            <w:tcW w:w="2547" w:type="dxa"/>
          </w:tcPr>
          <w:p w14:paraId="51F9CEFC" w14:textId="77777777" w:rsidR="00582B3A" w:rsidRPr="00582B3A" w:rsidRDefault="00582B3A" w:rsidP="00582B3A">
            <w:pPr>
              <w:rPr>
                <w:rFonts w:cstheme="minorHAnsi"/>
                <w:sz w:val="22"/>
                <w:szCs w:val="22"/>
              </w:rPr>
            </w:pPr>
            <w:r w:rsidRPr="00582B3A">
              <w:rPr>
                <w:rFonts w:cstheme="minorHAnsi"/>
                <w:sz w:val="22"/>
                <w:szCs w:val="22"/>
              </w:rPr>
              <w:t>Airbus MMEL Import</w:t>
            </w:r>
          </w:p>
          <w:p w14:paraId="2F69DF7B" w14:textId="77867D80" w:rsidR="00582B3A" w:rsidRPr="00F85577" w:rsidRDefault="00582B3A" w:rsidP="00582B3A">
            <w:pPr>
              <w:rPr>
                <w:rFonts w:cstheme="minorHAnsi"/>
                <w:sz w:val="22"/>
                <w:szCs w:val="22"/>
              </w:rPr>
            </w:pPr>
            <w:r w:rsidRPr="00582B3A">
              <w:rPr>
                <w:rFonts w:cstheme="minorHAnsi"/>
                <w:sz w:val="22"/>
                <w:szCs w:val="22"/>
              </w:rPr>
              <w:t>(APN 1070)</w:t>
            </w:r>
          </w:p>
        </w:tc>
        <w:tc>
          <w:tcPr>
            <w:tcW w:w="3544" w:type="dxa"/>
          </w:tcPr>
          <w:p w14:paraId="0BAF3BB7" w14:textId="0C9A4E49" w:rsidR="00582B3A" w:rsidRDefault="008B470E" w:rsidP="00943F84">
            <w:pPr>
              <w:rPr>
                <w:rFonts w:cstheme="minorHAnsi"/>
                <w:sz w:val="22"/>
                <w:szCs w:val="22"/>
              </w:rPr>
            </w:pPr>
            <w:r>
              <w:rPr>
                <w:rFonts w:cstheme="minorHAnsi"/>
                <w:sz w:val="22"/>
                <w:szCs w:val="22"/>
              </w:rPr>
              <w:t>This Airb</w:t>
            </w:r>
            <w:r w:rsidR="00B12F78">
              <w:rPr>
                <w:rFonts w:cstheme="minorHAnsi"/>
                <w:sz w:val="22"/>
                <w:szCs w:val="22"/>
              </w:rPr>
              <w:t>us MMEL Import</w:t>
            </w:r>
          </w:p>
        </w:tc>
        <w:tc>
          <w:tcPr>
            <w:tcW w:w="3260" w:type="dxa"/>
          </w:tcPr>
          <w:p w14:paraId="5C92A0A3" w14:textId="77777777" w:rsidR="00582B3A" w:rsidRDefault="00582B3A" w:rsidP="00943F84">
            <w:pPr>
              <w:rPr>
                <w:rFonts w:cstheme="minorHAnsi"/>
                <w:sz w:val="22"/>
                <w:szCs w:val="22"/>
              </w:rPr>
            </w:pPr>
          </w:p>
        </w:tc>
      </w:tr>
      <w:tr w:rsidR="00C1323B" w:rsidRPr="0019283C" w14:paraId="17C88965" w14:textId="77777777" w:rsidTr="00B243AC">
        <w:trPr>
          <w:cnfStyle w:val="000000100000" w:firstRow="0" w:lastRow="0" w:firstColumn="0" w:lastColumn="0" w:oddVBand="0" w:evenVBand="0" w:oddHBand="1" w:evenHBand="0" w:firstRowFirstColumn="0" w:firstRowLastColumn="0" w:lastRowFirstColumn="0" w:lastRowLastColumn="0"/>
        </w:trPr>
        <w:tc>
          <w:tcPr>
            <w:tcW w:w="2547" w:type="dxa"/>
          </w:tcPr>
          <w:p w14:paraId="1C04227D" w14:textId="77777777" w:rsidR="00C1323B" w:rsidRPr="00C1323B" w:rsidRDefault="00C1323B" w:rsidP="00C1323B">
            <w:pPr>
              <w:rPr>
                <w:rFonts w:cstheme="minorHAnsi"/>
                <w:sz w:val="22"/>
                <w:szCs w:val="22"/>
              </w:rPr>
            </w:pPr>
            <w:r w:rsidRPr="00C1323B">
              <w:rPr>
                <w:rFonts w:cstheme="minorHAnsi"/>
                <w:sz w:val="22"/>
                <w:szCs w:val="22"/>
              </w:rPr>
              <w:t>APN 2818 / Allowed</w:t>
            </w:r>
          </w:p>
          <w:p w14:paraId="65ABD300" w14:textId="77777777" w:rsidR="00C1323B" w:rsidRPr="00C1323B" w:rsidRDefault="00C1323B" w:rsidP="00C1323B">
            <w:pPr>
              <w:rPr>
                <w:rFonts w:cstheme="minorHAnsi"/>
                <w:sz w:val="22"/>
                <w:szCs w:val="22"/>
              </w:rPr>
            </w:pPr>
            <w:r w:rsidRPr="00C1323B">
              <w:rPr>
                <w:rFonts w:cstheme="minorHAnsi"/>
                <w:sz w:val="22"/>
                <w:szCs w:val="22"/>
              </w:rPr>
              <w:t>Configurations Import.</w:t>
            </w:r>
          </w:p>
          <w:p w14:paraId="0BCA8CAE" w14:textId="77777777" w:rsidR="00C1323B" w:rsidRPr="00C1323B" w:rsidRDefault="00C1323B" w:rsidP="00C1323B">
            <w:pPr>
              <w:rPr>
                <w:rFonts w:cstheme="minorHAnsi"/>
                <w:sz w:val="22"/>
                <w:szCs w:val="22"/>
              </w:rPr>
            </w:pPr>
            <w:r w:rsidRPr="00C1323B">
              <w:rPr>
                <w:rFonts w:cstheme="minorHAnsi"/>
                <w:sz w:val="22"/>
                <w:szCs w:val="22"/>
              </w:rPr>
              <w:t>ATA SPEC 2300 XML</w:t>
            </w:r>
          </w:p>
          <w:p w14:paraId="75CEC3DB" w14:textId="7483B557" w:rsidR="00C1323B" w:rsidRPr="00582B3A" w:rsidRDefault="00C1323B" w:rsidP="00C1323B">
            <w:pPr>
              <w:rPr>
                <w:rFonts w:cstheme="minorHAnsi"/>
                <w:sz w:val="22"/>
                <w:szCs w:val="22"/>
              </w:rPr>
            </w:pPr>
            <w:r w:rsidRPr="00C1323B">
              <w:rPr>
                <w:rFonts w:cstheme="minorHAnsi"/>
                <w:sz w:val="22"/>
                <w:szCs w:val="22"/>
              </w:rPr>
              <w:t>import function.</w:t>
            </w:r>
          </w:p>
        </w:tc>
        <w:tc>
          <w:tcPr>
            <w:tcW w:w="3544" w:type="dxa"/>
          </w:tcPr>
          <w:p w14:paraId="183CA431" w14:textId="77777777" w:rsidR="00C1323B" w:rsidRDefault="00C1323B" w:rsidP="00943F84">
            <w:pPr>
              <w:rPr>
                <w:rFonts w:cstheme="minorHAnsi"/>
                <w:sz w:val="22"/>
                <w:szCs w:val="22"/>
              </w:rPr>
            </w:pPr>
          </w:p>
        </w:tc>
        <w:tc>
          <w:tcPr>
            <w:tcW w:w="3260" w:type="dxa"/>
          </w:tcPr>
          <w:p w14:paraId="6973BA8C" w14:textId="77777777" w:rsidR="00C1323B" w:rsidRDefault="00C1323B"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4040FADA" w:rsidR="00EC2942" w:rsidRPr="005B7A1C" w:rsidRDefault="00026B72" w:rsidP="00737F2A">
      <w:pPr>
        <w:pStyle w:val="Heading1"/>
        <w:numPr>
          <w:ilvl w:val="0"/>
          <w:numId w:val="12"/>
        </w:numPr>
        <w:spacing w:after="240"/>
        <w:rPr>
          <w:rFonts w:asciiTheme="minorHAnsi" w:hAnsiTheme="minorHAnsi" w:cstheme="minorHAnsi"/>
          <w:sz w:val="22"/>
          <w:szCs w:val="22"/>
        </w:rPr>
      </w:pPr>
      <w:bookmarkStart w:id="488" w:name="_Toc166423151"/>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488"/>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FA2937B" w:rsidR="00BF6240" w:rsidRPr="00E27EBE" w:rsidRDefault="00E27EBE" w:rsidP="00BF6240">
            <w:pPr>
              <w:rPr>
                <w:rFonts w:cstheme="minorHAnsi"/>
                <w:sz w:val="22"/>
                <w:szCs w:val="22"/>
                <w:lang w:val="en-CH"/>
              </w:rPr>
            </w:pPr>
            <w:r>
              <w:rPr>
                <w:rFonts w:cstheme="minorHAnsi"/>
                <w:sz w:val="22"/>
                <w:szCs w:val="22"/>
                <w:lang w:val="en-CH"/>
              </w:rPr>
              <w:t>-/-</w:t>
            </w:r>
          </w:p>
        </w:tc>
        <w:tc>
          <w:tcPr>
            <w:tcW w:w="2978" w:type="dxa"/>
          </w:tcPr>
          <w:p w14:paraId="2AFDF9BE" w14:textId="05CD8C62" w:rsidR="00BF6240" w:rsidRPr="00E27EBE" w:rsidRDefault="00E27EBE" w:rsidP="00BF6240">
            <w:pPr>
              <w:rPr>
                <w:rFonts w:cstheme="minorHAnsi"/>
                <w:sz w:val="22"/>
                <w:szCs w:val="22"/>
                <w:lang w:val="en-CH"/>
              </w:rPr>
            </w:pPr>
            <w:r>
              <w:rPr>
                <w:rFonts w:cstheme="minorHAnsi"/>
                <w:sz w:val="22"/>
                <w:szCs w:val="22"/>
                <w:lang w:val="en-CH"/>
              </w:rPr>
              <w:t>-/-</w:t>
            </w:r>
          </w:p>
        </w:tc>
        <w:tc>
          <w:tcPr>
            <w:tcW w:w="4677" w:type="dxa"/>
          </w:tcPr>
          <w:p w14:paraId="6C62A9D0" w14:textId="506E0D84" w:rsidR="00BF6240" w:rsidRPr="002D3385" w:rsidRDefault="002B764E" w:rsidP="00BF6240">
            <w:pPr>
              <w:rPr>
                <w:rFonts w:cstheme="minorHAnsi"/>
                <w:sz w:val="22"/>
                <w:szCs w:val="22"/>
                <w:lang w:val="en-CH"/>
              </w:rPr>
            </w:pPr>
            <w:ins w:id="489" w:author="Dupont Dimitri" w:date="2024-11-20T13:40:00Z">
              <w:r>
                <w:rPr>
                  <w:rFonts w:cstheme="minorHAnsi"/>
                  <w:sz w:val="22"/>
                  <w:szCs w:val="22"/>
                  <w:lang w:val="en-CH"/>
                </w:rPr>
                <w:t>-/-</w:t>
              </w:r>
            </w:ins>
          </w:p>
        </w:tc>
      </w:tr>
      <w:tr w:rsidR="00773B50" w:rsidRPr="0019283C" w:rsidDel="002B764E" w14:paraId="5EFD6AE7" w14:textId="4316245E" w:rsidTr="0AFE30BD">
        <w:trPr>
          <w:cnfStyle w:val="000000010000" w:firstRow="0" w:lastRow="0" w:firstColumn="0" w:lastColumn="0" w:oddVBand="0" w:evenVBand="0" w:oddHBand="0" w:evenHBand="1" w:firstRowFirstColumn="0" w:firstRowLastColumn="0" w:lastRowFirstColumn="0" w:lastRowLastColumn="0"/>
          <w:del w:id="490" w:author="Dupont Dimitri" w:date="2024-11-20T13:40:00Z"/>
        </w:trPr>
        <w:tc>
          <w:tcPr>
            <w:tcW w:w="1696" w:type="dxa"/>
          </w:tcPr>
          <w:p w14:paraId="265F4D55" w14:textId="6772D8CB" w:rsidR="00773B50" w:rsidRPr="00C64F68" w:rsidDel="002B764E" w:rsidRDefault="00773B50" w:rsidP="00BF6240">
            <w:pPr>
              <w:rPr>
                <w:del w:id="491" w:author="Dupont Dimitri" w:date="2024-11-20T13:40:00Z"/>
                <w:rFonts w:cstheme="minorHAnsi"/>
                <w:sz w:val="22"/>
                <w:szCs w:val="22"/>
                <w:lang w:val="en-CH"/>
              </w:rPr>
            </w:pPr>
          </w:p>
        </w:tc>
        <w:tc>
          <w:tcPr>
            <w:tcW w:w="2978" w:type="dxa"/>
          </w:tcPr>
          <w:p w14:paraId="31268B39" w14:textId="3BF3E0BA" w:rsidR="00773B50" w:rsidDel="002B764E" w:rsidRDefault="00773B50" w:rsidP="00BF6240">
            <w:pPr>
              <w:rPr>
                <w:del w:id="492" w:author="Dupont Dimitri" w:date="2024-11-20T13:40:00Z"/>
                <w:rFonts w:cstheme="minorHAnsi"/>
                <w:sz w:val="22"/>
                <w:szCs w:val="22"/>
              </w:rPr>
            </w:pPr>
          </w:p>
        </w:tc>
        <w:tc>
          <w:tcPr>
            <w:tcW w:w="4677" w:type="dxa"/>
          </w:tcPr>
          <w:p w14:paraId="2EB7DF47" w14:textId="16011883" w:rsidR="00773B50" w:rsidRPr="003D474A" w:rsidDel="002B764E" w:rsidRDefault="00773B50" w:rsidP="003D474A">
            <w:pPr>
              <w:jc w:val="left"/>
              <w:rPr>
                <w:del w:id="493" w:author="Dupont Dimitri" w:date="2024-11-20T13:40:00Z"/>
                <w:rFonts w:cstheme="minorHAnsi"/>
                <w:sz w:val="22"/>
                <w:szCs w:val="22"/>
                <w:lang w:val="en-CH"/>
              </w:rPr>
            </w:pPr>
          </w:p>
        </w:tc>
      </w:tr>
      <w:tr w:rsidR="00773B50" w:rsidRPr="0019283C" w:rsidDel="002B764E" w14:paraId="1AABD4FF" w14:textId="149C7456" w:rsidTr="0AFE30BD">
        <w:trPr>
          <w:cnfStyle w:val="000000100000" w:firstRow="0" w:lastRow="0" w:firstColumn="0" w:lastColumn="0" w:oddVBand="0" w:evenVBand="0" w:oddHBand="1" w:evenHBand="0" w:firstRowFirstColumn="0" w:firstRowLastColumn="0" w:lastRowFirstColumn="0" w:lastRowLastColumn="0"/>
          <w:del w:id="494" w:author="Dupont Dimitri" w:date="2024-11-20T13:40:00Z"/>
        </w:trPr>
        <w:tc>
          <w:tcPr>
            <w:tcW w:w="1696" w:type="dxa"/>
          </w:tcPr>
          <w:p w14:paraId="3F1787F3" w14:textId="437E0EA1" w:rsidR="00773B50" w:rsidDel="002B764E" w:rsidRDefault="00773B50" w:rsidP="00BF6240">
            <w:pPr>
              <w:rPr>
                <w:del w:id="495" w:author="Dupont Dimitri" w:date="2024-11-20T13:40:00Z"/>
                <w:rFonts w:cstheme="minorHAnsi"/>
                <w:sz w:val="22"/>
                <w:szCs w:val="22"/>
              </w:rPr>
            </w:pPr>
          </w:p>
        </w:tc>
        <w:tc>
          <w:tcPr>
            <w:tcW w:w="2978" w:type="dxa"/>
          </w:tcPr>
          <w:p w14:paraId="04C7381E" w14:textId="56040037" w:rsidR="00773B50" w:rsidDel="002B764E" w:rsidRDefault="00773B50" w:rsidP="00BF6240">
            <w:pPr>
              <w:rPr>
                <w:del w:id="496" w:author="Dupont Dimitri" w:date="2024-11-20T13:40:00Z"/>
                <w:rFonts w:cstheme="minorHAnsi"/>
                <w:sz w:val="22"/>
                <w:szCs w:val="22"/>
              </w:rPr>
            </w:pPr>
          </w:p>
        </w:tc>
        <w:tc>
          <w:tcPr>
            <w:tcW w:w="4677" w:type="dxa"/>
          </w:tcPr>
          <w:p w14:paraId="69C08B45" w14:textId="728933FD" w:rsidR="00773B50" w:rsidDel="002B764E" w:rsidRDefault="00773B50" w:rsidP="00BF6240">
            <w:pPr>
              <w:rPr>
                <w:del w:id="497" w:author="Dupont Dimitri" w:date="2024-11-20T13:40:00Z"/>
                <w:rFonts w:cstheme="minorHAnsi"/>
                <w:sz w:val="22"/>
                <w:szCs w:val="22"/>
              </w:rPr>
            </w:pPr>
          </w:p>
        </w:tc>
      </w:tr>
    </w:tbl>
    <w:p w14:paraId="30CCF643" w14:textId="77777777" w:rsidR="00EC2942" w:rsidRPr="0019283C" w:rsidRDefault="00EC2942" w:rsidP="00EC2942">
      <w:pPr>
        <w:rPr>
          <w:rFonts w:cstheme="minorHAnsi"/>
          <w:sz w:val="22"/>
          <w:szCs w:val="22"/>
        </w:rPr>
      </w:pPr>
      <w:bookmarkStart w:id="498"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28290D9E" w:rsidR="00BF6240" w:rsidRPr="005B7A1C" w:rsidRDefault="00EC2942" w:rsidP="00737F2A">
      <w:pPr>
        <w:pStyle w:val="Heading1"/>
        <w:numPr>
          <w:ilvl w:val="0"/>
          <w:numId w:val="12"/>
        </w:numPr>
        <w:rPr>
          <w:rFonts w:asciiTheme="minorHAnsi" w:hAnsiTheme="minorHAnsi" w:cstheme="minorHAnsi"/>
          <w:sz w:val="22"/>
          <w:szCs w:val="22"/>
        </w:rPr>
      </w:pPr>
      <w:bookmarkStart w:id="499" w:name="_Toc166423152"/>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500" w:name="_Toc159516463"/>
      <w:bookmarkStart w:id="501" w:name="_Toc159516459"/>
      <w:bookmarkEnd w:id="498"/>
      <w:bookmarkEnd w:id="499"/>
    </w:p>
    <w:p w14:paraId="05510B20" w14:textId="57C9DD7F" w:rsidR="009333CB" w:rsidRPr="005B7A1C" w:rsidRDefault="009333CB" w:rsidP="00737F2A">
      <w:pPr>
        <w:pStyle w:val="Heading1"/>
        <w:numPr>
          <w:ilvl w:val="1"/>
          <w:numId w:val="12"/>
        </w:numPr>
        <w:spacing w:after="240"/>
        <w:rPr>
          <w:rFonts w:asciiTheme="minorHAnsi" w:hAnsiTheme="minorHAnsi" w:cstheme="minorHAnsi"/>
          <w:sz w:val="22"/>
          <w:szCs w:val="22"/>
        </w:rPr>
      </w:pPr>
      <w:bookmarkStart w:id="502" w:name="_Toc166423153"/>
      <w:r>
        <w:rPr>
          <w:rFonts w:asciiTheme="minorHAnsi" w:hAnsiTheme="minorHAnsi" w:cstheme="minorHAnsi"/>
          <w:sz w:val="22"/>
          <w:szCs w:val="22"/>
        </w:rPr>
        <w:t xml:space="preserve">Process specific configuration </w:t>
      </w:r>
      <w:proofErr w:type="gramStart"/>
      <w:r>
        <w:rPr>
          <w:rFonts w:asciiTheme="minorHAnsi" w:hAnsiTheme="minorHAnsi" w:cstheme="minorHAnsi"/>
          <w:sz w:val="22"/>
          <w:szCs w:val="22"/>
        </w:rPr>
        <w:t>programmes</w:t>
      </w:r>
      <w:bookmarkEnd w:id="502"/>
      <w:proofErr w:type="gramEnd"/>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971EDF" w:rsidRPr="004F04E5" w14:paraId="5CFDA5FE"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00CAEB23" w14:textId="6A8B7D0C" w:rsidR="00971EDF" w:rsidRPr="00F40621" w:rsidRDefault="00046D3A">
            <w:pPr>
              <w:rPr>
                <w:rFonts w:cstheme="minorHAnsi"/>
                <w:sz w:val="22"/>
                <w:szCs w:val="22"/>
                <w:lang w:val="en-CH"/>
              </w:rPr>
              <w:pPrChange w:id="503" w:author="Dupont Dimitri" w:date="2024-11-20T13:45:00Z">
                <w:pPr>
                  <w:jc w:val="left"/>
                </w:pPr>
              </w:pPrChange>
            </w:pPr>
            <w:r w:rsidRPr="00BC2079">
              <w:rPr>
                <w:rFonts w:cstheme="minorHAnsi"/>
                <w:sz w:val="22"/>
                <w:szCs w:val="22"/>
                <w:lang w:val="pl-PL"/>
                <w:rPrChange w:id="504" w:author="Dupont Dimitri" w:date="2024-11-20T13:45:00Z">
                  <w:rPr>
                    <w:rFonts w:cstheme="minorHAnsi"/>
                    <w:sz w:val="22"/>
                    <w:szCs w:val="22"/>
                    <w:lang w:val="en-CH"/>
                  </w:rPr>
                </w:rPrChange>
              </w:rPr>
              <w:t>APN18</w:t>
            </w:r>
            <w:r>
              <w:rPr>
                <w:rFonts w:cstheme="minorHAnsi"/>
                <w:sz w:val="22"/>
                <w:szCs w:val="22"/>
                <w:lang w:val="pl-PL"/>
              </w:rPr>
              <w:t xml:space="preserve"> - </w:t>
            </w:r>
            <w:r w:rsidR="00586F19" w:rsidRPr="00BC2079">
              <w:rPr>
                <w:rFonts w:cstheme="minorHAnsi"/>
                <w:sz w:val="22"/>
                <w:szCs w:val="22"/>
                <w:lang w:val="pl-PL"/>
                <w:rPrChange w:id="505" w:author="Dupont Dimitri" w:date="2024-11-20T13:45:00Z">
                  <w:rPr>
                    <w:rFonts w:cstheme="minorHAnsi"/>
                    <w:sz w:val="22"/>
                    <w:szCs w:val="22"/>
                    <w:lang w:val="en-CH"/>
                  </w:rPr>
                </w:rPrChange>
              </w:rPr>
              <w:t>Basic Data</w:t>
            </w:r>
            <w:r w:rsidR="00D20A4A">
              <w:rPr>
                <w:rFonts w:cstheme="minorHAnsi"/>
                <w:sz w:val="22"/>
                <w:szCs w:val="22"/>
                <w:lang w:val="pl-PL"/>
              </w:rPr>
              <w:t xml:space="preserve"> </w:t>
            </w:r>
            <w:del w:id="506" w:author="Dupont Dimitri" w:date="2024-11-20T13:43:00Z">
              <w:r w:rsidR="00586F19" w:rsidRPr="00BC2079" w:rsidDel="004F0DAB">
                <w:rPr>
                  <w:rFonts w:cstheme="minorHAnsi"/>
                  <w:sz w:val="22"/>
                  <w:szCs w:val="22"/>
                  <w:lang w:val="pl-PL"/>
                  <w:rPrChange w:id="507" w:author="Dupont Dimitri" w:date="2024-11-20T13:45:00Z">
                    <w:rPr>
                      <w:rFonts w:cstheme="minorHAnsi"/>
                      <w:sz w:val="22"/>
                      <w:szCs w:val="22"/>
                      <w:lang w:val="en-CH"/>
                    </w:rPr>
                  </w:rPrChange>
                </w:rPr>
                <w:delText>Adminsitration</w:delText>
              </w:r>
            </w:del>
            <w:ins w:id="508" w:author="Dupont Dimitri" w:date="2024-11-20T13:43:00Z">
              <w:r w:rsidR="004F0DAB" w:rsidRPr="00BC2079">
                <w:rPr>
                  <w:rFonts w:cstheme="minorHAnsi"/>
                  <w:sz w:val="22"/>
                  <w:szCs w:val="22"/>
                  <w:lang w:val="pl-PL"/>
                  <w:rPrChange w:id="509" w:author="Dupont Dimitri" w:date="2024-11-20T13:45:00Z">
                    <w:rPr>
                      <w:rFonts w:cstheme="minorHAnsi"/>
                      <w:sz w:val="22"/>
                      <w:szCs w:val="22"/>
                      <w:lang w:val="en-CH"/>
                    </w:rPr>
                  </w:rPrChange>
                </w:rPr>
                <w:t>Administration</w:t>
              </w:r>
            </w:ins>
          </w:p>
        </w:tc>
        <w:tc>
          <w:tcPr>
            <w:tcW w:w="6386" w:type="dxa"/>
          </w:tcPr>
          <w:p w14:paraId="03AB4834" w14:textId="3B1DBFB2" w:rsidR="00971EDF" w:rsidRPr="00A7114D" w:rsidRDefault="00D20A4A" w:rsidP="00A71CCA">
            <w:pPr>
              <w:jc w:val="both"/>
              <w:rPr>
                <w:rFonts w:cstheme="minorHAnsi"/>
                <w:sz w:val="22"/>
                <w:szCs w:val="22"/>
              </w:rPr>
            </w:pPr>
            <w:r w:rsidRPr="00A7114D">
              <w:rPr>
                <w:rFonts w:cstheme="minorHAnsi"/>
                <w:sz w:val="22"/>
                <w:szCs w:val="22"/>
              </w:rPr>
              <w:t>Update</w:t>
            </w:r>
            <w:r w:rsidR="00A7114D" w:rsidRPr="00A7114D">
              <w:rPr>
                <w:rFonts w:cstheme="minorHAnsi"/>
                <w:sz w:val="22"/>
                <w:szCs w:val="22"/>
              </w:rPr>
              <w:t xml:space="preserve"> necessary Basic Data </w:t>
            </w:r>
            <w:r w:rsidR="00A7114D">
              <w:rPr>
                <w:rFonts w:cstheme="minorHAnsi"/>
                <w:sz w:val="22"/>
                <w:szCs w:val="22"/>
              </w:rPr>
              <w:t>Tables if required</w:t>
            </w:r>
          </w:p>
        </w:tc>
      </w:tr>
      <w:tr w:rsidR="00940A74" w:rsidRPr="004F04E5" w14:paraId="30490B03"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25AC4B8B" w14:textId="421A3B94" w:rsidR="00940A74" w:rsidRPr="00940A74" w:rsidRDefault="00697017" w:rsidP="00697017">
            <w:pPr>
              <w:rPr>
                <w:rFonts w:cstheme="minorHAnsi"/>
                <w:sz w:val="22"/>
                <w:szCs w:val="22"/>
                <w:lang w:val="pl-PL"/>
              </w:rPr>
            </w:pPr>
            <w:ins w:id="510" w:author="Dupont Dimitri" w:date="2024-11-20T13:49:00Z">
              <w:r>
                <w:rPr>
                  <w:rFonts w:cstheme="minorHAnsi"/>
                  <w:sz w:val="22"/>
                  <w:szCs w:val="22"/>
                  <w:lang w:val="pl-PL"/>
                </w:rPr>
                <w:t xml:space="preserve">APN 308 - </w:t>
              </w:r>
            </w:ins>
            <w:ins w:id="511" w:author="Dupont Dimitri" w:date="2024-11-20T13:47:00Z">
              <w:r w:rsidR="0000263A" w:rsidRPr="00FF5FFC">
                <w:rPr>
                  <w:rFonts w:cstheme="minorHAnsi"/>
                  <w:sz w:val="22"/>
                  <w:szCs w:val="22"/>
                  <w:lang w:val="pl-PL"/>
                </w:rPr>
                <w:t>Aircraft Admistration</w:t>
              </w:r>
            </w:ins>
            <w:del w:id="512" w:author="Dupont Dimitri" w:date="2024-11-20T13:47:00Z">
              <w:r w:rsidR="00046D3A" w:rsidDel="0000263A">
                <w:rPr>
                  <w:rFonts w:cstheme="minorHAnsi"/>
                  <w:sz w:val="22"/>
                  <w:szCs w:val="22"/>
                  <w:lang w:val="pl-PL"/>
                </w:rPr>
                <w:delText xml:space="preserve">APN 53 – </w:delText>
              </w:r>
              <w:r w:rsidR="00940A74" w:rsidDel="0000263A">
                <w:rPr>
                  <w:rFonts w:cstheme="minorHAnsi"/>
                  <w:sz w:val="22"/>
                  <w:szCs w:val="22"/>
                  <w:lang w:val="pl-PL"/>
                </w:rPr>
                <w:delText>Address Administration</w:delText>
              </w:r>
            </w:del>
          </w:p>
        </w:tc>
        <w:tc>
          <w:tcPr>
            <w:tcW w:w="6386" w:type="dxa"/>
          </w:tcPr>
          <w:p w14:paraId="5DDADC7A" w14:textId="73A1F88C" w:rsidR="00940A74" w:rsidRPr="00FD11D1" w:rsidRDefault="00E90151" w:rsidP="00A71CCA">
            <w:pPr>
              <w:jc w:val="both"/>
              <w:rPr>
                <w:rFonts w:cstheme="minorHAnsi"/>
                <w:sz w:val="22"/>
                <w:szCs w:val="22"/>
              </w:rPr>
            </w:pPr>
            <w:ins w:id="513" w:author="Dupont Dimitri" w:date="2024-11-20T13:47:00Z">
              <w:r>
                <w:rPr>
                  <w:rFonts w:cstheme="minorHAnsi"/>
                  <w:sz w:val="22"/>
                  <w:szCs w:val="22"/>
                </w:rPr>
                <w:t xml:space="preserve">Assign the </w:t>
              </w:r>
              <w:r w:rsidR="00E46C23">
                <w:rPr>
                  <w:rFonts w:cstheme="minorHAnsi"/>
                  <w:sz w:val="22"/>
                  <w:szCs w:val="22"/>
                </w:rPr>
                <w:t>M</w:t>
              </w:r>
            </w:ins>
            <w:ins w:id="514" w:author="Dupont Dimitri" w:date="2024-11-20T13:48:00Z">
              <w:r w:rsidR="00E46C23">
                <w:rPr>
                  <w:rFonts w:cstheme="minorHAnsi"/>
                  <w:sz w:val="22"/>
                  <w:szCs w:val="22"/>
                </w:rPr>
                <w:t>P to the aircraft</w:t>
              </w:r>
            </w:ins>
            <w:del w:id="515" w:author="Dupont Dimitri" w:date="2024-11-20T13:46:00Z">
              <w:r w:rsidR="005604BD" w:rsidRPr="00FD11D1" w:rsidDel="008C5C6B">
                <w:rPr>
                  <w:rFonts w:cstheme="minorHAnsi"/>
                  <w:sz w:val="22"/>
                  <w:szCs w:val="22"/>
                </w:rPr>
                <w:delText>Required</w:delText>
              </w:r>
              <w:r w:rsidR="008A4553" w:rsidRPr="00FD11D1" w:rsidDel="008C5C6B">
                <w:rPr>
                  <w:rFonts w:cstheme="minorHAnsi"/>
                  <w:sz w:val="22"/>
                  <w:szCs w:val="22"/>
                </w:rPr>
                <w:delText xml:space="preserve"> if</w:delText>
              </w:r>
              <w:r w:rsidR="008F3D9E" w:rsidRPr="00FD11D1" w:rsidDel="008C5C6B">
                <w:rPr>
                  <w:rFonts w:cstheme="minorHAnsi"/>
                  <w:sz w:val="22"/>
                  <w:szCs w:val="22"/>
                </w:rPr>
                <w:delText xml:space="preserve"> new</w:delText>
              </w:r>
              <w:r w:rsidR="008A4553" w:rsidRPr="00FD11D1" w:rsidDel="008C5C6B">
                <w:rPr>
                  <w:rFonts w:cstheme="minorHAnsi"/>
                  <w:sz w:val="22"/>
                  <w:szCs w:val="22"/>
                </w:rPr>
                <w:delText xml:space="preserve"> Aircraft Owner </w:delText>
              </w:r>
              <w:r w:rsidR="008F3D9E" w:rsidRPr="00FD11D1" w:rsidDel="008C5C6B">
                <w:rPr>
                  <w:rFonts w:cstheme="minorHAnsi"/>
                  <w:sz w:val="22"/>
                  <w:szCs w:val="22"/>
                </w:rPr>
                <w:delText xml:space="preserve">or Operator is </w:delText>
              </w:r>
              <w:r w:rsidR="00FD11D1" w:rsidDel="008C5C6B">
                <w:rPr>
                  <w:rFonts w:cstheme="minorHAnsi"/>
                  <w:sz w:val="22"/>
                  <w:szCs w:val="22"/>
                </w:rPr>
                <w:delText>entered during AC phase-in</w:delText>
              </w:r>
            </w:del>
          </w:p>
        </w:tc>
      </w:tr>
      <w:tr w:rsidR="00BC2079" w:rsidRPr="004F04E5" w14:paraId="4C39755F" w14:textId="77777777" w:rsidTr="00971EDF">
        <w:trPr>
          <w:cnfStyle w:val="000000100000" w:firstRow="0" w:lastRow="0" w:firstColumn="0" w:lastColumn="0" w:oddVBand="0" w:evenVBand="0" w:oddHBand="1" w:evenHBand="0" w:firstRowFirstColumn="0" w:firstRowLastColumn="0" w:lastRowFirstColumn="0" w:lastRowLastColumn="0"/>
          <w:ins w:id="516" w:author="Dupont Dimitri" w:date="2024-11-20T13:45:00Z"/>
        </w:trPr>
        <w:tc>
          <w:tcPr>
            <w:tcW w:w="2965" w:type="dxa"/>
          </w:tcPr>
          <w:p w14:paraId="2F96CC46" w14:textId="5CE93BEE" w:rsidR="00BC2079" w:rsidRDefault="00E46C23" w:rsidP="00046D3A">
            <w:pPr>
              <w:rPr>
                <w:ins w:id="517" w:author="Dupont Dimitri" w:date="2024-11-20T13:45:00Z"/>
                <w:rFonts w:cstheme="minorHAnsi"/>
                <w:sz w:val="22"/>
                <w:szCs w:val="22"/>
                <w:lang w:val="pl-PL"/>
              </w:rPr>
            </w:pPr>
            <w:ins w:id="518" w:author="Dupont Dimitri" w:date="2024-11-20T13:48:00Z">
              <w:r>
                <w:rPr>
                  <w:rFonts w:cstheme="minorHAnsi"/>
                  <w:sz w:val="22"/>
                  <w:szCs w:val="22"/>
                  <w:lang w:val="pl-PL"/>
                </w:rPr>
                <w:t>APN 261 – Data Transfer</w:t>
              </w:r>
            </w:ins>
          </w:p>
        </w:tc>
        <w:tc>
          <w:tcPr>
            <w:tcW w:w="6386" w:type="dxa"/>
          </w:tcPr>
          <w:p w14:paraId="47275D77" w14:textId="54341F5D" w:rsidR="00697017" w:rsidRPr="00FD11D1" w:rsidRDefault="007106B6" w:rsidP="00A71CCA">
            <w:pPr>
              <w:jc w:val="both"/>
              <w:rPr>
                <w:ins w:id="519" w:author="Dupont Dimitri" w:date="2024-11-20T13:45:00Z"/>
                <w:rFonts w:cstheme="minorHAnsi"/>
                <w:sz w:val="22"/>
                <w:szCs w:val="22"/>
              </w:rPr>
            </w:pPr>
            <w:ins w:id="520" w:author="Dupont Dimitri" w:date="2024-11-20T13:48:00Z">
              <w:r>
                <w:rPr>
                  <w:rFonts w:cstheme="minorHAnsi"/>
                  <w:sz w:val="22"/>
                  <w:szCs w:val="22"/>
                </w:rPr>
                <w:t xml:space="preserve">Define </w:t>
              </w:r>
            </w:ins>
            <w:ins w:id="521" w:author="Dupont Dimitri" w:date="2024-11-20T13:49:00Z">
              <w:r>
                <w:rPr>
                  <w:rFonts w:cstheme="minorHAnsi"/>
                  <w:sz w:val="22"/>
                  <w:szCs w:val="22"/>
                </w:rPr>
                <w:t xml:space="preserve">and prepare the relevant </w:t>
              </w:r>
              <w:proofErr w:type="spellStart"/>
              <w:r>
                <w:rPr>
                  <w:rFonts w:cstheme="minorHAnsi"/>
                  <w:sz w:val="22"/>
                  <w:szCs w:val="22"/>
                </w:rPr>
                <w:t>Xfiles</w:t>
              </w:r>
              <w:proofErr w:type="spellEnd"/>
              <w:r>
                <w:rPr>
                  <w:rFonts w:cstheme="minorHAnsi"/>
                  <w:sz w:val="22"/>
                  <w:szCs w:val="22"/>
                </w:rPr>
                <w:t xml:space="preserve"> </w:t>
              </w:r>
              <w:r w:rsidR="00697017">
                <w:rPr>
                  <w:rFonts w:cstheme="minorHAnsi"/>
                  <w:sz w:val="22"/>
                  <w:szCs w:val="22"/>
                </w:rPr>
                <w:t>needed for the Phase In. Check the consistency and upload them in AMOS.</w:t>
              </w:r>
            </w:ins>
          </w:p>
        </w:tc>
      </w:tr>
      <w:tr w:rsidR="000D6E85" w:rsidRPr="004F04E5" w14:paraId="4F56B319"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21EDAF3A" w14:textId="1E2E5CBC" w:rsidR="000D6E85" w:rsidRDefault="00697017" w:rsidP="00046D3A">
            <w:pPr>
              <w:rPr>
                <w:rFonts w:cstheme="minorHAnsi"/>
                <w:sz w:val="22"/>
                <w:szCs w:val="22"/>
                <w:lang w:val="pl-PL"/>
              </w:rPr>
            </w:pPr>
            <w:ins w:id="522" w:author="Dupont Dimitri" w:date="2024-11-20T13:49:00Z">
              <w:r>
                <w:rPr>
                  <w:rFonts w:cstheme="minorHAnsi"/>
                  <w:sz w:val="22"/>
                  <w:szCs w:val="22"/>
                  <w:lang w:val="pl-PL"/>
                </w:rPr>
                <w:t>AP</w:t>
              </w:r>
            </w:ins>
            <w:ins w:id="523" w:author="Dupont Dimitri" w:date="2024-11-20T13:50:00Z">
              <w:r>
                <w:rPr>
                  <w:rFonts w:cstheme="minorHAnsi"/>
                  <w:sz w:val="22"/>
                  <w:szCs w:val="22"/>
                  <w:lang w:val="pl-PL"/>
                </w:rPr>
                <w:t xml:space="preserve">N147 </w:t>
              </w:r>
              <w:r w:rsidR="00A368B2">
                <w:rPr>
                  <w:rFonts w:cstheme="minorHAnsi"/>
                  <w:sz w:val="22"/>
                  <w:szCs w:val="22"/>
                  <w:lang w:val="pl-PL"/>
                </w:rPr>
                <w:t>–</w:t>
              </w:r>
              <w:r>
                <w:rPr>
                  <w:rFonts w:cstheme="minorHAnsi"/>
                  <w:sz w:val="22"/>
                  <w:szCs w:val="22"/>
                  <w:lang w:val="pl-PL"/>
                </w:rPr>
                <w:t xml:space="preserve"> </w:t>
              </w:r>
              <w:r w:rsidR="00A368B2">
                <w:rPr>
                  <w:rFonts w:cstheme="minorHAnsi"/>
                  <w:sz w:val="22"/>
                  <w:szCs w:val="22"/>
                  <w:lang w:val="pl-PL"/>
                </w:rPr>
                <w:t>Rotables Administration</w:t>
              </w:r>
            </w:ins>
            <w:del w:id="524" w:author="Dupont Dimitri" w:date="2024-11-20T13:48:00Z">
              <w:r w:rsidR="000D6E85" w:rsidDel="00E46C23">
                <w:rPr>
                  <w:rFonts w:cstheme="minorHAnsi"/>
                  <w:sz w:val="22"/>
                  <w:szCs w:val="22"/>
                  <w:lang w:val="pl-PL"/>
                </w:rPr>
                <w:delText>APN 261 – Data Transfer</w:delText>
              </w:r>
            </w:del>
          </w:p>
        </w:tc>
        <w:tc>
          <w:tcPr>
            <w:tcW w:w="6386" w:type="dxa"/>
          </w:tcPr>
          <w:p w14:paraId="36680363" w14:textId="14E9CDE9" w:rsidR="000D6E85" w:rsidRPr="00FD11D1" w:rsidRDefault="00A368B2" w:rsidP="00A71CCA">
            <w:pPr>
              <w:jc w:val="both"/>
              <w:rPr>
                <w:rFonts w:cstheme="minorHAnsi"/>
                <w:sz w:val="22"/>
                <w:szCs w:val="22"/>
              </w:rPr>
            </w:pPr>
            <w:ins w:id="525" w:author="Dupont Dimitri" w:date="2024-11-20T13:50:00Z">
              <w:r>
                <w:rPr>
                  <w:rFonts w:cstheme="minorHAnsi"/>
                  <w:sz w:val="22"/>
                  <w:szCs w:val="22"/>
                </w:rPr>
                <w:t xml:space="preserve">Create the </w:t>
              </w:r>
              <w:proofErr w:type="spellStart"/>
              <w:r>
                <w:rPr>
                  <w:rFonts w:cstheme="minorHAnsi"/>
                  <w:sz w:val="22"/>
                  <w:szCs w:val="22"/>
                </w:rPr>
                <w:t>rotables</w:t>
              </w:r>
              <w:proofErr w:type="spellEnd"/>
              <w:r>
                <w:rPr>
                  <w:rFonts w:cstheme="minorHAnsi"/>
                  <w:sz w:val="22"/>
                  <w:szCs w:val="22"/>
                </w:rPr>
                <w:t xml:space="preserve"> </w:t>
              </w:r>
              <w:r w:rsidR="00AB16CF">
                <w:rPr>
                  <w:rFonts w:cstheme="minorHAnsi"/>
                  <w:sz w:val="22"/>
                  <w:szCs w:val="22"/>
                </w:rPr>
                <w:t>on the airc</w:t>
              </w:r>
            </w:ins>
            <w:ins w:id="526" w:author="Dupont Dimitri" w:date="2024-11-20T13:51:00Z">
              <w:r w:rsidR="00AB16CF">
                <w:rPr>
                  <w:rFonts w:cstheme="minorHAnsi"/>
                  <w:sz w:val="22"/>
                  <w:szCs w:val="22"/>
                </w:rPr>
                <w:t>rafts, including major components and their subcomponents as required.</w:t>
              </w:r>
            </w:ins>
          </w:p>
        </w:tc>
      </w:tr>
      <w:tr w:rsidR="00E46C23" w:rsidRPr="004F04E5" w14:paraId="733ADFF1" w14:textId="77777777" w:rsidTr="00971EDF">
        <w:trPr>
          <w:cnfStyle w:val="000000100000" w:firstRow="0" w:lastRow="0" w:firstColumn="0" w:lastColumn="0" w:oddVBand="0" w:evenVBand="0" w:oddHBand="1" w:evenHBand="0" w:firstRowFirstColumn="0" w:firstRowLastColumn="0" w:lastRowFirstColumn="0" w:lastRowLastColumn="0"/>
          <w:ins w:id="527" w:author="Dupont Dimitri" w:date="2024-11-20T13:48:00Z"/>
        </w:trPr>
        <w:tc>
          <w:tcPr>
            <w:tcW w:w="2965" w:type="dxa"/>
          </w:tcPr>
          <w:p w14:paraId="417E3E90" w14:textId="6E10EC34" w:rsidR="00E46C23" w:rsidRDefault="000B30CA" w:rsidP="00046D3A">
            <w:pPr>
              <w:rPr>
                <w:ins w:id="528" w:author="Dupont Dimitri" w:date="2024-11-20T13:48:00Z"/>
                <w:rFonts w:cstheme="minorHAnsi"/>
                <w:sz w:val="22"/>
                <w:szCs w:val="22"/>
                <w:lang w:val="pl-PL"/>
              </w:rPr>
            </w:pPr>
            <w:ins w:id="529" w:author="Dupont Dimitri" w:date="2024-11-20T13:51:00Z">
              <w:r>
                <w:rPr>
                  <w:rFonts w:cstheme="minorHAnsi"/>
                  <w:sz w:val="22"/>
                  <w:szCs w:val="22"/>
                  <w:lang w:val="pl-PL"/>
                </w:rPr>
                <w:t xml:space="preserve">APN 786 </w:t>
              </w:r>
            </w:ins>
            <w:ins w:id="530" w:author="Dupont Dimitri" w:date="2024-11-20T13:52:00Z">
              <w:r>
                <w:rPr>
                  <w:rFonts w:cstheme="minorHAnsi"/>
                  <w:sz w:val="22"/>
                  <w:szCs w:val="22"/>
                  <w:lang w:val="pl-PL"/>
                </w:rPr>
                <w:t>–</w:t>
              </w:r>
            </w:ins>
            <w:ins w:id="531" w:author="Dupont Dimitri" w:date="2024-11-20T13:51:00Z">
              <w:r>
                <w:rPr>
                  <w:rFonts w:cstheme="minorHAnsi"/>
                  <w:sz w:val="22"/>
                  <w:szCs w:val="22"/>
                  <w:lang w:val="pl-PL"/>
                </w:rPr>
                <w:t xml:space="preserve"> </w:t>
              </w:r>
            </w:ins>
            <w:ins w:id="532" w:author="Dupont Dimitri" w:date="2024-11-20T13:52:00Z">
              <w:r>
                <w:rPr>
                  <w:rFonts w:cstheme="minorHAnsi"/>
                  <w:sz w:val="22"/>
                  <w:szCs w:val="22"/>
                  <w:lang w:val="pl-PL"/>
                </w:rPr>
                <w:t>Structural Damage</w:t>
              </w:r>
            </w:ins>
          </w:p>
        </w:tc>
        <w:tc>
          <w:tcPr>
            <w:tcW w:w="6386" w:type="dxa"/>
          </w:tcPr>
          <w:p w14:paraId="2332E9AA" w14:textId="524E8685" w:rsidR="00E46C23" w:rsidRPr="00FD11D1" w:rsidRDefault="000B30CA" w:rsidP="00A71CCA">
            <w:pPr>
              <w:jc w:val="both"/>
              <w:rPr>
                <w:ins w:id="533" w:author="Dupont Dimitri" w:date="2024-11-20T13:48:00Z"/>
                <w:rFonts w:cstheme="minorHAnsi"/>
                <w:sz w:val="22"/>
                <w:szCs w:val="22"/>
              </w:rPr>
            </w:pPr>
            <w:ins w:id="534" w:author="Dupont Dimitri" w:date="2024-11-20T13:52:00Z">
              <w:r>
                <w:rPr>
                  <w:rFonts w:cstheme="minorHAnsi"/>
                  <w:sz w:val="22"/>
                  <w:szCs w:val="22"/>
                </w:rPr>
                <w:t xml:space="preserve">Create the </w:t>
              </w:r>
              <w:r w:rsidR="00112ACD">
                <w:rPr>
                  <w:rFonts w:cstheme="minorHAnsi"/>
                  <w:sz w:val="22"/>
                  <w:szCs w:val="22"/>
                </w:rPr>
                <w:t xml:space="preserve">historical </w:t>
              </w:r>
              <w:r>
                <w:rPr>
                  <w:rFonts w:cstheme="minorHAnsi"/>
                  <w:sz w:val="22"/>
                  <w:szCs w:val="22"/>
                </w:rPr>
                <w:t xml:space="preserve">structural damages </w:t>
              </w:r>
              <w:r w:rsidR="00112ACD">
                <w:rPr>
                  <w:rFonts w:cstheme="minorHAnsi"/>
                  <w:sz w:val="22"/>
                  <w:szCs w:val="22"/>
                </w:rPr>
                <w:t>entries and positions</w:t>
              </w:r>
            </w:ins>
          </w:p>
        </w:tc>
      </w:tr>
      <w:tr w:rsidR="00E46C23" w:rsidRPr="004F04E5" w14:paraId="6A5565D5" w14:textId="77777777" w:rsidTr="00971EDF">
        <w:trPr>
          <w:cnfStyle w:val="000000010000" w:firstRow="0" w:lastRow="0" w:firstColumn="0" w:lastColumn="0" w:oddVBand="0" w:evenVBand="0" w:oddHBand="0" w:evenHBand="1" w:firstRowFirstColumn="0" w:firstRowLastColumn="0" w:lastRowFirstColumn="0" w:lastRowLastColumn="0"/>
          <w:ins w:id="535" w:author="Dupont Dimitri" w:date="2024-11-20T13:48:00Z"/>
        </w:trPr>
        <w:tc>
          <w:tcPr>
            <w:tcW w:w="2965" w:type="dxa"/>
          </w:tcPr>
          <w:p w14:paraId="421E2BAA" w14:textId="1EF895DE" w:rsidR="00E46C23" w:rsidRDefault="00273AEB" w:rsidP="00046D3A">
            <w:pPr>
              <w:rPr>
                <w:ins w:id="536" w:author="Dupont Dimitri" w:date="2024-11-20T13:48:00Z"/>
                <w:rFonts w:cstheme="minorHAnsi"/>
                <w:sz w:val="22"/>
                <w:szCs w:val="22"/>
                <w:lang w:val="pl-PL"/>
              </w:rPr>
            </w:pPr>
            <w:ins w:id="537" w:author="Dupont Dimitri" w:date="2024-11-20T13:53:00Z">
              <w:r>
                <w:rPr>
                  <w:rFonts w:cstheme="minorHAnsi"/>
                  <w:sz w:val="22"/>
                  <w:szCs w:val="22"/>
                  <w:lang w:val="pl-PL"/>
                </w:rPr>
                <w:t>APN 1895 – Maintenance Event Initialiser</w:t>
              </w:r>
            </w:ins>
          </w:p>
        </w:tc>
        <w:tc>
          <w:tcPr>
            <w:tcW w:w="6386" w:type="dxa"/>
          </w:tcPr>
          <w:p w14:paraId="1A7DE20A" w14:textId="51C422EE" w:rsidR="00E46C23" w:rsidRPr="00FD11D1" w:rsidRDefault="00402267" w:rsidP="00A71CCA">
            <w:pPr>
              <w:jc w:val="both"/>
              <w:rPr>
                <w:ins w:id="538" w:author="Dupont Dimitri" w:date="2024-11-20T13:48:00Z"/>
                <w:rFonts w:cstheme="minorHAnsi"/>
                <w:sz w:val="22"/>
                <w:szCs w:val="22"/>
              </w:rPr>
            </w:pPr>
            <w:ins w:id="539" w:author="Dupont Dimitri" w:date="2024-11-20T13:53:00Z">
              <w:r>
                <w:rPr>
                  <w:rFonts w:cstheme="minorHAnsi"/>
                  <w:sz w:val="22"/>
                  <w:szCs w:val="22"/>
                </w:rPr>
                <w:t xml:space="preserve">Initialize the parts requirements, the </w:t>
              </w:r>
              <w:proofErr w:type="gramStart"/>
              <w:r>
                <w:rPr>
                  <w:rFonts w:cstheme="minorHAnsi"/>
                  <w:sz w:val="22"/>
                  <w:szCs w:val="22"/>
                </w:rPr>
                <w:t>tasks</w:t>
              </w:r>
              <w:proofErr w:type="gramEnd"/>
              <w:r>
                <w:rPr>
                  <w:rFonts w:cstheme="minorHAnsi"/>
                  <w:sz w:val="22"/>
                  <w:szCs w:val="22"/>
                </w:rPr>
                <w:t xml:space="preserve"> and the checks</w:t>
              </w:r>
            </w:ins>
          </w:p>
        </w:tc>
      </w:tr>
      <w:tr w:rsidR="00E46C23" w:rsidRPr="004F04E5" w14:paraId="0F337005" w14:textId="77777777" w:rsidTr="00971EDF">
        <w:trPr>
          <w:cnfStyle w:val="000000100000" w:firstRow="0" w:lastRow="0" w:firstColumn="0" w:lastColumn="0" w:oddVBand="0" w:evenVBand="0" w:oddHBand="1" w:evenHBand="0" w:firstRowFirstColumn="0" w:firstRowLastColumn="0" w:lastRowFirstColumn="0" w:lastRowLastColumn="0"/>
          <w:ins w:id="540" w:author="Dupont Dimitri" w:date="2024-11-20T13:48:00Z"/>
        </w:trPr>
        <w:tc>
          <w:tcPr>
            <w:tcW w:w="2965" w:type="dxa"/>
          </w:tcPr>
          <w:p w14:paraId="1D260693" w14:textId="2880FB5B" w:rsidR="00E46C23" w:rsidRDefault="00402267" w:rsidP="00046D3A">
            <w:pPr>
              <w:rPr>
                <w:ins w:id="541" w:author="Dupont Dimitri" w:date="2024-11-20T13:48:00Z"/>
                <w:rFonts w:cstheme="minorHAnsi"/>
                <w:sz w:val="22"/>
                <w:szCs w:val="22"/>
                <w:lang w:val="pl-PL"/>
              </w:rPr>
            </w:pPr>
            <w:ins w:id="542" w:author="Dupont Dimitri" w:date="2024-11-20T13:54:00Z">
              <w:r>
                <w:rPr>
                  <w:rFonts w:cstheme="minorHAnsi"/>
                  <w:sz w:val="22"/>
                  <w:szCs w:val="22"/>
                  <w:lang w:val="pl-PL"/>
                </w:rPr>
                <w:t xml:space="preserve">APN </w:t>
              </w:r>
              <w:r w:rsidR="000233E6">
                <w:rPr>
                  <w:rFonts w:cstheme="minorHAnsi"/>
                  <w:sz w:val="22"/>
                  <w:szCs w:val="22"/>
                  <w:lang w:val="pl-PL"/>
                </w:rPr>
                <w:t>1418 – Workorder</w:t>
              </w:r>
            </w:ins>
          </w:p>
        </w:tc>
        <w:tc>
          <w:tcPr>
            <w:tcW w:w="6386" w:type="dxa"/>
          </w:tcPr>
          <w:p w14:paraId="56D6F2F4" w14:textId="3D2C5C49" w:rsidR="00E46C23" w:rsidRPr="00FD11D1" w:rsidRDefault="00B84508" w:rsidP="00A71CCA">
            <w:pPr>
              <w:jc w:val="both"/>
              <w:rPr>
                <w:ins w:id="543" w:author="Dupont Dimitri" w:date="2024-11-20T13:48:00Z"/>
                <w:rFonts w:cstheme="minorHAnsi"/>
                <w:sz w:val="22"/>
                <w:szCs w:val="22"/>
              </w:rPr>
            </w:pPr>
            <w:ins w:id="544" w:author="Dupont Dimitri" w:date="2024-11-20T13:54:00Z">
              <w:r>
                <w:rPr>
                  <w:rFonts w:cstheme="minorHAnsi"/>
                  <w:sz w:val="22"/>
                  <w:szCs w:val="22"/>
                </w:rPr>
                <w:t xml:space="preserve">Enter unscheduled </w:t>
              </w:r>
            </w:ins>
            <w:ins w:id="545" w:author="Dupont Dimitri" w:date="2024-11-20T13:55:00Z">
              <w:r w:rsidR="00E84C12">
                <w:rPr>
                  <w:rFonts w:cstheme="minorHAnsi"/>
                  <w:sz w:val="22"/>
                  <w:szCs w:val="22"/>
                </w:rPr>
                <w:t>maintenance events</w:t>
              </w:r>
            </w:ins>
          </w:p>
        </w:tc>
      </w:tr>
      <w:tr w:rsidR="00E46C23" w:rsidRPr="004F04E5" w14:paraId="32E2F526" w14:textId="77777777" w:rsidTr="00971EDF">
        <w:trPr>
          <w:cnfStyle w:val="000000010000" w:firstRow="0" w:lastRow="0" w:firstColumn="0" w:lastColumn="0" w:oddVBand="0" w:evenVBand="0" w:oddHBand="0" w:evenHBand="1" w:firstRowFirstColumn="0" w:firstRowLastColumn="0" w:lastRowFirstColumn="0" w:lastRowLastColumn="0"/>
          <w:ins w:id="546" w:author="Dupont Dimitri" w:date="2024-11-20T13:48:00Z"/>
        </w:trPr>
        <w:tc>
          <w:tcPr>
            <w:tcW w:w="2965" w:type="dxa"/>
          </w:tcPr>
          <w:p w14:paraId="0C373916" w14:textId="5614241B" w:rsidR="00E46C23" w:rsidRDefault="00E84C12" w:rsidP="00046D3A">
            <w:pPr>
              <w:rPr>
                <w:ins w:id="547" w:author="Dupont Dimitri" w:date="2024-11-20T13:48:00Z"/>
                <w:rFonts w:cstheme="minorHAnsi"/>
                <w:sz w:val="22"/>
                <w:szCs w:val="22"/>
                <w:lang w:val="pl-PL"/>
              </w:rPr>
            </w:pPr>
            <w:ins w:id="548" w:author="Dupont Dimitri" w:date="2024-11-20T13:55:00Z">
              <w:r>
                <w:rPr>
                  <w:rFonts w:cstheme="minorHAnsi"/>
                  <w:sz w:val="22"/>
                  <w:szCs w:val="22"/>
                  <w:lang w:val="pl-PL"/>
                </w:rPr>
                <w:t>A</w:t>
              </w:r>
              <w:r w:rsidR="00F343C8">
                <w:rPr>
                  <w:rFonts w:cstheme="minorHAnsi"/>
                  <w:sz w:val="22"/>
                  <w:szCs w:val="22"/>
                  <w:lang w:val="pl-PL"/>
                </w:rPr>
                <w:t>PN</w:t>
              </w:r>
              <w:r>
                <w:rPr>
                  <w:rFonts w:cstheme="minorHAnsi"/>
                  <w:sz w:val="22"/>
                  <w:szCs w:val="22"/>
                  <w:lang w:val="pl-PL"/>
                </w:rPr>
                <w:t xml:space="preserve"> </w:t>
              </w:r>
              <w:r w:rsidR="00F343C8">
                <w:rPr>
                  <w:rFonts w:cstheme="minorHAnsi"/>
                  <w:sz w:val="22"/>
                  <w:szCs w:val="22"/>
                  <w:lang w:val="pl-PL"/>
                </w:rPr>
                <w:t xml:space="preserve">3658 </w:t>
              </w:r>
            </w:ins>
            <w:ins w:id="549" w:author="Dupont Dimitri" w:date="2024-11-20T13:56:00Z">
              <w:r w:rsidR="00F343C8">
                <w:rPr>
                  <w:rFonts w:cstheme="minorHAnsi"/>
                  <w:sz w:val="22"/>
                  <w:szCs w:val="22"/>
                  <w:lang w:val="pl-PL"/>
                </w:rPr>
                <w:t>–</w:t>
              </w:r>
            </w:ins>
            <w:ins w:id="550" w:author="Dupont Dimitri" w:date="2024-11-20T13:55:00Z">
              <w:r w:rsidR="00F343C8">
                <w:rPr>
                  <w:rFonts w:cstheme="minorHAnsi"/>
                  <w:sz w:val="22"/>
                  <w:szCs w:val="22"/>
                  <w:lang w:val="pl-PL"/>
                </w:rPr>
                <w:t xml:space="preserve"> </w:t>
              </w:r>
            </w:ins>
            <w:ins w:id="551" w:author="Dupont Dimitri" w:date="2024-11-20T13:56:00Z">
              <w:r w:rsidR="00F343C8">
                <w:rPr>
                  <w:rFonts w:cstheme="minorHAnsi"/>
                  <w:sz w:val="22"/>
                  <w:szCs w:val="22"/>
                  <w:lang w:val="pl-PL"/>
                </w:rPr>
                <w:t>Configuration Assignment</w:t>
              </w:r>
            </w:ins>
          </w:p>
        </w:tc>
        <w:tc>
          <w:tcPr>
            <w:tcW w:w="6386" w:type="dxa"/>
          </w:tcPr>
          <w:p w14:paraId="3D95B238" w14:textId="46770F74" w:rsidR="00E46C23" w:rsidRPr="00FD11D1" w:rsidRDefault="000A76B1" w:rsidP="00A71CCA">
            <w:pPr>
              <w:jc w:val="both"/>
              <w:rPr>
                <w:ins w:id="552" w:author="Dupont Dimitri" w:date="2024-11-20T13:48:00Z"/>
                <w:rFonts w:cstheme="minorHAnsi"/>
                <w:sz w:val="22"/>
                <w:szCs w:val="22"/>
              </w:rPr>
            </w:pPr>
            <w:ins w:id="553" w:author="Dupont Dimitri" w:date="2024-11-20T13:56:00Z">
              <w:r>
                <w:rPr>
                  <w:rFonts w:cstheme="minorHAnsi"/>
                  <w:sz w:val="22"/>
                  <w:szCs w:val="22"/>
                </w:rPr>
                <w:t>Assign a configuration to the aircraft</w:t>
              </w:r>
            </w:ins>
          </w:p>
        </w:tc>
      </w:tr>
      <w:tr w:rsidR="00EF3CE6" w:rsidRPr="004F04E5" w14:paraId="4B3713BF"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49E26D6D" w14:textId="7323590F" w:rsidR="00EF3CE6" w:rsidRDefault="00EF3CE6" w:rsidP="00046D3A">
            <w:pPr>
              <w:rPr>
                <w:rFonts w:cstheme="minorHAnsi"/>
                <w:sz w:val="22"/>
                <w:szCs w:val="22"/>
                <w:lang w:val="pl-PL"/>
              </w:rPr>
            </w:pPr>
            <w:r>
              <w:rPr>
                <w:rFonts w:cstheme="minorHAnsi"/>
                <w:sz w:val="22"/>
                <w:szCs w:val="22"/>
                <w:lang w:val="pl-PL"/>
              </w:rPr>
              <w:t xml:space="preserve">APN 1828 </w:t>
            </w:r>
            <w:r w:rsidR="00193B45">
              <w:rPr>
                <w:rFonts w:cstheme="minorHAnsi"/>
                <w:sz w:val="22"/>
                <w:szCs w:val="22"/>
                <w:lang w:val="pl-PL"/>
              </w:rPr>
              <w:t>–</w:t>
            </w:r>
            <w:r>
              <w:rPr>
                <w:rFonts w:cstheme="minorHAnsi"/>
                <w:sz w:val="22"/>
                <w:szCs w:val="22"/>
                <w:lang w:val="pl-PL"/>
              </w:rPr>
              <w:t xml:space="preserve"> </w:t>
            </w:r>
            <w:r w:rsidR="00193B45">
              <w:rPr>
                <w:rFonts w:cstheme="minorHAnsi"/>
                <w:sz w:val="22"/>
                <w:szCs w:val="22"/>
                <w:lang w:val="pl-PL"/>
              </w:rPr>
              <w:t>Software Booking</w:t>
            </w:r>
          </w:p>
        </w:tc>
        <w:tc>
          <w:tcPr>
            <w:tcW w:w="6386" w:type="dxa"/>
          </w:tcPr>
          <w:p w14:paraId="0E8CD0E8" w14:textId="7504A1B6" w:rsidR="00EF3CE6" w:rsidRDefault="00193B45" w:rsidP="00A71CCA">
            <w:pPr>
              <w:jc w:val="both"/>
              <w:rPr>
                <w:rFonts w:cstheme="minorHAnsi"/>
                <w:sz w:val="22"/>
                <w:szCs w:val="22"/>
              </w:rPr>
            </w:pPr>
            <w:r>
              <w:rPr>
                <w:rFonts w:cstheme="minorHAnsi"/>
                <w:sz w:val="22"/>
                <w:szCs w:val="22"/>
              </w:rPr>
              <w:t>Create the software on the aircraft and assemblies.</w:t>
            </w:r>
          </w:p>
        </w:tc>
      </w:tr>
    </w:tbl>
    <w:p w14:paraId="6C0485D1" w14:textId="69604F26" w:rsidR="00EC2942" w:rsidRPr="005B7A1C" w:rsidRDefault="00EC2942" w:rsidP="00737F2A">
      <w:pPr>
        <w:pStyle w:val="Heading1"/>
        <w:numPr>
          <w:ilvl w:val="1"/>
          <w:numId w:val="12"/>
        </w:numPr>
        <w:spacing w:after="240"/>
        <w:rPr>
          <w:rFonts w:asciiTheme="minorHAnsi" w:hAnsiTheme="minorHAnsi" w:cstheme="minorHAnsi"/>
          <w:sz w:val="22"/>
          <w:szCs w:val="22"/>
        </w:rPr>
      </w:pPr>
      <w:bookmarkStart w:id="554" w:name="_Toc166423154"/>
      <w:r w:rsidRPr="004F04E5">
        <w:rPr>
          <w:rFonts w:asciiTheme="minorHAnsi" w:hAnsiTheme="minorHAnsi" w:cstheme="minorHAnsi"/>
          <w:sz w:val="22"/>
          <w:szCs w:val="22"/>
        </w:rPr>
        <w:t>Basic Data</w:t>
      </w:r>
      <w:bookmarkEnd w:id="554"/>
      <w:r w:rsidRPr="004F04E5">
        <w:rPr>
          <w:rFonts w:asciiTheme="minorHAnsi" w:hAnsiTheme="minorHAnsi" w:cstheme="minorHAnsi"/>
          <w:sz w:val="22"/>
          <w:szCs w:val="22"/>
        </w:rPr>
        <w:t xml:space="preserve"> </w:t>
      </w:r>
      <w:bookmarkEnd w:id="500"/>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D4417E" w:rsidRPr="004F04E5" w14:paraId="662CD17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7E4723" w14:textId="71A7C347" w:rsidR="00D4417E" w:rsidRPr="00E63755" w:rsidRDefault="00E63755" w:rsidP="00EE0040">
            <w:pPr>
              <w:jc w:val="left"/>
              <w:rPr>
                <w:rFonts w:cstheme="minorHAnsi"/>
                <w:sz w:val="22"/>
                <w:szCs w:val="22"/>
              </w:rPr>
            </w:pPr>
            <w:r w:rsidRPr="00E63755">
              <w:rPr>
                <w:rFonts w:cstheme="minorHAnsi"/>
                <w:sz w:val="22"/>
                <w:szCs w:val="22"/>
              </w:rPr>
              <w:t>Ref. to</w:t>
            </w:r>
            <w:r w:rsidR="00DA7631">
              <w:rPr>
                <w:rFonts w:cstheme="minorHAnsi"/>
                <w:sz w:val="22"/>
                <w:szCs w:val="22"/>
              </w:rPr>
              <w:t xml:space="preserve"> Basic Data Tables</w:t>
            </w:r>
            <w:r w:rsidR="00CB3E84">
              <w:rPr>
                <w:rFonts w:cstheme="minorHAnsi"/>
                <w:sz w:val="22"/>
                <w:szCs w:val="22"/>
              </w:rPr>
              <w:t xml:space="preserve"> of e</w:t>
            </w:r>
            <w:r w:rsidR="00CB3E84" w:rsidRPr="00CB3E84">
              <w:rPr>
                <w:rFonts w:cstheme="minorHAnsi"/>
                <w:sz w:val="22"/>
                <w:szCs w:val="22"/>
              </w:rPr>
              <w:t>ach sub-process</w:t>
            </w:r>
          </w:p>
        </w:tc>
        <w:tc>
          <w:tcPr>
            <w:tcW w:w="6662" w:type="dxa"/>
          </w:tcPr>
          <w:p w14:paraId="407BBDCA" w14:textId="5EC82A5A" w:rsidR="00D4417E" w:rsidRPr="005E787F" w:rsidRDefault="005E787F" w:rsidP="00A71CCA">
            <w:pPr>
              <w:jc w:val="both"/>
              <w:rPr>
                <w:rFonts w:cstheme="minorHAnsi"/>
                <w:sz w:val="22"/>
                <w:szCs w:val="22"/>
                <w:lang w:val="en-CH"/>
              </w:rPr>
            </w:pPr>
            <w:r>
              <w:rPr>
                <w:rFonts w:cstheme="minorHAnsi"/>
                <w:sz w:val="22"/>
                <w:szCs w:val="22"/>
                <w:lang w:val="en-CH"/>
              </w:rPr>
              <w:t>-/-</w:t>
            </w:r>
          </w:p>
        </w:tc>
      </w:tr>
    </w:tbl>
    <w:p w14:paraId="150E0DBE" w14:textId="77777777" w:rsidR="00EC2942" w:rsidRPr="004F04E5" w:rsidRDefault="00EC2942" w:rsidP="00EC2942">
      <w:pPr>
        <w:rPr>
          <w:rFonts w:cstheme="minorHAnsi"/>
          <w:sz w:val="22"/>
          <w:szCs w:val="22"/>
        </w:rPr>
      </w:pPr>
    </w:p>
    <w:p w14:paraId="32D0738F" w14:textId="2A15306B" w:rsidR="00EC2942" w:rsidRPr="005B7A1C" w:rsidRDefault="00EC2942" w:rsidP="00737F2A">
      <w:pPr>
        <w:pStyle w:val="Heading1"/>
        <w:numPr>
          <w:ilvl w:val="1"/>
          <w:numId w:val="12"/>
        </w:numPr>
        <w:spacing w:after="240"/>
        <w:rPr>
          <w:rFonts w:asciiTheme="minorHAnsi" w:hAnsiTheme="minorHAnsi" w:cstheme="minorHAnsi"/>
          <w:sz w:val="22"/>
          <w:szCs w:val="22"/>
        </w:rPr>
      </w:pPr>
      <w:bookmarkStart w:id="555" w:name="_Toc166423155"/>
      <w:r w:rsidRPr="004F04E5">
        <w:rPr>
          <w:rFonts w:asciiTheme="minorHAnsi" w:hAnsiTheme="minorHAnsi" w:cstheme="minorHAnsi"/>
          <w:sz w:val="22"/>
          <w:szCs w:val="22"/>
        </w:rPr>
        <w:t>Parameters</w:t>
      </w:r>
      <w:bookmarkEnd w:id="501"/>
      <w:bookmarkEnd w:id="555"/>
    </w:p>
    <w:tbl>
      <w:tblPr>
        <w:tblStyle w:val="TableAMOS"/>
        <w:tblW w:w="9351" w:type="dxa"/>
        <w:tblLook w:val="04A0" w:firstRow="1" w:lastRow="0" w:firstColumn="1" w:lastColumn="0" w:noHBand="0" w:noVBand="1"/>
      </w:tblPr>
      <w:tblGrid>
        <w:gridCol w:w="1184"/>
        <w:gridCol w:w="1961"/>
        <w:gridCol w:w="5246"/>
        <w:gridCol w:w="960"/>
      </w:tblGrid>
      <w:tr w:rsidR="00BF6240" w:rsidRPr="004F04E5" w14:paraId="6730B7BF" w14:textId="64AE94DB"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 w:val="22"/>
                <w:szCs w:val="22"/>
              </w:rPr>
            </w:pPr>
            <w:r w:rsidRPr="004F04E5">
              <w:rPr>
                <w:rFonts w:cstheme="minorHAnsi"/>
                <w:sz w:val="22"/>
                <w:szCs w:val="22"/>
              </w:rPr>
              <w:t>Parameter Code</w:t>
            </w:r>
          </w:p>
        </w:tc>
        <w:tc>
          <w:tcPr>
            <w:tcW w:w="1961" w:type="dxa"/>
          </w:tcPr>
          <w:p w14:paraId="7B915D14" w14:textId="77777777" w:rsidR="00BF6240" w:rsidRPr="004F04E5" w:rsidRDefault="00BF6240" w:rsidP="00BD77BB">
            <w:pPr>
              <w:rPr>
                <w:rFonts w:cstheme="minorHAnsi"/>
                <w:sz w:val="22"/>
                <w:szCs w:val="22"/>
              </w:rPr>
            </w:pPr>
            <w:r w:rsidRPr="004F04E5">
              <w:rPr>
                <w:rFonts w:cstheme="minorHAnsi"/>
                <w:sz w:val="22"/>
                <w:szCs w:val="22"/>
              </w:rPr>
              <w:t>Parameter Name</w:t>
            </w:r>
          </w:p>
        </w:tc>
        <w:tc>
          <w:tcPr>
            <w:tcW w:w="5246" w:type="dxa"/>
          </w:tcPr>
          <w:p w14:paraId="12ACCD6B" w14:textId="11E28080" w:rsidR="00BF6240" w:rsidRPr="004F04E5" w:rsidRDefault="00BF6240" w:rsidP="00BD77BB">
            <w:pPr>
              <w:rPr>
                <w:rFonts w:cstheme="minorHAnsi"/>
                <w:sz w:val="22"/>
                <w:szCs w:val="22"/>
              </w:rPr>
            </w:pPr>
            <w:r w:rsidRPr="004F04E5">
              <w:rPr>
                <w:rFonts w:cstheme="minorHAnsi"/>
                <w:sz w:val="22"/>
                <w:szCs w:val="22"/>
              </w:rPr>
              <w:t>Notes</w:t>
            </w:r>
          </w:p>
        </w:tc>
        <w:tc>
          <w:tcPr>
            <w:tcW w:w="960" w:type="dxa"/>
          </w:tcPr>
          <w:p w14:paraId="18918BA7" w14:textId="77777777" w:rsidR="00BF6240" w:rsidRPr="004F04E5" w:rsidRDefault="00BF6240" w:rsidP="00BD77BB">
            <w:pPr>
              <w:rPr>
                <w:rFonts w:cstheme="minorHAnsi"/>
                <w:sz w:val="22"/>
                <w:szCs w:val="22"/>
              </w:rPr>
            </w:pPr>
          </w:p>
        </w:tc>
      </w:tr>
      <w:tr w:rsidR="00B7481C" w:rsidRPr="004F04E5" w14:paraId="38CA7A8C"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73776151" w14:textId="7DA64D72" w:rsidR="00B7481C" w:rsidRPr="00996701" w:rsidRDefault="00F968CF" w:rsidP="00B7481C">
            <w:pPr>
              <w:rPr>
                <w:rFonts w:cstheme="minorHAnsi"/>
                <w:sz w:val="22"/>
                <w:szCs w:val="22"/>
                <w:lang w:val="en-CH"/>
              </w:rPr>
            </w:pPr>
            <w:bookmarkStart w:id="556" w:name="_Hlk183004034"/>
            <w:r w:rsidRPr="00F968CF">
              <w:rPr>
                <w:rFonts w:cstheme="minorHAnsi"/>
                <w:sz w:val="22"/>
                <w:szCs w:val="22"/>
                <w:lang w:val="en-CH"/>
              </w:rPr>
              <w:t>1609</w:t>
            </w:r>
          </w:p>
        </w:tc>
        <w:tc>
          <w:tcPr>
            <w:tcW w:w="1961" w:type="dxa"/>
          </w:tcPr>
          <w:p w14:paraId="45DD668C" w14:textId="0DEE12F7" w:rsidR="002A40B8" w:rsidRPr="004F04E5" w:rsidRDefault="00CC0302" w:rsidP="006D487F">
            <w:pPr>
              <w:jc w:val="left"/>
              <w:rPr>
                <w:rFonts w:cstheme="minorHAnsi"/>
                <w:sz w:val="22"/>
                <w:szCs w:val="22"/>
              </w:rPr>
            </w:pPr>
            <w:r w:rsidRPr="00CC0302">
              <w:rPr>
                <w:rFonts w:cstheme="minorHAnsi"/>
                <w:sz w:val="22"/>
                <w:szCs w:val="22"/>
              </w:rPr>
              <w:t>Data Transfer Statistics Update</w:t>
            </w:r>
          </w:p>
        </w:tc>
        <w:tc>
          <w:tcPr>
            <w:tcW w:w="5246" w:type="dxa"/>
          </w:tcPr>
          <w:p w14:paraId="54DA2AB3" w14:textId="01B37870" w:rsidR="0061510B" w:rsidRPr="0061510B" w:rsidRDefault="0061510B" w:rsidP="0061510B">
            <w:pPr>
              <w:jc w:val="both"/>
              <w:rPr>
                <w:rFonts w:cstheme="minorHAnsi"/>
                <w:sz w:val="22"/>
                <w:szCs w:val="22"/>
              </w:rPr>
            </w:pPr>
            <w:r w:rsidRPr="0061510B">
              <w:rPr>
                <w:rFonts w:cstheme="minorHAnsi"/>
                <w:sz w:val="22"/>
                <w:szCs w:val="22"/>
              </w:rPr>
              <w:t>Enable or disable the automatic statistic updates triggered by data transfer on the server:</w:t>
            </w:r>
          </w:p>
          <w:p w14:paraId="658028E2" w14:textId="145675F1" w:rsidR="0061510B" w:rsidRPr="0061510B" w:rsidRDefault="0061510B" w:rsidP="0061510B">
            <w:pPr>
              <w:jc w:val="both"/>
              <w:rPr>
                <w:rFonts w:cstheme="minorHAnsi"/>
                <w:sz w:val="22"/>
                <w:szCs w:val="22"/>
              </w:rPr>
            </w:pPr>
            <w:r w:rsidRPr="0061510B">
              <w:rPr>
                <w:rFonts w:cstheme="minorHAnsi"/>
                <w:sz w:val="22"/>
                <w:szCs w:val="22"/>
              </w:rPr>
              <w:t>String value = "Y" -&gt; Statistics updates are enabled</w:t>
            </w:r>
          </w:p>
          <w:p w14:paraId="59B3E818" w14:textId="00AD5539" w:rsidR="00B7481C" w:rsidRPr="004F04E5" w:rsidRDefault="0061510B" w:rsidP="0061510B">
            <w:pPr>
              <w:jc w:val="both"/>
              <w:rPr>
                <w:rFonts w:cstheme="minorHAnsi"/>
                <w:sz w:val="22"/>
                <w:szCs w:val="22"/>
              </w:rPr>
            </w:pPr>
            <w:r w:rsidRPr="0061510B">
              <w:rPr>
                <w:rFonts w:cstheme="minorHAnsi"/>
                <w:sz w:val="22"/>
                <w:szCs w:val="22"/>
              </w:rPr>
              <w:t>String value = "N" -&gt; Statistics updates are disabled</w:t>
            </w:r>
          </w:p>
        </w:tc>
        <w:tc>
          <w:tcPr>
            <w:tcW w:w="960" w:type="dxa"/>
          </w:tcPr>
          <w:p w14:paraId="65DBB563" w14:textId="77777777" w:rsidR="00B7481C" w:rsidRPr="004F04E5" w:rsidRDefault="00B7481C" w:rsidP="002A40B8">
            <w:pPr>
              <w:jc w:val="both"/>
              <w:rPr>
                <w:rFonts w:cstheme="minorHAnsi"/>
                <w:sz w:val="22"/>
                <w:szCs w:val="22"/>
              </w:rPr>
            </w:pPr>
          </w:p>
        </w:tc>
      </w:tr>
      <w:bookmarkEnd w:id="556"/>
      <w:tr w:rsidR="00CC0302" w:rsidRPr="004F04E5" w14:paraId="0731ED78"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03F48E75" w14:textId="766BB742" w:rsidR="00CC0302" w:rsidRPr="00F968CF" w:rsidRDefault="00CC0302" w:rsidP="00B7481C">
            <w:pPr>
              <w:rPr>
                <w:rFonts w:cstheme="minorHAnsi"/>
                <w:sz w:val="22"/>
                <w:szCs w:val="22"/>
                <w:lang w:val="en-CH"/>
              </w:rPr>
            </w:pPr>
            <w:r w:rsidRPr="00CC0302">
              <w:rPr>
                <w:rFonts w:cstheme="minorHAnsi"/>
                <w:sz w:val="22"/>
                <w:szCs w:val="22"/>
                <w:lang w:val="en-CH"/>
              </w:rPr>
              <w:t>1718</w:t>
            </w:r>
          </w:p>
        </w:tc>
        <w:tc>
          <w:tcPr>
            <w:tcW w:w="1961" w:type="dxa"/>
          </w:tcPr>
          <w:p w14:paraId="5809C624" w14:textId="3FC8DA65" w:rsidR="00CC0302" w:rsidRPr="00CC0302" w:rsidRDefault="00CC0302" w:rsidP="006D487F">
            <w:pPr>
              <w:jc w:val="left"/>
              <w:rPr>
                <w:rFonts w:cstheme="minorHAnsi"/>
                <w:sz w:val="22"/>
                <w:szCs w:val="22"/>
              </w:rPr>
            </w:pPr>
            <w:r w:rsidRPr="00CC0302">
              <w:rPr>
                <w:rFonts w:cstheme="minorHAnsi"/>
                <w:sz w:val="22"/>
                <w:szCs w:val="22"/>
              </w:rPr>
              <w:t>Enable multiple workers for selected data transfer files</w:t>
            </w:r>
          </w:p>
        </w:tc>
        <w:tc>
          <w:tcPr>
            <w:tcW w:w="5246" w:type="dxa"/>
          </w:tcPr>
          <w:p w14:paraId="0A03304B" w14:textId="2568D8A1" w:rsidR="00CC0302" w:rsidRPr="004F04E5" w:rsidRDefault="00CF6C48" w:rsidP="002A40B8">
            <w:pPr>
              <w:jc w:val="both"/>
              <w:rPr>
                <w:rFonts w:cstheme="minorHAnsi"/>
                <w:sz w:val="22"/>
                <w:szCs w:val="22"/>
              </w:rPr>
            </w:pPr>
            <w:r w:rsidRPr="00CF6C48">
              <w:rPr>
                <w:rFonts w:cstheme="minorHAnsi"/>
                <w:sz w:val="22"/>
                <w:szCs w:val="22"/>
              </w:rPr>
              <w:t>This parameter enables the data transfer module to run specific transfer files on multiple workers. This reduces the import duration.</w:t>
            </w:r>
          </w:p>
        </w:tc>
        <w:tc>
          <w:tcPr>
            <w:tcW w:w="960" w:type="dxa"/>
          </w:tcPr>
          <w:p w14:paraId="37605F39" w14:textId="77777777" w:rsidR="00CC0302" w:rsidRPr="004F04E5" w:rsidRDefault="00CC0302" w:rsidP="002A40B8">
            <w:pPr>
              <w:jc w:val="both"/>
              <w:rPr>
                <w:rFonts w:cstheme="minorHAnsi"/>
                <w:sz w:val="22"/>
                <w:szCs w:val="22"/>
              </w:rPr>
            </w:pPr>
          </w:p>
        </w:tc>
      </w:tr>
      <w:tr w:rsidR="00386B83" w:rsidRPr="004F04E5" w14:paraId="15FE9C2E"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22082D4D" w14:textId="4C9743AA" w:rsidR="00386B83" w:rsidRPr="00CC0302" w:rsidRDefault="005E7C52" w:rsidP="00B7481C">
            <w:pPr>
              <w:rPr>
                <w:rFonts w:cstheme="minorHAnsi"/>
                <w:sz w:val="22"/>
                <w:szCs w:val="22"/>
                <w:lang w:val="en-CH"/>
              </w:rPr>
            </w:pPr>
            <w:r>
              <w:rPr>
                <w:rFonts w:cstheme="minorHAnsi"/>
                <w:sz w:val="22"/>
                <w:szCs w:val="22"/>
                <w:lang w:val="en-CH"/>
              </w:rPr>
              <w:t>1270</w:t>
            </w:r>
          </w:p>
        </w:tc>
        <w:tc>
          <w:tcPr>
            <w:tcW w:w="1961" w:type="dxa"/>
          </w:tcPr>
          <w:p w14:paraId="2EBE9F71" w14:textId="5DFE54EF" w:rsidR="00386B83" w:rsidRPr="00CC0302" w:rsidRDefault="00505B0D" w:rsidP="006D487F">
            <w:pPr>
              <w:rPr>
                <w:rFonts w:cstheme="minorHAnsi"/>
                <w:sz w:val="22"/>
                <w:szCs w:val="22"/>
              </w:rPr>
            </w:pPr>
            <w:r w:rsidRPr="00505B0D">
              <w:rPr>
                <w:rFonts w:cstheme="minorHAnsi"/>
                <w:sz w:val="22"/>
                <w:szCs w:val="22"/>
              </w:rPr>
              <w:t>CALC. TOGO/EXP-DATE DIRECTLY</w:t>
            </w:r>
          </w:p>
        </w:tc>
        <w:tc>
          <w:tcPr>
            <w:tcW w:w="5246" w:type="dxa"/>
          </w:tcPr>
          <w:p w14:paraId="61F77BEE" w14:textId="07DC86CC" w:rsidR="00386B83" w:rsidRPr="00CF6C48" w:rsidRDefault="00505B0D" w:rsidP="002A40B8">
            <w:pPr>
              <w:jc w:val="both"/>
              <w:rPr>
                <w:rFonts w:cstheme="minorHAnsi"/>
                <w:sz w:val="22"/>
                <w:szCs w:val="22"/>
              </w:rPr>
            </w:pPr>
            <w:r w:rsidRPr="00505B0D">
              <w:t xml:space="preserve">With this parameter you can define when the calculation of Togo/Expected-Date shall take place in </w:t>
            </w:r>
            <w:proofErr w:type="spellStart"/>
            <w:r w:rsidRPr="00505B0D">
              <w:t>Rotable</w:t>
            </w:r>
            <w:proofErr w:type="spellEnd"/>
            <w:r w:rsidRPr="00505B0D">
              <w:t xml:space="preserve"> Admin / Load-Tree.</w:t>
            </w:r>
          </w:p>
        </w:tc>
        <w:tc>
          <w:tcPr>
            <w:tcW w:w="960" w:type="dxa"/>
          </w:tcPr>
          <w:p w14:paraId="6E5A370B" w14:textId="77777777" w:rsidR="00386B83" w:rsidRPr="004F04E5" w:rsidRDefault="00386B83" w:rsidP="002A40B8">
            <w:pPr>
              <w:jc w:val="both"/>
              <w:rPr>
                <w:rFonts w:cstheme="minorHAnsi"/>
                <w:sz w:val="22"/>
                <w:szCs w:val="22"/>
              </w:rPr>
            </w:pPr>
          </w:p>
        </w:tc>
      </w:tr>
      <w:tr w:rsidR="00505B0D" w:rsidRPr="004F04E5" w14:paraId="2DB91674"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14CFBD25" w14:textId="62CF4FD0" w:rsidR="00505B0D" w:rsidRDefault="00505B0D" w:rsidP="00B7481C">
            <w:pPr>
              <w:rPr>
                <w:rFonts w:cstheme="minorHAnsi"/>
                <w:sz w:val="22"/>
                <w:szCs w:val="22"/>
                <w:lang w:val="en-CH"/>
              </w:rPr>
            </w:pPr>
            <w:r>
              <w:rPr>
                <w:rFonts w:cstheme="minorHAnsi"/>
                <w:sz w:val="22"/>
                <w:szCs w:val="22"/>
                <w:lang w:val="en-CH"/>
              </w:rPr>
              <w:lastRenderedPageBreak/>
              <w:t>1362</w:t>
            </w:r>
          </w:p>
        </w:tc>
        <w:tc>
          <w:tcPr>
            <w:tcW w:w="1961" w:type="dxa"/>
          </w:tcPr>
          <w:p w14:paraId="0097E7D9" w14:textId="07F52E60" w:rsidR="00505B0D" w:rsidRPr="00505B0D" w:rsidRDefault="005D1879" w:rsidP="006D487F">
            <w:pPr>
              <w:rPr>
                <w:rFonts w:cstheme="minorHAnsi"/>
                <w:sz w:val="22"/>
                <w:szCs w:val="22"/>
              </w:rPr>
            </w:pPr>
            <w:r w:rsidRPr="005D1879">
              <w:rPr>
                <w:rFonts w:cstheme="minorHAnsi"/>
                <w:sz w:val="22"/>
                <w:szCs w:val="22"/>
              </w:rPr>
              <w:t>NORMALIZE SERIALNUMBERS</w:t>
            </w:r>
          </w:p>
        </w:tc>
        <w:tc>
          <w:tcPr>
            <w:tcW w:w="5246" w:type="dxa"/>
          </w:tcPr>
          <w:p w14:paraId="5EA6142C" w14:textId="4845A3D3" w:rsidR="00505B0D" w:rsidRPr="00505B0D" w:rsidRDefault="0054105D" w:rsidP="002A40B8">
            <w:pPr>
              <w:jc w:val="both"/>
            </w:pPr>
            <w:r w:rsidRPr="0054105D">
              <w:t xml:space="preserve">Normalize </w:t>
            </w:r>
            <w:proofErr w:type="spellStart"/>
            <w:r w:rsidRPr="0054105D">
              <w:t>serialnumbers</w:t>
            </w:r>
            <w:proofErr w:type="spellEnd"/>
            <w:r w:rsidRPr="0054105D">
              <w:t xml:space="preserve"> (remove spaces) by entering new </w:t>
            </w:r>
            <w:proofErr w:type="spellStart"/>
            <w:r w:rsidRPr="0054105D">
              <w:t>rotables</w:t>
            </w:r>
            <w:proofErr w:type="spellEnd"/>
            <w:r w:rsidRPr="0054105D">
              <w:t xml:space="preserve"> in the system.</w:t>
            </w:r>
          </w:p>
        </w:tc>
        <w:tc>
          <w:tcPr>
            <w:tcW w:w="960" w:type="dxa"/>
          </w:tcPr>
          <w:p w14:paraId="2460B980" w14:textId="77777777" w:rsidR="00505B0D" w:rsidRPr="004F04E5" w:rsidRDefault="00505B0D" w:rsidP="002A40B8">
            <w:pPr>
              <w:jc w:val="both"/>
              <w:rPr>
                <w:rFonts w:cstheme="minorHAnsi"/>
                <w:sz w:val="22"/>
                <w:szCs w:val="22"/>
              </w:rPr>
            </w:pPr>
          </w:p>
        </w:tc>
      </w:tr>
      <w:tr w:rsidR="0054105D" w:rsidRPr="004F04E5" w14:paraId="32290E76"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60519354" w14:textId="629C6AAD" w:rsidR="0054105D" w:rsidRDefault="0054105D" w:rsidP="00B7481C">
            <w:pPr>
              <w:rPr>
                <w:rFonts w:cstheme="minorHAnsi"/>
                <w:sz w:val="22"/>
                <w:szCs w:val="22"/>
                <w:lang w:val="en-CH"/>
              </w:rPr>
            </w:pPr>
            <w:r>
              <w:rPr>
                <w:rFonts w:cstheme="minorHAnsi"/>
                <w:sz w:val="22"/>
                <w:szCs w:val="22"/>
                <w:lang w:val="en-CH"/>
              </w:rPr>
              <w:t>1430</w:t>
            </w:r>
          </w:p>
        </w:tc>
        <w:tc>
          <w:tcPr>
            <w:tcW w:w="1961" w:type="dxa"/>
          </w:tcPr>
          <w:p w14:paraId="348DE7EA" w14:textId="115D404D" w:rsidR="0054105D" w:rsidRPr="005D1879" w:rsidRDefault="0054105D" w:rsidP="006D487F">
            <w:pPr>
              <w:rPr>
                <w:rFonts w:cstheme="minorHAnsi"/>
                <w:sz w:val="22"/>
                <w:szCs w:val="22"/>
              </w:rPr>
            </w:pPr>
            <w:r w:rsidRPr="0054105D">
              <w:rPr>
                <w:rFonts w:cstheme="minorHAnsi"/>
                <w:sz w:val="22"/>
                <w:szCs w:val="22"/>
              </w:rPr>
              <w:t>BASIC DATA FOR ROTABLE MOD. STATUS</w:t>
            </w:r>
          </w:p>
        </w:tc>
        <w:tc>
          <w:tcPr>
            <w:tcW w:w="5246" w:type="dxa"/>
          </w:tcPr>
          <w:p w14:paraId="4306DE9D" w14:textId="6330650E" w:rsidR="0054105D" w:rsidRPr="0054105D" w:rsidRDefault="00B31E6A" w:rsidP="002A40B8">
            <w:pPr>
              <w:jc w:val="both"/>
            </w:pPr>
            <w:r>
              <w:t>A</w:t>
            </w:r>
            <w:r w:rsidR="000F1A35">
              <w:t xml:space="preserve">llows </w:t>
            </w:r>
            <w:r w:rsidR="00063CFB">
              <w:t xml:space="preserve">the Mod. Info fields available in </w:t>
            </w:r>
            <w:proofErr w:type="spellStart"/>
            <w:r w:rsidR="00063CFB">
              <w:t>Rotable</w:t>
            </w:r>
            <w:proofErr w:type="spellEnd"/>
            <w:r w:rsidR="00063CFB">
              <w:t xml:space="preserve"> Administration should be controlled via Plate Mod. Status data.</w:t>
            </w:r>
          </w:p>
        </w:tc>
        <w:tc>
          <w:tcPr>
            <w:tcW w:w="960" w:type="dxa"/>
          </w:tcPr>
          <w:p w14:paraId="7997085F" w14:textId="77777777" w:rsidR="0054105D" w:rsidRPr="004F04E5" w:rsidRDefault="0054105D" w:rsidP="002A40B8">
            <w:pPr>
              <w:jc w:val="both"/>
              <w:rPr>
                <w:rFonts w:cstheme="minorHAnsi"/>
                <w:sz w:val="22"/>
                <w:szCs w:val="22"/>
              </w:rPr>
            </w:pPr>
          </w:p>
        </w:tc>
      </w:tr>
    </w:tbl>
    <w:p w14:paraId="5B83A206" w14:textId="63B71861" w:rsidR="00EC2942" w:rsidRPr="005B7A1C" w:rsidRDefault="00EC2942" w:rsidP="00737F2A">
      <w:pPr>
        <w:pStyle w:val="Heading1"/>
        <w:numPr>
          <w:ilvl w:val="1"/>
          <w:numId w:val="12"/>
        </w:numPr>
        <w:spacing w:after="240"/>
        <w:rPr>
          <w:rFonts w:asciiTheme="minorHAnsi" w:hAnsiTheme="minorHAnsi" w:cstheme="minorHAnsi"/>
          <w:sz w:val="22"/>
          <w:szCs w:val="22"/>
        </w:rPr>
      </w:pPr>
      <w:bookmarkStart w:id="557" w:name="_Toc159516460"/>
      <w:bookmarkStart w:id="558" w:name="_Toc166423156"/>
      <w:r w:rsidRPr="004F04E5">
        <w:rPr>
          <w:rFonts w:asciiTheme="minorHAnsi" w:hAnsiTheme="minorHAnsi" w:cstheme="minorHAnsi"/>
          <w:sz w:val="22"/>
          <w:szCs w:val="22"/>
        </w:rPr>
        <w:t>Workflows</w:t>
      </w:r>
      <w:bookmarkEnd w:id="557"/>
      <w:bookmarkEnd w:id="558"/>
    </w:p>
    <w:tbl>
      <w:tblPr>
        <w:tblStyle w:val="TableAMOS"/>
        <w:tblW w:w="9351" w:type="dxa"/>
        <w:tblLook w:val="04A0" w:firstRow="1" w:lastRow="0" w:firstColumn="1" w:lastColumn="0" w:noHBand="0" w:noVBand="1"/>
      </w:tblPr>
      <w:tblGrid>
        <w:gridCol w:w="1413"/>
        <w:gridCol w:w="3261"/>
        <w:gridCol w:w="4677"/>
      </w:tblGrid>
      <w:tr w:rsidR="00EC2942" w:rsidRPr="004F04E5"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 w:val="22"/>
                <w:szCs w:val="22"/>
              </w:rPr>
            </w:pPr>
            <w:r w:rsidRPr="004F04E5">
              <w:rPr>
                <w:rFonts w:cstheme="minorHAnsi"/>
                <w:sz w:val="22"/>
                <w:szCs w:val="22"/>
              </w:rPr>
              <w:t>Workflow Number</w:t>
            </w:r>
          </w:p>
        </w:tc>
        <w:tc>
          <w:tcPr>
            <w:tcW w:w="3261" w:type="dxa"/>
          </w:tcPr>
          <w:p w14:paraId="691FAB64" w14:textId="77777777" w:rsidR="00EC2942" w:rsidRPr="004F04E5" w:rsidRDefault="00EC2942" w:rsidP="00BD77BB">
            <w:pPr>
              <w:rPr>
                <w:rFonts w:cstheme="minorHAnsi"/>
                <w:sz w:val="22"/>
                <w:szCs w:val="22"/>
              </w:rPr>
            </w:pPr>
            <w:r w:rsidRPr="004F04E5">
              <w:rPr>
                <w:rFonts w:cstheme="minorHAnsi"/>
                <w:sz w:val="22"/>
                <w:szCs w:val="22"/>
              </w:rPr>
              <w:t>Workflow Name</w:t>
            </w:r>
          </w:p>
        </w:tc>
        <w:tc>
          <w:tcPr>
            <w:tcW w:w="4677" w:type="dxa"/>
          </w:tcPr>
          <w:p w14:paraId="7EFF1442" w14:textId="0384D309" w:rsidR="00EC2942" w:rsidRPr="004F04E5" w:rsidRDefault="00983647" w:rsidP="00BD77BB">
            <w:pPr>
              <w:rPr>
                <w:rFonts w:cstheme="minorHAnsi"/>
                <w:sz w:val="22"/>
                <w:szCs w:val="22"/>
              </w:rPr>
            </w:pPr>
            <w:r w:rsidRPr="004F04E5">
              <w:rPr>
                <w:rFonts w:cstheme="minorHAnsi"/>
                <w:sz w:val="22"/>
                <w:szCs w:val="22"/>
              </w:rPr>
              <w:t xml:space="preserve">Workflow Setup </w:t>
            </w:r>
            <w:r w:rsidR="001A5AAD" w:rsidRPr="004F04E5">
              <w:rPr>
                <w:rFonts w:cstheme="minorHAnsi"/>
                <w:sz w:val="22"/>
                <w:szCs w:val="22"/>
              </w:rPr>
              <w:t>Notes</w:t>
            </w:r>
          </w:p>
        </w:tc>
      </w:tr>
      <w:tr w:rsidR="001976E9" w:rsidRPr="004F04E5" w14:paraId="081248B0" w14:textId="77777777" w:rsidTr="00B04565">
        <w:trPr>
          <w:cnfStyle w:val="000000100000" w:firstRow="0" w:lastRow="0" w:firstColumn="0" w:lastColumn="0" w:oddVBand="0" w:evenVBand="0" w:oddHBand="1" w:evenHBand="0" w:firstRowFirstColumn="0" w:firstRowLastColumn="0" w:lastRowFirstColumn="0" w:lastRowLastColumn="0"/>
        </w:trPr>
        <w:tc>
          <w:tcPr>
            <w:tcW w:w="1413" w:type="dxa"/>
          </w:tcPr>
          <w:p w14:paraId="46E3810A" w14:textId="55401601" w:rsidR="001976E9" w:rsidRPr="00B412B3" w:rsidRDefault="001976E9" w:rsidP="002A40B8">
            <w:pPr>
              <w:jc w:val="both"/>
              <w:rPr>
                <w:rFonts w:cstheme="minorHAnsi"/>
                <w:sz w:val="22"/>
                <w:szCs w:val="22"/>
                <w:lang w:val="en-CH"/>
              </w:rPr>
            </w:pPr>
            <w:r>
              <w:rPr>
                <w:rFonts w:cstheme="minorHAnsi"/>
                <w:sz w:val="22"/>
                <w:szCs w:val="22"/>
                <w:lang w:val="en-CH"/>
              </w:rPr>
              <w:t>398</w:t>
            </w:r>
          </w:p>
        </w:tc>
        <w:tc>
          <w:tcPr>
            <w:tcW w:w="3261" w:type="dxa"/>
          </w:tcPr>
          <w:p w14:paraId="20DA2517" w14:textId="6D89EA13" w:rsidR="001976E9" w:rsidRPr="00B412B3" w:rsidRDefault="001976E9" w:rsidP="002A40B8">
            <w:pPr>
              <w:jc w:val="both"/>
              <w:rPr>
                <w:rFonts w:cstheme="minorHAnsi"/>
                <w:sz w:val="22"/>
                <w:szCs w:val="22"/>
                <w:lang w:val="en-CH"/>
              </w:rPr>
            </w:pPr>
            <w:r>
              <w:rPr>
                <w:rFonts w:cstheme="minorHAnsi"/>
                <w:sz w:val="22"/>
                <w:szCs w:val="22"/>
                <w:lang w:val="en-CH"/>
              </w:rPr>
              <w:t>Data Transfer Finished</w:t>
            </w:r>
          </w:p>
        </w:tc>
        <w:tc>
          <w:tcPr>
            <w:tcW w:w="4677" w:type="dxa"/>
          </w:tcPr>
          <w:p w14:paraId="40B20262" w14:textId="36A76D45" w:rsidR="001976E9" w:rsidRPr="00B412B3" w:rsidRDefault="002C1359" w:rsidP="002A40B8">
            <w:pPr>
              <w:jc w:val="both"/>
              <w:rPr>
                <w:rFonts w:cstheme="minorHAnsi"/>
                <w:sz w:val="22"/>
                <w:szCs w:val="22"/>
                <w:lang w:val="en-CH"/>
              </w:rPr>
            </w:pPr>
            <w:r>
              <w:rPr>
                <w:rFonts w:cstheme="minorHAnsi"/>
                <w:sz w:val="22"/>
                <w:szCs w:val="22"/>
                <w:lang w:val="en-CH"/>
              </w:rPr>
              <w:t>To be used if customer wants to trigger</w:t>
            </w:r>
            <w:r w:rsidR="00152507">
              <w:rPr>
                <w:rFonts w:cstheme="minorHAnsi"/>
                <w:sz w:val="22"/>
                <w:szCs w:val="22"/>
                <w:lang w:val="en-CH"/>
              </w:rPr>
              <w:t xml:space="preserve"> actions once a data transfer is finished.</w:t>
            </w:r>
          </w:p>
        </w:tc>
      </w:tr>
      <w:tr w:rsidR="00B04565" w:rsidRPr="004F04E5" w14:paraId="2AC3349D" w14:textId="77777777" w:rsidTr="00B04565">
        <w:trPr>
          <w:cnfStyle w:val="000000010000" w:firstRow="0" w:lastRow="0" w:firstColumn="0" w:lastColumn="0" w:oddVBand="0" w:evenVBand="0" w:oddHBand="0" w:evenHBand="1" w:firstRowFirstColumn="0" w:firstRowLastColumn="0" w:lastRowFirstColumn="0" w:lastRowLastColumn="0"/>
        </w:trPr>
        <w:tc>
          <w:tcPr>
            <w:tcW w:w="1413" w:type="dxa"/>
          </w:tcPr>
          <w:p w14:paraId="7A43817D" w14:textId="1959C3CF" w:rsidR="00B04565" w:rsidRDefault="00B04565" w:rsidP="00B04565">
            <w:pPr>
              <w:jc w:val="both"/>
              <w:rPr>
                <w:rFonts w:cstheme="minorHAnsi"/>
                <w:sz w:val="22"/>
                <w:szCs w:val="22"/>
                <w:lang w:val="en-CH"/>
              </w:rPr>
            </w:pPr>
            <w:r>
              <w:rPr>
                <w:rFonts w:cstheme="minorHAnsi"/>
                <w:sz w:val="22"/>
                <w:szCs w:val="22"/>
                <w:lang w:val="en-CH"/>
              </w:rPr>
              <w:t>337</w:t>
            </w:r>
          </w:p>
        </w:tc>
        <w:tc>
          <w:tcPr>
            <w:tcW w:w="3261" w:type="dxa"/>
          </w:tcPr>
          <w:p w14:paraId="0ACBA3DB" w14:textId="23B989D5" w:rsidR="00B04565" w:rsidRDefault="00B04565" w:rsidP="00B04565">
            <w:pPr>
              <w:jc w:val="both"/>
              <w:rPr>
                <w:rFonts w:cstheme="minorHAnsi"/>
                <w:sz w:val="22"/>
                <w:szCs w:val="22"/>
                <w:lang w:val="en-CH"/>
              </w:rPr>
            </w:pPr>
            <w:proofErr w:type="spellStart"/>
            <w:r w:rsidRPr="00FF1954">
              <w:rPr>
                <w:rFonts w:cstheme="minorHAnsi"/>
                <w:sz w:val="22"/>
                <w:szCs w:val="22"/>
              </w:rPr>
              <w:t>Rotable</w:t>
            </w:r>
            <w:proofErr w:type="spellEnd"/>
          </w:p>
        </w:tc>
        <w:tc>
          <w:tcPr>
            <w:tcW w:w="4677" w:type="dxa"/>
          </w:tcPr>
          <w:p w14:paraId="4159BD62" w14:textId="432651B4" w:rsidR="00B04565" w:rsidRPr="00B04565" w:rsidRDefault="00B04565" w:rsidP="00B04565">
            <w:pPr>
              <w:jc w:val="both"/>
            </w:pPr>
            <w:r>
              <w:t xml:space="preserve">This workflow is triggered when a </w:t>
            </w:r>
            <w:proofErr w:type="spellStart"/>
            <w:r w:rsidRPr="00B63A09">
              <w:t>rotable</w:t>
            </w:r>
            <w:proofErr w:type="spellEnd"/>
            <w:r w:rsidRPr="00B63A09">
              <w:t xml:space="preserve"> is created, </w:t>
            </w:r>
            <w:proofErr w:type="gramStart"/>
            <w:r w:rsidRPr="00B63A09">
              <w:t>modified</w:t>
            </w:r>
            <w:proofErr w:type="gramEnd"/>
            <w:r w:rsidRPr="00B63A09">
              <w:t xml:space="preserve"> or deleted in</w:t>
            </w:r>
            <w:r>
              <w:t xml:space="preserve"> </w:t>
            </w:r>
            <w:proofErr w:type="spellStart"/>
            <w:r>
              <w:t>Rotables</w:t>
            </w:r>
            <w:proofErr w:type="spellEnd"/>
            <w:r>
              <w:t xml:space="preserve"> Administration. </w:t>
            </w:r>
          </w:p>
        </w:tc>
      </w:tr>
      <w:tr w:rsidR="00B04565" w:rsidRPr="004F04E5" w14:paraId="1ABD4844" w14:textId="77777777" w:rsidTr="00183B75">
        <w:trPr>
          <w:cnfStyle w:val="000000100000" w:firstRow="0" w:lastRow="0" w:firstColumn="0" w:lastColumn="0" w:oddVBand="0" w:evenVBand="0" w:oddHBand="1" w:evenHBand="0" w:firstRowFirstColumn="0" w:firstRowLastColumn="0" w:lastRowFirstColumn="0" w:lastRowLastColumn="0"/>
        </w:trPr>
        <w:tc>
          <w:tcPr>
            <w:tcW w:w="9351" w:type="dxa"/>
            <w:gridSpan w:val="3"/>
          </w:tcPr>
          <w:p w14:paraId="53024FD4" w14:textId="64D48527" w:rsidR="00B04565" w:rsidRPr="00FD527B" w:rsidRDefault="00B04565" w:rsidP="00B04565">
            <w:pPr>
              <w:jc w:val="both"/>
              <w:rPr>
                <w:rFonts w:cstheme="minorHAnsi"/>
                <w:sz w:val="22"/>
                <w:szCs w:val="22"/>
                <w:lang w:val="en-CH"/>
              </w:rPr>
            </w:pPr>
            <w:r w:rsidRPr="00B412B3">
              <w:rPr>
                <w:rFonts w:cstheme="minorHAnsi"/>
                <w:sz w:val="22"/>
                <w:szCs w:val="22"/>
                <w:lang w:val="en-CH"/>
              </w:rPr>
              <w:t>Ref</w:t>
            </w:r>
            <w:r w:rsidRPr="00B31EFE">
              <w:rPr>
                <w:rFonts w:cstheme="minorHAnsi"/>
                <w:sz w:val="22"/>
                <w:szCs w:val="22"/>
              </w:rPr>
              <w:t>er</w:t>
            </w:r>
            <w:r w:rsidRPr="00B412B3">
              <w:rPr>
                <w:rFonts w:cstheme="minorHAnsi"/>
                <w:sz w:val="22"/>
                <w:szCs w:val="22"/>
                <w:lang w:val="en-CH"/>
              </w:rPr>
              <w:t xml:space="preserve"> to </w:t>
            </w:r>
            <w:r w:rsidRPr="00B31EFE">
              <w:rPr>
                <w:rFonts w:cstheme="minorHAnsi"/>
                <w:sz w:val="22"/>
                <w:szCs w:val="22"/>
              </w:rPr>
              <w:t>WF list</w:t>
            </w:r>
            <w:r w:rsidRPr="00B412B3">
              <w:rPr>
                <w:rFonts w:cstheme="minorHAnsi"/>
                <w:sz w:val="22"/>
                <w:szCs w:val="22"/>
                <w:lang w:val="en-CH"/>
              </w:rPr>
              <w:t xml:space="preserve"> of each</w:t>
            </w:r>
            <w:r w:rsidRPr="00B31EFE">
              <w:rPr>
                <w:rFonts w:cstheme="minorHAnsi"/>
                <w:sz w:val="22"/>
                <w:szCs w:val="22"/>
              </w:rPr>
              <w:t xml:space="preserve"> related</w:t>
            </w:r>
            <w:r w:rsidRPr="00B412B3">
              <w:rPr>
                <w:rFonts w:cstheme="minorHAnsi"/>
                <w:sz w:val="22"/>
                <w:szCs w:val="22"/>
                <w:lang w:val="en-CH"/>
              </w:rPr>
              <w:t xml:space="preserve"> sub-process</w:t>
            </w:r>
          </w:p>
        </w:tc>
      </w:tr>
    </w:tbl>
    <w:p w14:paraId="31761CBA" w14:textId="77777777" w:rsidR="00EC2942" w:rsidRPr="004F04E5" w:rsidRDefault="00EC2942" w:rsidP="00EC2942">
      <w:pPr>
        <w:rPr>
          <w:rFonts w:cstheme="minorHAnsi"/>
          <w:sz w:val="22"/>
          <w:szCs w:val="22"/>
        </w:rPr>
      </w:pPr>
    </w:p>
    <w:p w14:paraId="70640EB6" w14:textId="15FDAB1A" w:rsidR="00EC2942" w:rsidRPr="005B7A1C" w:rsidRDefault="00EC2942" w:rsidP="00737F2A">
      <w:pPr>
        <w:pStyle w:val="Heading1"/>
        <w:numPr>
          <w:ilvl w:val="1"/>
          <w:numId w:val="12"/>
        </w:numPr>
        <w:spacing w:after="240"/>
        <w:rPr>
          <w:rFonts w:asciiTheme="minorHAnsi" w:hAnsiTheme="minorHAnsi" w:cstheme="minorHAnsi"/>
          <w:sz w:val="22"/>
          <w:szCs w:val="22"/>
        </w:rPr>
      </w:pPr>
      <w:bookmarkStart w:id="559" w:name="_Toc159516461"/>
      <w:bookmarkStart w:id="560" w:name="_Toc166423157"/>
      <w:r w:rsidRPr="004F04E5">
        <w:rPr>
          <w:rFonts w:asciiTheme="minorHAnsi" w:hAnsiTheme="minorHAnsi" w:cstheme="minorHAnsi"/>
          <w:sz w:val="22"/>
          <w:szCs w:val="22"/>
        </w:rPr>
        <w:t>Scheduled Tasks</w:t>
      </w:r>
      <w:bookmarkEnd w:id="559"/>
      <w:bookmarkEnd w:id="560"/>
    </w:p>
    <w:tbl>
      <w:tblPr>
        <w:tblStyle w:val="TableAMOS"/>
        <w:tblW w:w="9351" w:type="dxa"/>
        <w:tblLook w:val="04A0" w:firstRow="1" w:lastRow="0" w:firstColumn="1" w:lastColumn="0" w:noHBand="0" w:noVBand="1"/>
      </w:tblPr>
      <w:tblGrid>
        <w:gridCol w:w="2605"/>
        <w:gridCol w:w="1710"/>
        <w:gridCol w:w="5036"/>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0F14EE" w:rsidRPr="004F04E5" w14:paraId="6C2D50EC"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69BDAE02" w14:textId="0F7731CC" w:rsidR="000F14EE" w:rsidRPr="004F04E5" w:rsidRDefault="00B47D0D" w:rsidP="00EE0040">
            <w:pPr>
              <w:rPr>
                <w:rFonts w:cstheme="minorHAnsi"/>
                <w:sz w:val="22"/>
                <w:szCs w:val="22"/>
              </w:rPr>
            </w:pPr>
            <w:r>
              <w:rPr>
                <w:rFonts w:cstheme="minorHAnsi"/>
                <w:sz w:val="22"/>
                <w:szCs w:val="22"/>
              </w:rPr>
              <w:t>-/-</w:t>
            </w:r>
          </w:p>
        </w:tc>
        <w:tc>
          <w:tcPr>
            <w:tcW w:w="1710" w:type="dxa"/>
          </w:tcPr>
          <w:p w14:paraId="2CC97CA3" w14:textId="065F801A" w:rsidR="000F14EE" w:rsidRPr="00226D2A" w:rsidRDefault="000F14EE" w:rsidP="002A40B8">
            <w:pPr>
              <w:rPr>
                <w:rFonts w:cstheme="minorHAnsi"/>
                <w:sz w:val="22"/>
                <w:szCs w:val="22"/>
                <w:lang w:val="en-CH"/>
              </w:rPr>
            </w:pPr>
          </w:p>
        </w:tc>
        <w:tc>
          <w:tcPr>
            <w:tcW w:w="5036" w:type="dxa"/>
          </w:tcPr>
          <w:p w14:paraId="48BF40FF" w14:textId="414B71F4" w:rsidR="000F14EE" w:rsidRPr="00051E37" w:rsidRDefault="000F14EE" w:rsidP="00EE0040">
            <w:pPr>
              <w:jc w:val="both"/>
              <w:rPr>
                <w:rFonts w:cstheme="minorHAnsi"/>
                <w:sz w:val="22"/>
                <w:szCs w:val="22"/>
                <w:lang w:val="en-CH"/>
              </w:rPr>
            </w:pPr>
          </w:p>
        </w:tc>
      </w:tr>
    </w:tbl>
    <w:p w14:paraId="5B18F173" w14:textId="77777777" w:rsidR="00EC2942" w:rsidRPr="004F04E5" w:rsidRDefault="00EC2942" w:rsidP="00EC2942">
      <w:pPr>
        <w:rPr>
          <w:rFonts w:cstheme="minorHAnsi"/>
          <w:sz w:val="22"/>
          <w:szCs w:val="22"/>
        </w:rPr>
      </w:pPr>
    </w:p>
    <w:p w14:paraId="2F799D84" w14:textId="0CDD45C3" w:rsidR="00EC2942" w:rsidRPr="005B7A1C" w:rsidRDefault="00EC2942" w:rsidP="00737F2A">
      <w:pPr>
        <w:pStyle w:val="Heading1"/>
        <w:numPr>
          <w:ilvl w:val="1"/>
          <w:numId w:val="12"/>
        </w:numPr>
        <w:spacing w:after="240"/>
        <w:rPr>
          <w:rFonts w:asciiTheme="minorHAnsi" w:hAnsiTheme="minorHAnsi" w:cstheme="minorHAnsi"/>
          <w:sz w:val="22"/>
          <w:szCs w:val="22"/>
        </w:rPr>
      </w:pPr>
      <w:bookmarkStart w:id="561" w:name="_Toc159516462"/>
      <w:bookmarkStart w:id="562" w:name="_Toc166423158"/>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561"/>
      <w:bookmarkEnd w:id="562"/>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27030446" w:rsidR="002A40B8" w:rsidRPr="00D85EA1" w:rsidRDefault="005C31AB" w:rsidP="002A40B8">
            <w:pPr>
              <w:rPr>
                <w:rFonts w:cstheme="minorHAnsi"/>
                <w:sz w:val="22"/>
                <w:szCs w:val="22"/>
              </w:rPr>
            </w:pPr>
            <w:r w:rsidRPr="005C31AB">
              <w:rPr>
                <w:rFonts w:cstheme="minorHAnsi"/>
                <w:sz w:val="22"/>
                <w:szCs w:val="22"/>
              </w:rPr>
              <w:t>-/-</w:t>
            </w:r>
          </w:p>
        </w:tc>
        <w:tc>
          <w:tcPr>
            <w:tcW w:w="2161" w:type="dxa"/>
          </w:tcPr>
          <w:p w14:paraId="5733D2E0" w14:textId="76819F9F" w:rsidR="002A40B8" w:rsidRPr="004F04E5" w:rsidRDefault="002A40B8" w:rsidP="002A40B8">
            <w:pPr>
              <w:rPr>
                <w:rFonts w:cstheme="minorHAnsi"/>
                <w:sz w:val="22"/>
                <w:szCs w:val="22"/>
              </w:rPr>
            </w:pPr>
          </w:p>
        </w:tc>
        <w:tc>
          <w:tcPr>
            <w:tcW w:w="2040" w:type="dxa"/>
          </w:tcPr>
          <w:p w14:paraId="7A2DC518" w14:textId="333B22B1" w:rsidR="0053417A" w:rsidRPr="007E1FE8" w:rsidRDefault="0053417A" w:rsidP="0053417A">
            <w:pPr>
              <w:rPr>
                <w:rFonts w:cstheme="minorHAnsi"/>
                <w:sz w:val="22"/>
                <w:szCs w:val="22"/>
                <w:lang w:val="en-CH"/>
              </w:rPr>
            </w:pPr>
          </w:p>
        </w:tc>
        <w:tc>
          <w:tcPr>
            <w:tcW w:w="1749" w:type="dxa"/>
          </w:tcPr>
          <w:p w14:paraId="48EF353C" w14:textId="237FF2B1" w:rsidR="002A40B8" w:rsidRPr="004F04E5" w:rsidRDefault="002A40B8" w:rsidP="002A40B8">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79FE91F1" w14:textId="6C576AB6" w:rsidR="00700014" w:rsidRPr="005B7A1C" w:rsidRDefault="00180A2F" w:rsidP="00737F2A">
      <w:pPr>
        <w:pStyle w:val="Heading1"/>
        <w:numPr>
          <w:ilvl w:val="0"/>
          <w:numId w:val="12"/>
        </w:numPr>
        <w:spacing w:after="240"/>
        <w:rPr>
          <w:rFonts w:asciiTheme="minorHAnsi" w:hAnsiTheme="minorHAnsi" w:cstheme="minorHAnsi"/>
          <w:sz w:val="22"/>
          <w:szCs w:val="22"/>
        </w:rPr>
      </w:pPr>
      <w:bookmarkStart w:id="563" w:name="_Toc166423159"/>
      <w:bookmarkStart w:id="564" w:name="_Toc164283043"/>
      <w:r>
        <w:rPr>
          <w:rFonts w:asciiTheme="minorHAnsi" w:hAnsiTheme="minorHAnsi" w:cstheme="minorHAnsi"/>
          <w:sz w:val="22"/>
          <w:szCs w:val="22"/>
        </w:rPr>
        <w:t>UAT Guidance</w:t>
      </w:r>
      <w:bookmarkEnd w:id="563"/>
    </w:p>
    <w:tbl>
      <w:tblPr>
        <w:tblStyle w:val="TableAMOS"/>
        <w:tblW w:w="9351" w:type="dxa"/>
        <w:tblLook w:val="04A0" w:firstRow="1" w:lastRow="0" w:firstColumn="1" w:lastColumn="0" w:noHBand="0" w:noVBand="1"/>
      </w:tblPr>
      <w:tblGrid>
        <w:gridCol w:w="1075"/>
        <w:gridCol w:w="4705"/>
        <w:gridCol w:w="2297"/>
        <w:gridCol w:w="1274"/>
      </w:tblGrid>
      <w:tr w:rsidR="00C267EC" w:rsidRPr="004F04E5" w14:paraId="3E55F1FF" w14:textId="77777777" w:rsidTr="001D212A">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705"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297"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274"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C267EC" w:rsidRPr="004F04E5" w14:paraId="5B67CB12"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44C7A523" w:rsidR="00C267EC" w:rsidRPr="00B243AC" w:rsidRDefault="00C206BC" w:rsidP="00076A06">
            <w:pPr>
              <w:rPr>
                <w:rFonts w:cstheme="minorHAnsi"/>
                <w:sz w:val="22"/>
                <w:szCs w:val="22"/>
                <w:lang w:val="pl-PL"/>
              </w:rPr>
            </w:pPr>
            <w:r>
              <w:rPr>
                <w:rFonts w:cstheme="minorHAnsi"/>
                <w:sz w:val="22"/>
                <w:szCs w:val="22"/>
                <w:lang w:val="pl-PL"/>
              </w:rPr>
              <w:t>1</w:t>
            </w:r>
          </w:p>
        </w:tc>
        <w:tc>
          <w:tcPr>
            <w:tcW w:w="4705" w:type="dxa"/>
          </w:tcPr>
          <w:p w14:paraId="447EA27A" w14:textId="6622455C" w:rsidR="00C267EC" w:rsidRPr="00427BEE" w:rsidRDefault="00F0627E" w:rsidP="00C267EC">
            <w:pPr>
              <w:jc w:val="both"/>
              <w:rPr>
                <w:rFonts w:cstheme="minorHAnsi"/>
                <w:sz w:val="22"/>
                <w:szCs w:val="22"/>
              </w:rPr>
            </w:pPr>
            <w:r>
              <w:rPr>
                <w:rFonts w:cstheme="minorHAnsi"/>
                <w:sz w:val="22"/>
                <w:szCs w:val="22"/>
              </w:rPr>
              <w:t>Check actual A/C configuration</w:t>
            </w:r>
            <w:r w:rsidR="00F93932">
              <w:rPr>
                <w:rFonts w:cstheme="minorHAnsi"/>
                <w:sz w:val="22"/>
                <w:szCs w:val="22"/>
              </w:rPr>
              <w:t xml:space="preserve"> </w:t>
            </w:r>
            <w:r w:rsidR="003F5C72">
              <w:rPr>
                <w:rFonts w:cstheme="minorHAnsi"/>
                <w:sz w:val="22"/>
                <w:szCs w:val="22"/>
              </w:rPr>
              <w:t>status</w:t>
            </w:r>
            <w:r w:rsidR="008A6C54">
              <w:rPr>
                <w:rFonts w:cstheme="minorHAnsi"/>
                <w:sz w:val="22"/>
                <w:szCs w:val="22"/>
              </w:rPr>
              <w:t xml:space="preserve"> </w:t>
            </w:r>
          </w:p>
        </w:tc>
        <w:tc>
          <w:tcPr>
            <w:tcW w:w="2297" w:type="dxa"/>
          </w:tcPr>
          <w:p w14:paraId="492BEB3A" w14:textId="668C20D4" w:rsidR="005B0FC5" w:rsidRPr="008E1C13" w:rsidRDefault="00F0627E" w:rsidP="004D4B2D">
            <w:pPr>
              <w:jc w:val="left"/>
              <w:rPr>
                <w:rFonts w:cstheme="minorHAnsi"/>
                <w:sz w:val="22"/>
                <w:szCs w:val="22"/>
                <w:lang w:val="en-CH"/>
              </w:rPr>
            </w:pPr>
            <w:r>
              <w:rPr>
                <w:rFonts w:cstheme="minorHAnsi"/>
                <w:sz w:val="22"/>
                <w:szCs w:val="22"/>
                <w:lang w:val="en-CH"/>
              </w:rPr>
              <w:t xml:space="preserve">Parts lists. LLP list, </w:t>
            </w:r>
            <w:r w:rsidR="00F93932">
              <w:rPr>
                <w:rFonts w:cstheme="minorHAnsi"/>
                <w:sz w:val="22"/>
                <w:szCs w:val="22"/>
                <w:lang w:val="en-CH"/>
              </w:rPr>
              <w:t>Engine and APU with subcomponent list</w:t>
            </w:r>
            <w:r w:rsidR="00A75E30">
              <w:rPr>
                <w:rFonts w:cstheme="minorHAnsi"/>
                <w:sz w:val="22"/>
                <w:szCs w:val="22"/>
                <w:lang w:val="en-CH"/>
              </w:rPr>
              <w:t>. S</w:t>
            </w:r>
            <w:r w:rsidR="009521D7">
              <w:rPr>
                <w:rFonts w:cstheme="minorHAnsi"/>
                <w:sz w:val="22"/>
                <w:szCs w:val="22"/>
                <w:lang w:val="en-CH"/>
              </w:rPr>
              <w:t>oftware list.</w:t>
            </w:r>
          </w:p>
        </w:tc>
        <w:tc>
          <w:tcPr>
            <w:tcW w:w="1274" w:type="dxa"/>
          </w:tcPr>
          <w:p w14:paraId="34EBF6CC" w14:textId="35C77A76" w:rsidR="00C267EC" w:rsidRPr="00971E4C" w:rsidRDefault="00971E4C" w:rsidP="00C267EC">
            <w:pPr>
              <w:jc w:val="both"/>
              <w:rPr>
                <w:rFonts w:cstheme="minorHAnsi"/>
                <w:sz w:val="22"/>
                <w:szCs w:val="22"/>
                <w:lang w:val="en-CH"/>
              </w:rPr>
            </w:pPr>
            <w:r>
              <w:rPr>
                <w:rFonts w:cstheme="minorHAnsi"/>
                <w:sz w:val="22"/>
                <w:szCs w:val="22"/>
                <w:lang w:val="en-CH"/>
              </w:rPr>
              <w:t>Engineering</w:t>
            </w:r>
          </w:p>
        </w:tc>
      </w:tr>
      <w:tr w:rsidR="00F93932" w:rsidRPr="004F04E5" w14:paraId="13B39CF8" w14:textId="77777777" w:rsidTr="001D212A">
        <w:trPr>
          <w:cnfStyle w:val="000000010000" w:firstRow="0" w:lastRow="0" w:firstColumn="0" w:lastColumn="0" w:oddVBand="0" w:evenVBand="0" w:oddHBand="0" w:evenHBand="1" w:firstRowFirstColumn="0" w:firstRowLastColumn="0" w:lastRowFirstColumn="0" w:lastRowLastColumn="0"/>
        </w:trPr>
        <w:tc>
          <w:tcPr>
            <w:tcW w:w="1075" w:type="dxa"/>
          </w:tcPr>
          <w:p w14:paraId="400F7A40" w14:textId="07231CB1" w:rsidR="00F93932" w:rsidRDefault="00F93932" w:rsidP="00076A06">
            <w:pPr>
              <w:rPr>
                <w:rFonts w:cstheme="minorHAnsi"/>
                <w:sz w:val="22"/>
                <w:szCs w:val="22"/>
                <w:lang w:val="pl-PL"/>
              </w:rPr>
            </w:pPr>
            <w:r>
              <w:rPr>
                <w:rFonts w:cstheme="minorHAnsi"/>
                <w:sz w:val="22"/>
                <w:szCs w:val="22"/>
                <w:lang w:val="pl-PL"/>
              </w:rPr>
              <w:t>2</w:t>
            </w:r>
          </w:p>
        </w:tc>
        <w:tc>
          <w:tcPr>
            <w:tcW w:w="4705" w:type="dxa"/>
          </w:tcPr>
          <w:p w14:paraId="2CD1C0D8" w14:textId="5B705D8B" w:rsidR="00F93932" w:rsidRDefault="003F5C72" w:rsidP="00C267EC">
            <w:pPr>
              <w:jc w:val="both"/>
              <w:rPr>
                <w:rFonts w:cstheme="minorHAnsi"/>
                <w:sz w:val="22"/>
                <w:szCs w:val="22"/>
              </w:rPr>
            </w:pPr>
            <w:r>
              <w:rPr>
                <w:rFonts w:cstheme="minorHAnsi"/>
                <w:sz w:val="22"/>
                <w:szCs w:val="22"/>
              </w:rPr>
              <w:t xml:space="preserve">Check next due date </w:t>
            </w:r>
            <w:r w:rsidR="005109D2">
              <w:rPr>
                <w:rFonts w:cstheme="minorHAnsi"/>
                <w:sz w:val="22"/>
                <w:szCs w:val="22"/>
              </w:rPr>
              <w:t>consistency</w:t>
            </w:r>
          </w:p>
        </w:tc>
        <w:tc>
          <w:tcPr>
            <w:tcW w:w="2297" w:type="dxa"/>
          </w:tcPr>
          <w:p w14:paraId="05DFDEE9" w14:textId="6A35E1B8" w:rsidR="00F93932" w:rsidRDefault="003F5C72" w:rsidP="004D4B2D">
            <w:pPr>
              <w:rPr>
                <w:rFonts w:cstheme="minorHAnsi"/>
                <w:sz w:val="22"/>
                <w:szCs w:val="22"/>
                <w:lang w:val="en-CH"/>
              </w:rPr>
            </w:pPr>
            <w:r>
              <w:rPr>
                <w:rFonts w:cstheme="minorHAnsi"/>
                <w:sz w:val="22"/>
                <w:szCs w:val="22"/>
                <w:lang w:val="en-CH"/>
              </w:rPr>
              <w:t xml:space="preserve">Last performed date of tasks and </w:t>
            </w:r>
            <w:r w:rsidR="005109D2">
              <w:rPr>
                <w:rFonts w:cstheme="minorHAnsi"/>
                <w:sz w:val="22"/>
                <w:szCs w:val="22"/>
                <w:lang w:val="en-CH"/>
              </w:rPr>
              <w:t>Checks.</w:t>
            </w:r>
          </w:p>
        </w:tc>
        <w:tc>
          <w:tcPr>
            <w:tcW w:w="1274" w:type="dxa"/>
          </w:tcPr>
          <w:p w14:paraId="78774C36" w14:textId="6B2C3D88" w:rsidR="00F93932" w:rsidRDefault="005109D2" w:rsidP="00C267EC">
            <w:pPr>
              <w:jc w:val="both"/>
              <w:rPr>
                <w:rFonts w:cstheme="minorHAnsi"/>
                <w:sz w:val="22"/>
                <w:szCs w:val="22"/>
                <w:lang w:val="en-CH"/>
              </w:rPr>
            </w:pPr>
            <w:r>
              <w:rPr>
                <w:rFonts w:cstheme="minorHAnsi"/>
                <w:sz w:val="22"/>
                <w:szCs w:val="22"/>
                <w:lang w:val="en-CH"/>
              </w:rPr>
              <w:t>Engineering</w:t>
            </w:r>
          </w:p>
        </w:tc>
      </w:tr>
      <w:tr w:rsidR="005109D2" w:rsidRPr="004F04E5" w14:paraId="1DD4A6F3"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610B81B5" w14:textId="12B06ACB" w:rsidR="005109D2" w:rsidRDefault="005109D2" w:rsidP="00076A06">
            <w:pPr>
              <w:rPr>
                <w:rFonts w:cstheme="minorHAnsi"/>
                <w:sz w:val="22"/>
                <w:szCs w:val="22"/>
                <w:lang w:val="pl-PL"/>
              </w:rPr>
            </w:pPr>
            <w:r>
              <w:rPr>
                <w:rFonts w:cstheme="minorHAnsi"/>
                <w:sz w:val="22"/>
                <w:szCs w:val="22"/>
                <w:lang w:val="pl-PL"/>
              </w:rPr>
              <w:t>3</w:t>
            </w:r>
          </w:p>
        </w:tc>
        <w:tc>
          <w:tcPr>
            <w:tcW w:w="4705" w:type="dxa"/>
          </w:tcPr>
          <w:p w14:paraId="117BE642" w14:textId="3C9460D0" w:rsidR="005109D2" w:rsidRDefault="005109D2" w:rsidP="00C267EC">
            <w:pPr>
              <w:jc w:val="both"/>
              <w:rPr>
                <w:rFonts w:cstheme="minorHAnsi"/>
                <w:sz w:val="22"/>
                <w:szCs w:val="22"/>
              </w:rPr>
            </w:pPr>
            <w:r>
              <w:rPr>
                <w:rFonts w:cstheme="minorHAnsi"/>
                <w:sz w:val="22"/>
                <w:szCs w:val="22"/>
              </w:rPr>
              <w:t>Check modification status report</w:t>
            </w:r>
          </w:p>
        </w:tc>
        <w:tc>
          <w:tcPr>
            <w:tcW w:w="2297" w:type="dxa"/>
          </w:tcPr>
          <w:p w14:paraId="593D1BDC" w14:textId="0A32337D" w:rsidR="005109D2" w:rsidRDefault="00245A6D" w:rsidP="004D4B2D">
            <w:pPr>
              <w:rPr>
                <w:rFonts w:cstheme="minorHAnsi"/>
                <w:sz w:val="22"/>
                <w:szCs w:val="22"/>
                <w:lang w:val="en-CH"/>
              </w:rPr>
            </w:pPr>
            <w:r>
              <w:rPr>
                <w:rFonts w:cstheme="minorHAnsi"/>
                <w:sz w:val="22"/>
                <w:szCs w:val="22"/>
                <w:lang w:val="en-CH"/>
              </w:rPr>
              <w:t>SB/AD &amp; modification list</w:t>
            </w:r>
          </w:p>
        </w:tc>
        <w:tc>
          <w:tcPr>
            <w:tcW w:w="1274" w:type="dxa"/>
          </w:tcPr>
          <w:p w14:paraId="1862B55E" w14:textId="1795537D" w:rsidR="005109D2" w:rsidRDefault="00245A6D" w:rsidP="00C267EC">
            <w:pPr>
              <w:jc w:val="both"/>
              <w:rPr>
                <w:rFonts w:cstheme="minorHAnsi"/>
                <w:sz w:val="22"/>
                <w:szCs w:val="22"/>
                <w:lang w:val="en-CH"/>
              </w:rPr>
            </w:pPr>
            <w:r>
              <w:rPr>
                <w:rFonts w:cstheme="minorHAnsi"/>
                <w:sz w:val="22"/>
                <w:szCs w:val="22"/>
                <w:lang w:val="en-CH"/>
              </w:rPr>
              <w:t>Engineering</w:t>
            </w:r>
          </w:p>
        </w:tc>
      </w:tr>
      <w:tr w:rsidR="00245A6D" w:rsidRPr="004F04E5" w14:paraId="591942F4" w14:textId="77777777" w:rsidTr="001D212A">
        <w:trPr>
          <w:cnfStyle w:val="000000010000" w:firstRow="0" w:lastRow="0" w:firstColumn="0" w:lastColumn="0" w:oddVBand="0" w:evenVBand="0" w:oddHBand="0" w:evenHBand="1" w:firstRowFirstColumn="0" w:firstRowLastColumn="0" w:lastRowFirstColumn="0" w:lastRowLastColumn="0"/>
        </w:trPr>
        <w:tc>
          <w:tcPr>
            <w:tcW w:w="1075" w:type="dxa"/>
          </w:tcPr>
          <w:p w14:paraId="4325A3CA" w14:textId="68D38D38" w:rsidR="00245A6D" w:rsidRDefault="00245A6D" w:rsidP="00076A06">
            <w:pPr>
              <w:rPr>
                <w:rFonts w:cstheme="minorHAnsi"/>
                <w:sz w:val="22"/>
                <w:szCs w:val="22"/>
                <w:lang w:val="pl-PL"/>
              </w:rPr>
            </w:pPr>
            <w:r>
              <w:rPr>
                <w:rFonts w:cstheme="minorHAnsi"/>
                <w:sz w:val="22"/>
                <w:szCs w:val="22"/>
                <w:lang w:val="pl-PL"/>
              </w:rPr>
              <w:lastRenderedPageBreak/>
              <w:t>4</w:t>
            </w:r>
          </w:p>
        </w:tc>
        <w:tc>
          <w:tcPr>
            <w:tcW w:w="4705" w:type="dxa"/>
          </w:tcPr>
          <w:p w14:paraId="16096223" w14:textId="21B20ECC" w:rsidR="00245A6D" w:rsidRDefault="00245A6D" w:rsidP="00C267EC">
            <w:pPr>
              <w:jc w:val="both"/>
              <w:rPr>
                <w:rFonts w:cstheme="minorHAnsi"/>
                <w:sz w:val="22"/>
                <w:szCs w:val="22"/>
              </w:rPr>
            </w:pPr>
            <w:r>
              <w:rPr>
                <w:rFonts w:cstheme="minorHAnsi"/>
                <w:sz w:val="22"/>
                <w:szCs w:val="22"/>
              </w:rPr>
              <w:t xml:space="preserve">Check the </w:t>
            </w:r>
            <w:r w:rsidR="006C086F">
              <w:rPr>
                <w:rFonts w:cstheme="minorHAnsi"/>
                <w:sz w:val="22"/>
                <w:szCs w:val="22"/>
              </w:rPr>
              <w:t>Structural D</w:t>
            </w:r>
            <w:r>
              <w:rPr>
                <w:rFonts w:cstheme="minorHAnsi"/>
                <w:sz w:val="22"/>
                <w:szCs w:val="22"/>
              </w:rPr>
              <w:t>amage</w:t>
            </w:r>
            <w:r w:rsidR="006C086F">
              <w:rPr>
                <w:rFonts w:cstheme="minorHAnsi"/>
                <w:sz w:val="22"/>
                <w:szCs w:val="22"/>
              </w:rPr>
              <w:t>s records</w:t>
            </w:r>
            <w:r>
              <w:rPr>
                <w:rFonts w:cstheme="minorHAnsi"/>
                <w:sz w:val="22"/>
                <w:szCs w:val="22"/>
              </w:rPr>
              <w:t xml:space="preserve"> </w:t>
            </w:r>
          </w:p>
        </w:tc>
        <w:tc>
          <w:tcPr>
            <w:tcW w:w="2297" w:type="dxa"/>
          </w:tcPr>
          <w:p w14:paraId="0106A5D2" w14:textId="0AFC5EAB" w:rsidR="00245A6D" w:rsidRDefault="00245A6D" w:rsidP="004D4B2D">
            <w:pPr>
              <w:rPr>
                <w:rFonts w:cstheme="minorHAnsi"/>
                <w:sz w:val="22"/>
                <w:szCs w:val="22"/>
                <w:lang w:val="en-CH"/>
              </w:rPr>
            </w:pPr>
            <w:r>
              <w:rPr>
                <w:rFonts w:cstheme="minorHAnsi"/>
                <w:sz w:val="22"/>
                <w:szCs w:val="22"/>
                <w:lang w:val="en-CH"/>
              </w:rPr>
              <w:t xml:space="preserve">Previous </w:t>
            </w:r>
            <w:r w:rsidR="006C086F">
              <w:rPr>
                <w:rFonts w:cstheme="minorHAnsi"/>
                <w:sz w:val="22"/>
                <w:szCs w:val="22"/>
                <w:lang w:val="en-CH"/>
              </w:rPr>
              <w:t>Dent &amp; Buckle chart</w:t>
            </w:r>
          </w:p>
        </w:tc>
        <w:tc>
          <w:tcPr>
            <w:tcW w:w="1274" w:type="dxa"/>
          </w:tcPr>
          <w:p w14:paraId="7714193D" w14:textId="4B27CD39" w:rsidR="00245A6D" w:rsidRDefault="00245A6D" w:rsidP="00C267EC">
            <w:pPr>
              <w:jc w:val="both"/>
              <w:rPr>
                <w:rFonts w:cstheme="minorHAnsi"/>
                <w:sz w:val="22"/>
                <w:szCs w:val="22"/>
                <w:lang w:val="en-CH"/>
              </w:rPr>
            </w:pPr>
            <w:r>
              <w:rPr>
                <w:rFonts w:cstheme="minorHAnsi"/>
                <w:sz w:val="22"/>
                <w:szCs w:val="22"/>
                <w:lang w:val="en-CH"/>
              </w:rPr>
              <w:t>Engineering</w:t>
            </w:r>
          </w:p>
        </w:tc>
      </w:tr>
      <w:tr w:rsidR="00245A6D" w:rsidRPr="004F04E5" w14:paraId="1E4EDA38"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2759EA57" w14:textId="5E78D74D" w:rsidR="00245A6D" w:rsidRDefault="00245A6D" w:rsidP="00076A06">
            <w:pPr>
              <w:rPr>
                <w:rFonts w:cstheme="minorHAnsi"/>
                <w:sz w:val="22"/>
                <w:szCs w:val="22"/>
                <w:lang w:val="pl-PL"/>
              </w:rPr>
            </w:pPr>
            <w:r>
              <w:rPr>
                <w:rFonts w:cstheme="minorHAnsi"/>
                <w:sz w:val="22"/>
                <w:szCs w:val="22"/>
                <w:lang w:val="pl-PL"/>
              </w:rPr>
              <w:t>5</w:t>
            </w:r>
          </w:p>
        </w:tc>
        <w:tc>
          <w:tcPr>
            <w:tcW w:w="4705" w:type="dxa"/>
          </w:tcPr>
          <w:p w14:paraId="3F7FD4F6" w14:textId="40604586" w:rsidR="00245A6D" w:rsidRDefault="00245A6D" w:rsidP="00C267EC">
            <w:pPr>
              <w:jc w:val="both"/>
              <w:rPr>
                <w:rFonts w:cstheme="minorHAnsi"/>
                <w:sz w:val="22"/>
                <w:szCs w:val="22"/>
              </w:rPr>
            </w:pPr>
            <w:r>
              <w:rPr>
                <w:rFonts w:cstheme="minorHAnsi"/>
                <w:sz w:val="22"/>
                <w:szCs w:val="22"/>
              </w:rPr>
              <w:t>Check</w:t>
            </w:r>
            <w:r w:rsidR="00A75E30">
              <w:rPr>
                <w:rFonts w:cstheme="minorHAnsi"/>
                <w:sz w:val="22"/>
                <w:szCs w:val="22"/>
              </w:rPr>
              <w:t xml:space="preserve"> Weight and Balance </w:t>
            </w:r>
            <w:r w:rsidR="006A15C7">
              <w:rPr>
                <w:rFonts w:cstheme="minorHAnsi"/>
                <w:sz w:val="22"/>
                <w:szCs w:val="22"/>
              </w:rPr>
              <w:t>data</w:t>
            </w:r>
          </w:p>
        </w:tc>
        <w:tc>
          <w:tcPr>
            <w:tcW w:w="2297" w:type="dxa"/>
          </w:tcPr>
          <w:p w14:paraId="2619B48A" w14:textId="0C497F45" w:rsidR="00245A6D" w:rsidRDefault="00A75E30" w:rsidP="004D4B2D">
            <w:pPr>
              <w:rPr>
                <w:rFonts w:cstheme="minorHAnsi"/>
                <w:sz w:val="22"/>
                <w:szCs w:val="22"/>
                <w:lang w:val="en-CH"/>
              </w:rPr>
            </w:pPr>
            <w:r>
              <w:rPr>
                <w:rFonts w:cstheme="minorHAnsi"/>
                <w:sz w:val="22"/>
                <w:szCs w:val="22"/>
                <w:lang w:val="en-CH"/>
              </w:rPr>
              <w:t>Previous Weight &amp; Balance</w:t>
            </w:r>
            <w:r w:rsidR="006A15C7">
              <w:rPr>
                <w:rFonts w:cstheme="minorHAnsi"/>
                <w:sz w:val="22"/>
                <w:szCs w:val="22"/>
                <w:lang w:val="en-CH"/>
              </w:rPr>
              <w:t xml:space="preserve"> </w:t>
            </w:r>
          </w:p>
        </w:tc>
        <w:tc>
          <w:tcPr>
            <w:tcW w:w="1274" w:type="dxa"/>
          </w:tcPr>
          <w:p w14:paraId="432FDD70" w14:textId="203EAC97" w:rsidR="00245A6D" w:rsidRDefault="006A15C7" w:rsidP="00C267EC">
            <w:pPr>
              <w:jc w:val="both"/>
              <w:rPr>
                <w:rFonts w:cstheme="minorHAnsi"/>
                <w:sz w:val="22"/>
                <w:szCs w:val="22"/>
                <w:lang w:val="en-CH"/>
              </w:rPr>
            </w:pPr>
            <w:r>
              <w:rPr>
                <w:rFonts w:cstheme="minorHAnsi"/>
                <w:sz w:val="22"/>
                <w:szCs w:val="22"/>
                <w:lang w:val="en-CH"/>
              </w:rPr>
              <w:t>Engineering</w:t>
            </w:r>
          </w:p>
        </w:tc>
      </w:tr>
      <w:tr w:rsidR="006A15C7" w:rsidRPr="004F04E5" w14:paraId="5A3C8DEB" w14:textId="77777777" w:rsidTr="001D212A">
        <w:trPr>
          <w:cnfStyle w:val="000000010000" w:firstRow="0" w:lastRow="0" w:firstColumn="0" w:lastColumn="0" w:oddVBand="0" w:evenVBand="0" w:oddHBand="0" w:evenHBand="1" w:firstRowFirstColumn="0" w:firstRowLastColumn="0" w:lastRowFirstColumn="0" w:lastRowLastColumn="0"/>
        </w:trPr>
        <w:tc>
          <w:tcPr>
            <w:tcW w:w="1075" w:type="dxa"/>
          </w:tcPr>
          <w:p w14:paraId="7E2C2103" w14:textId="285E2BCA" w:rsidR="006A15C7" w:rsidRDefault="006A15C7" w:rsidP="00076A06">
            <w:pPr>
              <w:rPr>
                <w:rFonts w:cstheme="minorHAnsi"/>
                <w:sz w:val="22"/>
                <w:szCs w:val="22"/>
                <w:lang w:val="pl-PL"/>
              </w:rPr>
            </w:pPr>
            <w:r>
              <w:rPr>
                <w:rFonts w:cstheme="minorHAnsi"/>
                <w:sz w:val="22"/>
                <w:szCs w:val="22"/>
                <w:lang w:val="pl-PL"/>
              </w:rPr>
              <w:t>6</w:t>
            </w:r>
          </w:p>
        </w:tc>
        <w:tc>
          <w:tcPr>
            <w:tcW w:w="4705" w:type="dxa"/>
          </w:tcPr>
          <w:p w14:paraId="7DFB76FF" w14:textId="4593E109" w:rsidR="006A15C7" w:rsidRDefault="00FD5ADC" w:rsidP="00C267EC">
            <w:pPr>
              <w:jc w:val="both"/>
              <w:rPr>
                <w:rFonts w:cstheme="minorHAnsi"/>
                <w:sz w:val="22"/>
                <w:szCs w:val="22"/>
              </w:rPr>
            </w:pPr>
            <w:r>
              <w:rPr>
                <w:rFonts w:cstheme="minorHAnsi"/>
                <w:sz w:val="22"/>
                <w:szCs w:val="22"/>
              </w:rPr>
              <w:t>Check open items/deferred defects/</w:t>
            </w:r>
            <w:r w:rsidR="006975D7">
              <w:rPr>
                <w:rFonts w:cstheme="minorHAnsi"/>
                <w:sz w:val="22"/>
                <w:szCs w:val="22"/>
              </w:rPr>
              <w:t xml:space="preserve">Open </w:t>
            </w:r>
            <w:r>
              <w:rPr>
                <w:rFonts w:cstheme="minorHAnsi"/>
                <w:sz w:val="22"/>
                <w:szCs w:val="22"/>
              </w:rPr>
              <w:t xml:space="preserve">Unscheduled </w:t>
            </w:r>
            <w:r w:rsidR="006975D7">
              <w:rPr>
                <w:rFonts w:cstheme="minorHAnsi"/>
                <w:sz w:val="22"/>
                <w:szCs w:val="22"/>
              </w:rPr>
              <w:t>maintenance events</w:t>
            </w:r>
          </w:p>
        </w:tc>
        <w:tc>
          <w:tcPr>
            <w:tcW w:w="2297" w:type="dxa"/>
          </w:tcPr>
          <w:p w14:paraId="33110375" w14:textId="392230E2" w:rsidR="006A15C7" w:rsidRDefault="006975D7" w:rsidP="004D4B2D">
            <w:pPr>
              <w:rPr>
                <w:rFonts w:cstheme="minorHAnsi"/>
                <w:sz w:val="22"/>
                <w:szCs w:val="22"/>
                <w:lang w:val="en-CH"/>
              </w:rPr>
            </w:pPr>
            <w:r>
              <w:rPr>
                <w:rFonts w:cstheme="minorHAnsi"/>
                <w:sz w:val="22"/>
                <w:szCs w:val="22"/>
                <w:lang w:val="en-CH"/>
              </w:rPr>
              <w:t>A/Status report and Deferred Defect Status</w:t>
            </w:r>
          </w:p>
        </w:tc>
        <w:tc>
          <w:tcPr>
            <w:tcW w:w="1274" w:type="dxa"/>
          </w:tcPr>
          <w:p w14:paraId="2EBE6BDB" w14:textId="003D77C9" w:rsidR="006A15C7" w:rsidRDefault="006975D7" w:rsidP="00C267EC">
            <w:pPr>
              <w:jc w:val="both"/>
              <w:rPr>
                <w:rFonts w:cstheme="minorHAnsi"/>
                <w:sz w:val="22"/>
                <w:szCs w:val="22"/>
                <w:lang w:val="en-CH"/>
              </w:rPr>
            </w:pPr>
            <w:r>
              <w:rPr>
                <w:rFonts w:cstheme="minorHAnsi"/>
                <w:sz w:val="22"/>
                <w:szCs w:val="22"/>
                <w:lang w:val="en-CH"/>
              </w:rPr>
              <w:t>Engineering</w:t>
            </w:r>
          </w:p>
        </w:tc>
      </w:tr>
    </w:tbl>
    <w:p w14:paraId="1B3CFE90" w14:textId="29CEE898" w:rsidR="00FE2679" w:rsidRPr="008270EE" w:rsidRDefault="00FE2679" w:rsidP="00737F2A">
      <w:pPr>
        <w:pStyle w:val="Heading1"/>
        <w:numPr>
          <w:ilvl w:val="0"/>
          <w:numId w:val="12"/>
        </w:numPr>
        <w:rPr>
          <w:rFonts w:asciiTheme="minorHAnsi" w:hAnsiTheme="minorHAnsi" w:cstheme="minorHAnsi"/>
          <w:sz w:val="22"/>
          <w:szCs w:val="22"/>
        </w:rPr>
      </w:pPr>
      <w:bookmarkStart w:id="565" w:name="_Toc166423160"/>
      <w:r>
        <w:rPr>
          <w:rFonts w:asciiTheme="minorHAnsi" w:hAnsiTheme="minorHAnsi" w:cstheme="minorHAnsi"/>
          <w:sz w:val="22"/>
          <w:szCs w:val="22"/>
        </w:rPr>
        <w:t>Annex – Additional Info</w:t>
      </w:r>
      <w:bookmarkEnd w:id="564"/>
      <w:bookmarkEnd w:id="565"/>
    </w:p>
    <w:p w14:paraId="0DFE8C25" w14:textId="225810DF" w:rsidR="00FE2679" w:rsidRPr="009C6D43" w:rsidRDefault="009C6D43" w:rsidP="00FE2679">
      <w:pPr>
        <w:rPr>
          <w:rFonts w:cstheme="minorHAnsi"/>
          <w:sz w:val="22"/>
          <w:szCs w:val="22"/>
        </w:rPr>
      </w:pPr>
      <w:r>
        <w:rPr>
          <w:rFonts w:cstheme="minorHAnsi"/>
          <w:sz w:val="22"/>
          <w:szCs w:val="22"/>
        </w:rPr>
        <w:t>-/-</w:t>
      </w: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375FE" w14:textId="77777777" w:rsidR="00352687" w:rsidRDefault="00352687" w:rsidP="00EC2942">
      <w:pPr>
        <w:spacing w:after="0" w:line="240" w:lineRule="auto"/>
      </w:pPr>
      <w:r>
        <w:separator/>
      </w:r>
    </w:p>
  </w:endnote>
  <w:endnote w:type="continuationSeparator" w:id="0">
    <w:p w14:paraId="4E44286A" w14:textId="77777777" w:rsidR="00352687" w:rsidRDefault="00352687" w:rsidP="00EC2942">
      <w:pPr>
        <w:spacing w:after="0" w:line="240" w:lineRule="auto"/>
      </w:pPr>
      <w:r>
        <w:continuationSeparator/>
      </w:r>
    </w:p>
  </w:endnote>
  <w:endnote w:type="continuationNotice" w:id="1">
    <w:p w14:paraId="5677F0C0" w14:textId="77777777" w:rsidR="00352687" w:rsidRDefault="003526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45C2D" w14:textId="77777777" w:rsidR="00352687" w:rsidRDefault="00352687" w:rsidP="00EC2942">
      <w:pPr>
        <w:spacing w:after="0" w:line="240" w:lineRule="auto"/>
      </w:pPr>
      <w:r>
        <w:separator/>
      </w:r>
    </w:p>
  </w:footnote>
  <w:footnote w:type="continuationSeparator" w:id="0">
    <w:p w14:paraId="7971B223" w14:textId="77777777" w:rsidR="00352687" w:rsidRDefault="00352687" w:rsidP="00EC2942">
      <w:pPr>
        <w:spacing w:after="0" w:line="240" w:lineRule="auto"/>
      </w:pPr>
      <w:r>
        <w:continuationSeparator/>
      </w:r>
    </w:p>
  </w:footnote>
  <w:footnote w:type="continuationNotice" w:id="1">
    <w:p w14:paraId="3B7A5629" w14:textId="77777777" w:rsidR="00352687" w:rsidRDefault="003526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689A35D5" w:rsidR="0019283C" w:rsidRPr="0019283C" w:rsidRDefault="00511F16" w:rsidP="0019283C">
        <w:pPr>
          <w:pStyle w:val="Header"/>
          <w:jc w:val="center"/>
          <w:rPr>
            <w:sz w:val="24"/>
            <w:szCs w:val="24"/>
          </w:rPr>
        </w:pPr>
        <w:r>
          <w:rPr>
            <w:sz w:val="24"/>
            <w:szCs w:val="24"/>
          </w:rPr>
          <w:t>02.02 AIRCRAFT PHASE-IN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D5506CA"/>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66F1E67"/>
    <w:multiLevelType w:val="hybridMultilevel"/>
    <w:tmpl w:val="27EA907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A6DC8"/>
    <w:multiLevelType w:val="hybridMultilevel"/>
    <w:tmpl w:val="9C6C532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7530408"/>
    <w:multiLevelType w:val="hybridMultilevel"/>
    <w:tmpl w:val="980443A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4C6425"/>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62DF5B13"/>
    <w:multiLevelType w:val="hybridMultilevel"/>
    <w:tmpl w:val="27EA90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E95EA1"/>
    <w:multiLevelType w:val="hybridMultilevel"/>
    <w:tmpl w:val="E34A1B4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7F719EA"/>
    <w:multiLevelType w:val="hybridMultilevel"/>
    <w:tmpl w:val="923CA6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10"/>
  </w:num>
  <w:num w:numId="2" w16cid:durableId="1183275680">
    <w:abstractNumId w:val="2"/>
  </w:num>
  <w:num w:numId="3" w16cid:durableId="1911115362">
    <w:abstractNumId w:val="8"/>
  </w:num>
  <w:num w:numId="4" w16cid:durableId="851528996">
    <w:abstractNumId w:val="5"/>
  </w:num>
  <w:num w:numId="5" w16cid:durableId="1344437272">
    <w:abstractNumId w:val="15"/>
  </w:num>
  <w:num w:numId="6" w16cid:durableId="472602131">
    <w:abstractNumId w:val="11"/>
  </w:num>
  <w:num w:numId="7" w16cid:durableId="319358488">
    <w:abstractNumId w:val="0"/>
  </w:num>
  <w:num w:numId="8" w16cid:durableId="1519393490">
    <w:abstractNumId w:val="6"/>
  </w:num>
  <w:num w:numId="9" w16cid:durableId="811555899">
    <w:abstractNumId w:val="3"/>
  </w:num>
  <w:num w:numId="10" w16cid:durableId="407583029">
    <w:abstractNumId w:val="13"/>
  </w:num>
  <w:num w:numId="11" w16cid:durableId="1701583844">
    <w:abstractNumId w:val="1"/>
  </w:num>
  <w:num w:numId="12" w16cid:durableId="543903607">
    <w:abstractNumId w:val="14"/>
  </w:num>
  <w:num w:numId="13" w16cid:durableId="108165691">
    <w:abstractNumId w:val="16"/>
  </w:num>
  <w:num w:numId="14" w16cid:durableId="377778218">
    <w:abstractNumId w:val="9"/>
  </w:num>
  <w:num w:numId="15" w16cid:durableId="438717749">
    <w:abstractNumId w:val="7"/>
  </w:num>
  <w:num w:numId="16" w16cid:durableId="691884724">
    <w:abstractNumId w:val="4"/>
  </w:num>
  <w:num w:numId="17" w16cid:durableId="82925370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upont Dimitri">
    <w15:presenceInfo w15:providerId="AD" w15:userId="S::DIDU@swiss-as.com::278962d4-4c5d-4eed-9da0-e96105d685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1EC2"/>
    <w:rsid w:val="0000263A"/>
    <w:rsid w:val="00005148"/>
    <w:rsid w:val="00015583"/>
    <w:rsid w:val="00015710"/>
    <w:rsid w:val="00015CD3"/>
    <w:rsid w:val="0001632D"/>
    <w:rsid w:val="000166AD"/>
    <w:rsid w:val="000212C6"/>
    <w:rsid w:val="000233E6"/>
    <w:rsid w:val="00024B60"/>
    <w:rsid w:val="00026B72"/>
    <w:rsid w:val="000304B5"/>
    <w:rsid w:val="00030D3F"/>
    <w:rsid w:val="00034813"/>
    <w:rsid w:val="00046D3A"/>
    <w:rsid w:val="00047080"/>
    <w:rsid w:val="00051398"/>
    <w:rsid w:val="00051E37"/>
    <w:rsid w:val="000524E4"/>
    <w:rsid w:val="00054CC8"/>
    <w:rsid w:val="00055367"/>
    <w:rsid w:val="00055E01"/>
    <w:rsid w:val="000612A2"/>
    <w:rsid w:val="00063CFB"/>
    <w:rsid w:val="00067BA3"/>
    <w:rsid w:val="00082F6D"/>
    <w:rsid w:val="000853D2"/>
    <w:rsid w:val="00085BE8"/>
    <w:rsid w:val="00086360"/>
    <w:rsid w:val="000946AD"/>
    <w:rsid w:val="000A0C95"/>
    <w:rsid w:val="000A1C2F"/>
    <w:rsid w:val="000A3EC2"/>
    <w:rsid w:val="000A41BC"/>
    <w:rsid w:val="000A4704"/>
    <w:rsid w:val="000A5520"/>
    <w:rsid w:val="000A76B1"/>
    <w:rsid w:val="000A7D10"/>
    <w:rsid w:val="000B1291"/>
    <w:rsid w:val="000B1BDA"/>
    <w:rsid w:val="000B2B01"/>
    <w:rsid w:val="000B30CA"/>
    <w:rsid w:val="000B46E9"/>
    <w:rsid w:val="000B55ED"/>
    <w:rsid w:val="000C05DF"/>
    <w:rsid w:val="000C59D1"/>
    <w:rsid w:val="000C6DD1"/>
    <w:rsid w:val="000C7B72"/>
    <w:rsid w:val="000D3FC4"/>
    <w:rsid w:val="000D5EEB"/>
    <w:rsid w:val="000D6090"/>
    <w:rsid w:val="000D6AA8"/>
    <w:rsid w:val="000D6E85"/>
    <w:rsid w:val="000D6EA0"/>
    <w:rsid w:val="000D74C0"/>
    <w:rsid w:val="000E516D"/>
    <w:rsid w:val="000E6D5C"/>
    <w:rsid w:val="000F0757"/>
    <w:rsid w:val="000F14EE"/>
    <w:rsid w:val="000F1A35"/>
    <w:rsid w:val="000F277C"/>
    <w:rsid w:val="000F3EF0"/>
    <w:rsid w:val="00106583"/>
    <w:rsid w:val="00110C78"/>
    <w:rsid w:val="00111ACD"/>
    <w:rsid w:val="00111AEF"/>
    <w:rsid w:val="00111CA9"/>
    <w:rsid w:val="00111CFC"/>
    <w:rsid w:val="00112ACD"/>
    <w:rsid w:val="0011663A"/>
    <w:rsid w:val="001205A3"/>
    <w:rsid w:val="00120AF5"/>
    <w:rsid w:val="00123113"/>
    <w:rsid w:val="001240F5"/>
    <w:rsid w:val="00130788"/>
    <w:rsid w:val="0013605B"/>
    <w:rsid w:val="00141327"/>
    <w:rsid w:val="00142E6B"/>
    <w:rsid w:val="001470F2"/>
    <w:rsid w:val="001520A5"/>
    <w:rsid w:val="00152507"/>
    <w:rsid w:val="001526DA"/>
    <w:rsid w:val="00153CE3"/>
    <w:rsid w:val="00156014"/>
    <w:rsid w:val="001600BA"/>
    <w:rsid w:val="0016044F"/>
    <w:rsid w:val="001660F0"/>
    <w:rsid w:val="0016644B"/>
    <w:rsid w:val="00167022"/>
    <w:rsid w:val="00175F56"/>
    <w:rsid w:val="00180A2F"/>
    <w:rsid w:val="001820DB"/>
    <w:rsid w:val="001838AB"/>
    <w:rsid w:val="00183FCD"/>
    <w:rsid w:val="00185155"/>
    <w:rsid w:val="001859F9"/>
    <w:rsid w:val="00185FE9"/>
    <w:rsid w:val="0019283C"/>
    <w:rsid w:val="00193B45"/>
    <w:rsid w:val="001940D0"/>
    <w:rsid w:val="00195ADF"/>
    <w:rsid w:val="00196730"/>
    <w:rsid w:val="00196F51"/>
    <w:rsid w:val="001976E9"/>
    <w:rsid w:val="001977DB"/>
    <w:rsid w:val="001A58A2"/>
    <w:rsid w:val="001A5AA4"/>
    <w:rsid w:val="001A5AAD"/>
    <w:rsid w:val="001A79BE"/>
    <w:rsid w:val="001A7F75"/>
    <w:rsid w:val="001B055B"/>
    <w:rsid w:val="001B0DF5"/>
    <w:rsid w:val="001B5A1D"/>
    <w:rsid w:val="001C00F0"/>
    <w:rsid w:val="001C0353"/>
    <w:rsid w:val="001C38F8"/>
    <w:rsid w:val="001C5F2F"/>
    <w:rsid w:val="001C6777"/>
    <w:rsid w:val="001D0ECD"/>
    <w:rsid w:val="001D11EA"/>
    <w:rsid w:val="001D212A"/>
    <w:rsid w:val="001D4AEC"/>
    <w:rsid w:val="001D4E92"/>
    <w:rsid w:val="001E26B4"/>
    <w:rsid w:val="001E2C95"/>
    <w:rsid w:val="001E5360"/>
    <w:rsid w:val="001F2CB2"/>
    <w:rsid w:val="001F37FB"/>
    <w:rsid w:val="00200D2F"/>
    <w:rsid w:val="0020147B"/>
    <w:rsid w:val="00203E18"/>
    <w:rsid w:val="00204244"/>
    <w:rsid w:val="002042E9"/>
    <w:rsid w:val="00204D6F"/>
    <w:rsid w:val="00207159"/>
    <w:rsid w:val="00207F34"/>
    <w:rsid w:val="00210336"/>
    <w:rsid w:val="00213827"/>
    <w:rsid w:val="0021386F"/>
    <w:rsid w:val="002160D5"/>
    <w:rsid w:val="002227FD"/>
    <w:rsid w:val="00225049"/>
    <w:rsid w:val="00226D2A"/>
    <w:rsid w:val="00227959"/>
    <w:rsid w:val="00232559"/>
    <w:rsid w:val="0023360E"/>
    <w:rsid w:val="002347C8"/>
    <w:rsid w:val="00234DED"/>
    <w:rsid w:val="00245A6D"/>
    <w:rsid w:val="00247052"/>
    <w:rsid w:val="00247BFC"/>
    <w:rsid w:val="00251E4B"/>
    <w:rsid w:val="002543B6"/>
    <w:rsid w:val="00255D9D"/>
    <w:rsid w:val="002604C9"/>
    <w:rsid w:val="00261820"/>
    <w:rsid w:val="002642FD"/>
    <w:rsid w:val="002653F5"/>
    <w:rsid w:val="002669D8"/>
    <w:rsid w:val="00267918"/>
    <w:rsid w:val="00273AEB"/>
    <w:rsid w:val="00276FBF"/>
    <w:rsid w:val="002832B1"/>
    <w:rsid w:val="00294610"/>
    <w:rsid w:val="00297923"/>
    <w:rsid w:val="002A0198"/>
    <w:rsid w:val="002A0C00"/>
    <w:rsid w:val="002A2B42"/>
    <w:rsid w:val="002A40B8"/>
    <w:rsid w:val="002B0F98"/>
    <w:rsid w:val="002B3C15"/>
    <w:rsid w:val="002B764E"/>
    <w:rsid w:val="002B7AE5"/>
    <w:rsid w:val="002C1359"/>
    <w:rsid w:val="002C3D3C"/>
    <w:rsid w:val="002C409A"/>
    <w:rsid w:val="002C4E3B"/>
    <w:rsid w:val="002C5E8C"/>
    <w:rsid w:val="002D2EF1"/>
    <w:rsid w:val="002D3385"/>
    <w:rsid w:val="002D4785"/>
    <w:rsid w:val="002D5B5F"/>
    <w:rsid w:val="002D78DD"/>
    <w:rsid w:val="002E5F70"/>
    <w:rsid w:val="002F0784"/>
    <w:rsid w:val="002F0AEF"/>
    <w:rsid w:val="002F0B50"/>
    <w:rsid w:val="002F4136"/>
    <w:rsid w:val="002F4283"/>
    <w:rsid w:val="00300366"/>
    <w:rsid w:val="00304097"/>
    <w:rsid w:val="00321605"/>
    <w:rsid w:val="00325D66"/>
    <w:rsid w:val="00327B94"/>
    <w:rsid w:val="00331C2A"/>
    <w:rsid w:val="00334F32"/>
    <w:rsid w:val="00335A15"/>
    <w:rsid w:val="00335F89"/>
    <w:rsid w:val="00337ACD"/>
    <w:rsid w:val="00341B91"/>
    <w:rsid w:val="00341EF0"/>
    <w:rsid w:val="00345A45"/>
    <w:rsid w:val="00345AD1"/>
    <w:rsid w:val="003468F3"/>
    <w:rsid w:val="00347F3F"/>
    <w:rsid w:val="00351635"/>
    <w:rsid w:val="00352687"/>
    <w:rsid w:val="00354DE5"/>
    <w:rsid w:val="00367E79"/>
    <w:rsid w:val="003701DD"/>
    <w:rsid w:val="00372445"/>
    <w:rsid w:val="00375108"/>
    <w:rsid w:val="00377510"/>
    <w:rsid w:val="003802C8"/>
    <w:rsid w:val="00380DA1"/>
    <w:rsid w:val="00381AA6"/>
    <w:rsid w:val="0038201B"/>
    <w:rsid w:val="003856A6"/>
    <w:rsid w:val="00385A0F"/>
    <w:rsid w:val="00386964"/>
    <w:rsid w:val="00386B83"/>
    <w:rsid w:val="003947A0"/>
    <w:rsid w:val="00395B69"/>
    <w:rsid w:val="003A7C09"/>
    <w:rsid w:val="003B2F70"/>
    <w:rsid w:val="003B68B5"/>
    <w:rsid w:val="003C334F"/>
    <w:rsid w:val="003C4580"/>
    <w:rsid w:val="003C6EED"/>
    <w:rsid w:val="003C7BCB"/>
    <w:rsid w:val="003D2910"/>
    <w:rsid w:val="003D474A"/>
    <w:rsid w:val="003D59A3"/>
    <w:rsid w:val="003D68D5"/>
    <w:rsid w:val="003E3992"/>
    <w:rsid w:val="003E4386"/>
    <w:rsid w:val="003E4A79"/>
    <w:rsid w:val="003E5917"/>
    <w:rsid w:val="003F490D"/>
    <w:rsid w:val="003F5C72"/>
    <w:rsid w:val="00402267"/>
    <w:rsid w:val="0040423D"/>
    <w:rsid w:val="00404996"/>
    <w:rsid w:val="00406A11"/>
    <w:rsid w:val="00412634"/>
    <w:rsid w:val="00413067"/>
    <w:rsid w:val="00414CFF"/>
    <w:rsid w:val="00425AF6"/>
    <w:rsid w:val="0042756B"/>
    <w:rsid w:val="00427BEE"/>
    <w:rsid w:val="00427E2F"/>
    <w:rsid w:val="00430EA0"/>
    <w:rsid w:val="004348AF"/>
    <w:rsid w:val="00434CC7"/>
    <w:rsid w:val="00442DDC"/>
    <w:rsid w:val="0044413D"/>
    <w:rsid w:val="00444F0B"/>
    <w:rsid w:val="004513A6"/>
    <w:rsid w:val="0045180C"/>
    <w:rsid w:val="00452745"/>
    <w:rsid w:val="004576C3"/>
    <w:rsid w:val="0046435C"/>
    <w:rsid w:val="00464DD4"/>
    <w:rsid w:val="0047262B"/>
    <w:rsid w:val="0047555F"/>
    <w:rsid w:val="004812D0"/>
    <w:rsid w:val="00482B3C"/>
    <w:rsid w:val="00484402"/>
    <w:rsid w:val="0048515F"/>
    <w:rsid w:val="00492419"/>
    <w:rsid w:val="00493E9D"/>
    <w:rsid w:val="004A15B4"/>
    <w:rsid w:val="004A1655"/>
    <w:rsid w:val="004A1684"/>
    <w:rsid w:val="004A5697"/>
    <w:rsid w:val="004A5E85"/>
    <w:rsid w:val="004A66A9"/>
    <w:rsid w:val="004B0068"/>
    <w:rsid w:val="004B2479"/>
    <w:rsid w:val="004B4027"/>
    <w:rsid w:val="004B41C7"/>
    <w:rsid w:val="004C1A6C"/>
    <w:rsid w:val="004C3890"/>
    <w:rsid w:val="004C42B9"/>
    <w:rsid w:val="004C560F"/>
    <w:rsid w:val="004D0828"/>
    <w:rsid w:val="004D4B2D"/>
    <w:rsid w:val="004D5D14"/>
    <w:rsid w:val="004E0479"/>
    <w:rsid w:val="004E30E9"/>
    <w:rsid w:val="004F0469"/>
    <w:rsid w:val="004F04E5"/>
    <w:rsid w:val="004F0DAB"/>
    <w:rsid w:val="004F0DB0"/>
    <w:rsid w:val="004F37B8"/>
    <w:rsid w:val="004F5E08"/>
    <w:rsid w:val="00500AC0"/>
    <w:rsid w:val="0050152D"/>
    <w:rsid w:val="00501753"/>
    <w:rsid w:val="005030E5"/>
    <w:rsid w:val="005050EB"/>
    <w:rsid w:val="00505B0D"/>
    <w:rsid w:val="005109D2"/>
    <w:rsid w:val="00511F16"/>
    <w:rsid w:val="00513408"/>
    <w:rsid w:val="0052032F"/>
    <w:rsid w:val="00521509"/>
    <w:rsid w:val="00523178"/>
    <w:rsid w:val="00523D2A"/>
    <w:rsid w:val="005242C5"/>
    <w:rsid w:val="00532649"/>
    <w:rsid w:val="0053417A"/>
    <w:rsid w:val="00535B6E"/>
    <w:rsid w:val="0054105D"/>
    <w:rsid w:val="00544121"/>
    <w:rsid w:val="005541D0"/>
    <w:rsid w:val="00557991"/>
    <w:rsid w:val="00557EAA"/>
    <w:rsid w:val="005604BD"/>
    <w:rsid w:val="00571972"/>
    <w:rsid w:val="00571D14"/>
    <w:rsid w:val="00572A74"/>
    <w:rsid w:val="00582B3A"/>
    <w:rsid w:val="005840E1"/>
    <w:rsid w:val="00586F19"/>
    <w:rsid w:val="005875B7"/>
    <w:rsid w:val="0059342A"/>
    <w:rsid w:val="0059526A"/>
    <w:rsid w:val="005B0FC5"/>
    <w:rsid w:val="005B42F3"/>
    <w:rsid w:val="005B7A1C"/>
    <w:rsid w:val="005C014D"/>
    <w:rsid w:val="005C31AB"/>
    <w:rsid w:val="005C7E39"/>
    <w:rsid w:val="005D1879"/>
    <w:rsid w:val="005D73B6"/>
    <w:rsid w:val="005E1536"/>
    <w:rsid w:val="005E301B"/>
    <w:rsid w:val="005E4A8F"/>
    <w:rsid w:val="005E52C5"/>
    <w:rsid w:val="005E58B5"/>
    <w:rsid w:val="005E7643"/>
    <w:rsid w:val="005E787F"/>
    <w:rsid w:val="005E7C52"/>
    <w:rsid w:val="005F3A80"/>
    <w:rsid w:val="005F77B6"/>
    <w:rsid w:val="0060387B"/>
    <w:rsid w:val="00610A28"/>
    <w:rsid w:val="00611845"/>
    <w:rsid w:val="00612AC3"/>
    <w:rsid w:val="0061510B"/>
    <w:rsid w:val="00616F50"/>
    <w:rsid w:val="0062062C"/>
    <w:rsid w:val="00625C0C"/>
    <w:rsid w:val="00625D37"/>
    <w:rsid w:val="00634FFA"/>
    <w:rsid w:val="006432F6"/>
    <w:rsid w:val="00644220"/>
    <w:rsid w:val="00651D02"/>
    <w:rsid w:val="00651DB0"/>
    <w:rsid w:val="00656C71"/>
    <w:rsid w:val="00664B7F"/>
    <w:rsid w:val="006669D9"/>
    <w:rsid w:val="00670068"/>
    <w:rsid w:val="006778A5"/>
    <w:rsid w:val="0068616E"/>
    <w:rsid w:val="006878FA"/>
    <w:rsid w:val="00687BE7"/>
    <w:rsid w:val="0069011D"/>
    <w:rsid w:val="0069029B"/>
    <w:rsid w:val="00691CD9"/>
    <w:rsid w:val="00693955"/>
    <w:rsid w:val="00693C21"/>
    <w:rsid w:val="00697017"/>
    <w:rsid w:val="006975D7"/>
    <w:rsid w:val="006A0CDC"/>
    <w:rsid w:val="006A15C7"/>
    <w:rsid w:val="006A3AA3"/>
    <w:rsid w:val="006B0CD3"/>
    <w:rsid w:val="006B479F"/>
    <w:rsid w:val="006C086F"/>
    <w:rsid w:val="006C1D7E"/>
    <w:rsid w:val="006C71B3"/>
    <w:rsid w:val="006C783E"/>
    <w:rsid w:val="006D035F"/>
    <w:rsid w:val="006D487F"/>
    <w:rsid w:val="006D657C"/>
    <w:rsid w:val="006D6E03"/>
    <w:rsid w:val="006D7376"/>
    <w:rsid w:val="006E0410"/>
    <w:rsid w:val="006E07BB"/>
    <w:rsid w:val="006E253E"/>
    <w:rsid w:val="006E66E7"/>
    <w:rsid w:val="006E6848"/>
    <w:rsid w:val="006F1384"/>
    <w:rsid w:val="006F1DD2"/>
    <w:rsid w:val="006F4C03"/>
    <w:rsid w:val="006F5157"/>
    <w:rsid w:val="006F7783"/>
    <w:rsid w:val="006F7E7F"/>
    <w:rsid w:val="00700014"/>
    <w:rsid w:val="0070132B"/>
    <w:rsid w:val="00703166"/>
    <w:rsid w:val="00705CBB"/>
    <w:rsid w:val="007106B6"/>
    <w:rsid w:val="0071371F"/>
    <w:rsid w:val="007212B3"/>
    <w:rsid w:val="00736E72"/>
    <w:rsid w:val="00737D56"/>
    <w:rsid w:val="00737E29"/>
    <w:rsid w:val="00737ED9"/>
    <w:rsid w:val="00737F2A"/>
    <w:rsid w:val="007479B9"/>
    <w:rsid w:val="00750FFE"/>
    <w:rsid w:val="007542FB"/>
    <w:rsid w:val="00761847"/>
    <w:rsid w:val="007622C6"/>
    <w:rsid w:val="00763094"/>
    <w:rsid w:val="007637BB"/>
    <w:rsid w:val="0076710B"/>
    <w:rsid w:val="007672F9"/>
    <w:rsid w:val="00771CDF"/>
    <w:rsid w:val="0077320B"/>
    <w:rsid w:val="00773B50"/>
    <w:rsid w:val="007768CF"/>
    <w:rsid w:val="00781E0E"/>
    <w:rsid w:val="007825D3"/>
    <w:rsid w:val="00784C3A"/>
    <w:rsid w:val="00786E30"/>
    <w:rsid w:val="007873E9"/>
    <w:rsid w:val="00794DCB"/>
    <w:rsid w:val="00796BA7"/>
    <w:rsid w:val="007A79B3"/>
    <w:rsid w:val="007A7A4A"/>
    <w:rsid w:val="007A7ADB"/>
    <w:rsid w:val="007B2FC9"/>
    <w:rsid w:val="007B4147"/>
    <w:rsid w:val="007B4AEF"/>
    <w:rsid w:val="007B5E0E"/>
    <w:rsid w:val="007B65F0"/>
    <w:rsid w:val="007C2A51"/>
    <w:rsid w:val="007C31E4"/>
    <w:rsid w:val="007C4DCC"/>
    <w:rsid w:val="007C60B2"/>
    <w:rsid w:val="007D2714"/>
    <w:rsid w:val="007D2C0C"/>
    <w:rsid w:val="007D5F37"/>
    <w:rsid w:val="007E0067"/>
    <w:rsid w:val="007E1FE8"/>
    <w:rsid w:val="007E579E"/>
    <w:rsid w:val="007E7CBA"/>
    <w:rsid w:val="007F26AF"/>
    <w:rsid w:val="007F4E6B"/>
    <w:rsid w:val="007F5CA4"/>
    <w:rsid w:val="007F6DB2"/>
    <w:rsid w:val="007F70CD"/>
    <w:rsid w:val="007F7287"/>
    <w:rsid w:val="00800BFD"/>
    <w:rsid w:val="008019A8"/>
    <w:rsid w:val="0080403F"/>
    <w:rsid w:val="0081012B"/>
    <w:rsid w:val="0081028F"/>
    <w:rsid w:val="00817A74"/>
    <w:rsid w:val="00821F07"/>
    <w:rsid w:val="00822D54"/>
    <w:rsid w:val="00830AA1"/>
    <w:rsid w:val="00833356"/>
    <w:rsid w:val="00836BB0"/>
    <w:rsid w:val="008452E8"/>
    <w:rsid w:val="00850885"/>
    <w:rsid w:val="00852B7B"/>
    <w:rsid w:val="00853C7A"/>
    <w:rsid w:val="00854C6B"/>
    <w:rsid w:val="00854F1F"/>
    <w:rsid w:val="00862EC3"/>
    <w:rsid w:val="00865036"/>
    <w:rsid w:val="00866506"/>
    <w:rsid w:val="00870822"/>
    <w:rsid w:val="00873464"/>
    <w:rsid w:val="00875F5F"/>
    <w:rsid w:val="0087626E"/>
    <w:rsid w:val="00881569"/>
    <w:rsid w:val="00885CD9"/>
    <w:rsid w:val="008872F3"/>
    <w:rsid w:val="00887BA5"/>
    <w:rsid w:val="00895399"/>
    <w:rsid w:val="008A12CD"/>
    <w:rsid w:val="008A4553"/>
    <w:rsid w:val="008A4F51"/>
    <w:rsid w:val="008A6C54"/>
    <w:rsid w:val="008B15D6"/>
    <w:rsid w:val="008B1945"/>
    <w:rsid w:val="008B25AD"/>
    <w:rsid w:val="008B470E"/>
    <w:rsid w:val="008C121B"/>
    <w:rsid w:val="008C41D0"/>
    <w:rsid w:val="008C4493"/>
    <w:rsid w:val="008C5C6B"/>
    <w:rsid w:val="008D00AA"/>
    <w:rsid w:val="008D2854"/>
    <w:rsid w:val="008D2A0F"/>
    <w:rsid w:val="008D508F"/>
    <w:rsid w:val="008D50C2"/>
    <w:rsid w:val="008D7205"/>
    <w:rsid w:val="008E0C5B"/>
    <w:rsid w:val="008E1C13"/>
    <w:rsid w:val="008E2872"/>
    <w:rsid w:val="008E481B"/>
    <w:rsid w:val="008E6B9D"/>
    <w:rsid w:val="008F3D9E"/>
    <w:rsid w:val="008F4ADE"/>
    <w:rsid w:val="0090203A"/>
    <w:rsid w:val="00911BAA"/>
    <w:rsid w:val="009144B3"/>
    <w:rsid w:val="009228D4"/>
    <w:rsid w:val="00922A49"/>
    <w:rsid w:val="00922C9B"/>
    <w:rsid w:val="009333CB"/>
    <w:rsid w:val="00940A74"/>
    <w:rsid w:val="00943F84"/>
    <w:rsid w:val="009521D7"/>
    <w:rsid w:val="009523E5"/>
    <w:rsid w:val="00956495"/>
    <w:rsid w:val="009565EE"/>
    <w:rsid w:val="00956ABF"/>
    <w:rsid w:val="00961B54"/>
    <w:rsid w:val="0097015C"/>
    <w:rsid w:val="00970950"/>
    <w:rsid w:val="00971E4C"/>
    <w:rsid w:val="00971EDF"/>
    <w:rsid w:val="00972C62"/>
    <w:rsid w:val="009733D9"/>
    <w:rsid w:val="00977390"/>
    <w:rsid w:val="00981686"/>
    <w:rsid w:val="009819B5"/>
    <w:rsid w:val="00982C5C"/>
    <w:rsid w:val="00983647"/>
    <w:rsid w:val="00990B94"/>
    <w:rsid w:val="00990F06"/>
    <w:rsid w:val="00996701"/>
    <w:rsid w:val="00996D23"/>
    <w:rsid w:val="009979C9"/>
    <w:rsid w:val="009A2880"/>
    <w:rsid w:val="009A4D77"/>
    <w:rsid w:val="009B5312"/>
    <w:rsid w:val="009B6EEF"/>
    <w:rsid w:val="009B7066"/>
    <w:rsid w:val="009C0220"/>
    <w:rsid w:val="009C3C28"/>
    <w:rsid w:val="009C558A"/>
    <w:rsid w:val="009C695F"/>
    <w:rsid w:val="009C6D43"/>
    <w:rsid w:val="009D2B94"/>
    <w:rsid w:val="009E117C"/>
    <w:rsid w:val="009E36DB"/>
    <w:rsid w:val="009E5AD0"/>
    <w:rsid w:val="009E6B71"/>
    <w:rsid w:val="009E6C79"/>
    <w:rsid w:val="009E7072"/>
    <w:rsid w:val="009F1CE0"/>
    <w:rsid w:val="009F76AE"/>
    <w:rsid w:val="00A001E6"/>
    <w:rsid w:val="00A01A5B"/>
    <w:rsid w:val="00A01DA8"/>
    <w:rsid w:val="00A110D9"/>
    <w:rsid w:val="00A267B9"/>
    <w:rsid w:val="00A327E7"/>
    <w:rsid w:val="00A368B2"/>
    <w:rsid w:val="00A41564"/>
    <w:rsid w:val="00A44A05"/>
    <w:rsid w:val="00A44F10"/>
    <w:rsid w:val="00A45963"/>
    <w:rsid w:val="00A53E26"/>
    <w:rsid w:val="00A60034"/>
    <w:rsid w:val="00A60501"/>
    <w:rsid w:val="00A606B5"/>
    <w:rsid w:val="00A6599E"/>
    <w:rsid w:val="00A65DD3"/>
    <w:rsid w:val="00A66D62"/>
    <w:rsid w:val="00A7114D"/>
    <w:rsid w:val="00A71CCA"/>
    <w:rsid w:val="00A7477F"/>
    <w:rsid w:val="00A75E30"/>
    <w:rsid w:val="00A75E7E"/>
    <w:rsid w:val="00A76744"/>
    <w:rsid w:val="00A77685"/>
    <w:rsid w:val="00A83A42"/>
    <w:rsid w:val="00A8440B"/>
    <w:rsid w:val="00A85E17"/>
    <w:rsid w:val="00A942B8"/>
    <w:rsid w:val="00A94D40"/>
    <w:rsid w:val="00AA40F6"/>
    <w:rsid w:val="00AB16CF"/>
    <w:rsid w:val="00AB24BC"/>
    <w:rsid w:val="00AB2CAD"/>
    <w:rsid w:val="00AB441B"/>
    <w:rsid w:val="00AB6253"/>
    <w:rsid w:val="00AC2663"/>
    <w:rsid w:val="00AC2A16"/>
    <w:rsid w:val="00AC70D5"/>
    <w:rsid w:val="00AD109D"/>
    <w:rsid w:val="00AD46FE"/>
    <w:rsid w:val="00AD54BD"/>
    <w:rsid w:val="00AD5D16"/>
    <w:rsid w:val="00AD6FD5"/>
    <w:rsid w:val="00AE3BA4"/>
    <w:rsid w:val="00AF0B56"/>
    <w:rsid w:val="00AF7D73"/>
    <w:rsid w:val="00B024F5"/>
    <w:rsid w:val="00B02E31"/>
    <w:rsid w:val="00B04565"/>
    <w:rsid w:val="00B07D98"/>
    <w:rsid w:val="00B121C2"/>
    <w:rsid w:val="00B12F78"/>
    <w:rsid w:val="00B206F7"/>
    <w:rsid w:val="00B23FCC"/>
    <w:rsid w:val="00B243AC"/>
    <w:rsid w:val="00B2653B"/>
    <w:rsid w:val="00B31E6A"/>
    <w:rsid w:val="00B31EFE"/>
    <w:rsid w:val="00B32177"/>
    <w:rsid w:val="00B36239"/>
    <w:rsid w:val="00B37787"/>
    <w:rsid w:val="00B412B3"/>
    <w:rsid w:val="00B47D0D"/>
    <w:rsid w:val="00B55263"/>
    <w:rsid w:val="00B57EE6"/>
    <w:rsid w:val="00B608F2"/>
    <w:rsid w:val="00B63A09"/>
    <w:rsid w:val="00B64610"/>
    <w:rsid w:val="00B6499F"/>
    <w:rsid w:val="00B64BF9"/>
    <w:rsid w:val="00B656A9"/>
    <w:rsid w:val="00B6726F"/>
    <w:rsid w:val="00B709BA"/>
    <w:rsid w:val="00B74401"/>
    <w:rsid w:val="00B7481C"/>
    <w:rsid w:val="00B80689"/>
    <w:rsid w:val="00B84508"/>
    <w:rsid w:val="00B861CC"/>
    <w:rsid w:val="00B87994"/>
    <w:rsid w:val="00B87C15"/>
    <w:rsid w:val="00B94CB6"/>
    <w:rsid w:val="00B97B0A"/>
    <w:rsid w:val="00BA2F41"/>
    <w:rsid w:val="00BA5DEB"/>
    <w:rsid w:val="00BA7497"/>
    <w:rsid w:val="00BA7C6D"/>
    <w:rsid w:val="00BB023B"/>
    <w:rsid w:val="00BB1BBE"/>
    <w:rsid w:val="00BB50C7"/>
    <w:rsid w:val="00BC11CB"/>
    <w:rsid w:val="00BC2079"/>
    <w:rsid w:val="00BC2915"/>
    <w:rsid w:val="00BC3192"/>
    <w:rsid w:val="00BC61DE"/>
    <w:rsid w:val="00BD12D4"/>
    <w:rsid w:val="00BD4CF1"/>
    <w:rsid w:val="00BD5006"/>
    <w:rsid w:val="00BD6C84"/>
    <w:rsid w:val="00BD77BB"/>
    <w:rsid w:val="00BE12B4"/>
    <w:rsid w:val="00BE2A11"/>
    <w:rsid w:val="00BE47FB"/>
    <w:rsid w:val="00BE6B62"/>
    <w:rsid w:val="00BE7C83"/>
    <w:rsid w:val="00BF6240"/>
    <w:rsid w:val="00BF6632"/>
    <w:rsid w:val="00C00E12"/>
    <w:rsid w:val="00C019CA"/>
    <w:rsid w:val="00C03EF2"/>
    <w:rsid w:val="00C06CE1"/>
    <w:rsid w:val="00C115A0"/>
    <w:rsid w:val="00C1323B"/>
    <w:rsid w:val="00C16AAA"/>
    <w:rsid w:val="00C16BD1"/>
    <w:rsid w:val="00C206BC"/>
    <w:rsid w:val="00C20734"/>
    <w:rsid w:val="00C21C1B"/>
    <w:rsid w:val="00C23104"/>
    <w:rsid w:val="00C239E3"/>
    <w:rsid w:val="00C23F56"/>
    <w:rsid w:val="00C249AC"/>
    <w:rsid w:val="00C24E07"/>
    <w:rsid w:val="00C267EC"/>
    <w:rsid w:val="00C3003A"/>
    <w:rsid w:val="00C30BB1"/>
    <w:rsid w:val="00C47537"/>
    <w:rsid w:val="00C54513"/>
    <w:rsid w:val="00C55DB1"/>
    <w:rsid w:val="00C56048"/>
    <w:rsid w:val="00C6129F"/>
    <w:rsid w:val="00C64650"/>
    <w:rsid w:val="00C64A9D"/>
    <w:rsid w:val="00C64F68"/>
    <w:rsid w:val="00C65C93"/>
    <w:rsid w:val="00C71B52"/>
    <w:rsid w:val="00C80CAF"/>
    <w:rsid w:val="00C81FEE"/>
    <w:rsid w:val="00C82726"/>
    <w:rsid w:val="00C836A9"/>
    <w:rsid w:val="00C84084"/>
    <w:rsid w:val="00C92972"/>
    <w:rsid w:val="00CA1324"/>
    <w:rsid w:val="00CB269D"/>
    <w:rsid w:val="00CB3E84"/>
    <w:rsid w:val="00CC0302"/>
    <w:rsid w:val="00CC22FE"/>
    <w:rsid w:val="00CD0EEE"/>
    <w:rsid w:val="00CD41FF"/>
    <w:rsid w:val="00CE1CF8"/>
    <w:rsid w:val="00CE3DEB"/>
    <w:rsid w:val="00CE7128"/>
    <w:rsid w:val="00CE7D1A"/>
    <w:rsid w:val="00CF09FF"/>
    <w:rsid w:val="00CF2BDB"/>
    <w:rsid w:val="00CF5C3D"/>
    <w:rsid w:val="00CF6C48"/>
    <w:rsid w:val="00CF714C"/>
    <w:rsid w:val="00D00160"/>
    <w:rsid w:val="00D00DEB"/>
    <w:rsid w:val="00D01D9C"/>
    <w:rsid w:val="00D06B96"/>
    <w:rsid w:val="00D117D5"/>
    <w:rsid w:val="00D1358A"/>
    <w:rsid w:val="00D20A4A"/>
    <w:rsid w:val="00D244E1"/>
    <w:rsid w:val="00D257FB"/>
    <w:rsid w:val="00D32130"/>
    <w:rsid w:val="00D407C8"/>
    <w:rsid w:val="00D40DED"/>
    <w:rsid w:val="00D4417E"/>
    <w:rsid w:val="00D44351"/>
    <w:rsid w:val="00D462F4"/>
    <w:rsid w:val="00D5663D"/>
    <w:rsid w:val="00D74294"/>
    <w:rsid w:val="00D75972"/>
    <w:rsid w:val="00D77452"/>
    <w:rsid w:val="00D80CB0"/>
    <w:rsid w:val="00D829C6"/>
    <w:rsid w:val="00D836D6"/>
    <w:rsid w:val="00D85EA1"/>
    <w:rsid w:val="00D939C3"/>
    <w:rsid w:val="00D93ECB"/>
    <w:rsid w:val="00D969A9"/>
    <w:rsid w:val="00DA152C"/>
    <w:rsid w:val="00DA23DF"/>
    <w:rsid w:val="00DA65DF"/>
    <w:rsid w:val="00DA75B8"/>
    <w:rsid w:val="00DA7631"/>
    <w:rsid w:val="00DB34DE"/>
    <w:rsid w:val="00DB6D79"/>
    <w:rsid w:val="00DC3E22"/>
    <w:rsid w:val="00DD0F03"/>
    <w:rsid w:val="00DD1FAF"/>
    <w:rsid w:val="00DD29B8"/>
    <w:rsid w:val="00DD2F73"/>
    <w:rsid w:val="00DD4CDE"/>
    <w:rsid w:val="00DD5EA9"/>
    <w:rsid w:val="00DD74D3"/>
    <w:rsid w:val="00DD77F6"/>
    <w:rsid w:val="00DD7E55"/>
    <w:rsid w:val="00DE4EFE"/>
    <w:rsid w:val="00DE6672"/>
    <w:rsid w:val="00DE747A"/>
    <w:rsid w:val="00DF0532"/>
    <w:rsid w:val="00DF1960"/>
    <w:rsid w:val="00DF4C27"/>
    <w:rsid w:val="00DF6B28"/>
    <w:rsid w:val="00E01287"/>
    <w:rsid w:val="00E050EF"/>
    <w:rsid w:val="00E15374"/>
    <w:rsid w:val="00E163FF"/>
    <w:rsid w:val="00E27EBE"/>
    <w:rsid w:val="00E344DD"/>
    <w:rsid w:val="00E4207A"/>
    <w:rsid w:val="00E46C23"/>
    <w:rsid w:val="00E5689E"/>
    <w:rsid w:val="00E56D6B"/>
    <w:rsid w:val="00E617A8"/>
    <w:rsid w:val="00E63755"/>
    <w:rsid w:val="00E665F8"/>
    <w:rsid w:val="00E7584F"/>
    <w:rsid w:val="00E82344"/>
    <w:rsid w:val="00E84C12"/>
    <w:rsid w:val="00E90151"/>
    <w:rsid w:val="00E929DD"/>
    <w:rsid w:val="00EA1782"/>
    <w:rsid w:val="00EA5F29"/>
    <w:rsid w:val="00EA6796"/>
    <w:rsid w:val="00EA7AA0"/>
    <w:rsid w:val="00EB0447"/>
    <w:rsid w:val="00EB0C22"/>
    <w:rsid w:val="00EB4E00"/>
    <w:rsid w:val="00EC092E"/>
    <w:rsid w:val="00EC2942"/>
    <w:rsid w:val="00EC2B20"/>
    <w:rsid w:val="00EC38CE"/>
    <w:rsid w:val="00ED4C13"/>
    <w:rsid w:val="00EE0040"/>
    <w:rsid w:val="00EE2940"/>
    <w:rsid w:val="00EE2988"/>
    <w:rsid w:val="00EE42ED"/>
    <w:rsid w:val="00EF0AF3"/>
    <w:rsid w:val="00EF0C1B"/>
    <w:rsid w:val="00EF3CE6"/>
    <w:rsid w:val="00F00955"/>
    <w:rsid w:val="00F00EBE"/>
    <w:rsid w:val="00F02DB9"/>
    <w:rsid w:val="00F0627E"/>
    <w:rsid w:val="00F069BC"/>
    <w:rsid w:val="00F128B1"/>
    <w:rsid w:val="00F151E6"/>
    <w:rsid w:val="00F206B4"/>
    <w:rsid w:val="00F222A0"/>
    <w:rsid w:val="00F22709"/>
    <w:rsid w:val="00F24EAD"/>
    <w:rsid w:val="00F252A5"/>
    <w:rsid w:val="00F2571C"/>
    <w:rsid w:val="00F25ABD"/>
    <w:rsid w:val="00F27B2D"/>
    <w:rsid w:val="00F30245"/>
    <w:rsid w:val="00F3126B"/>
    <w:rsid w:val="00F333A6"/>
    <w:rsid w:val="00F33629"/>
    <w:rsid w:val="00F343C8"/>
    <w:rsid w:val="00F365D5"/>
    <w:rsid w:val="00F40621"/>
    <w:rsid w:val="00F4166D"/>
    <w:rsid w:val="00F435D5"/>
    <w:rsid w:val="00F45E9B"/>
    <w:rsid w:val="00F55945"/>
    <w:rsid w:val="00F673EB"/>
    <w:rsid w:val="00F735CA"/>
    <w:rsid w:val="00F742A4"/>
    <w:rsid w:val="00F74520"/>
    <w:rsid w:val="00F81DE1"/>
    <w:rsid w:val="00F85577"/>
    <w:rsid w:val="00F90CB5"/>
    <w:rsid w:val="00F9195E"/>
    <w:rsid w:val="00F93932"/>
    <w:rsid w:val="00F94F8D"/>
    <w:rsid w:val="00F968CF"/>
    <w:rsid w:val="00FA08CA"/>
    <w:rsid w:val="00FA22FC"/>
    <w:rsid w:val="00FA5F5A"/>
    <w:rsid w:val="00FA7926"/>
    <w:rsid w:val="00FB6B70"/>
    <w:rsid w:val="00FC36BB"/>
    <w:rsid w:val="00FC5D63"/>
    <w:rsid w:val="00FC7EB6"/>
    <w:rsid w:val="00FD11D1"/>
    <w:rsid w:val="00FD2E63"/>
    <w:rsid w:val="00FD527B"/>
    <w:rsid w:val="00FD5931"/>
    <w:rsid w:val="00FD5ADC"/>
    <w:rsid w:val="00FD5C66"/>
    <w:rsid w:val="00FE0319"/>
    <w:rsid w:val="00FE0CDD"/>
    <w:rsid w:val="00FE2679"/>
    <w:rsid w:val="00FE2A2E"/>
    <w:rsid w:val="00FE5A87"/>
    <w:rsid w:val="00FE660E"/>
    <w:rsid w:val="00FF1954"/>
    <w:rsid w:val="00FF2D15"/>
    <w:rsid w:val="00FF481D"/>
    <w:rsid w:val="00FF5FFC"/>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46435C"/>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A7477F"/>
    <w:pPr>
      <w:spacing w:after="0" w:line="240" w:lineRule="auto"/>
    </w:pPr>
  </w:style>
  <w:style w:type="character" w:styleId="CommentReference">
    <w:name w:val="annotation reference"/>
    <w:basedOn w:val="DefaultParagraphFont"/>
    <w:uiPriority w:val="99"/>
    <w:semiHidden/>
    <w:unhideWhenUsed/>
    <w:rsid w:val="000A7D10"/>
    <w:rPr>
      <w:sz w:val="16"/>
      <w:szCs w:val="16"/>
    </w:rPr>
  </w:style>
  <w:style w:type="paragraph" w:styleId="CommentText">
    <w:name w:val="annotation text"/>
    <w:basedOn w:val="Normal"/>
    <w:link w:val="CommentTextChar"/>
    <w:uiPriority w:val="99"/>
    <w:unhideWhenUsed/>
    <w:rsid w:val="000A7D10"/>
    <w:pPr>
      <w:spacing w:line="240" w:lineRule="auto"/>
    </w:pPr>
  </w:style>
  <w:style w:type="character" w:customStyle="1" w:styleId="CommentTextChar">
    <w:name w:val="Comment Text Char"/>
    <w:basedOn w:val="DefaultParagraphFont"/>
    <w:link w:val="CommentText"/>
    <w:uiPriority w:val="99"/>
    <w:rsid w:val="000A7D10"/>
  </w:style>
  <w:style w:type="paragraph" w:styleId="CommentSubject">
    <w:name w:val="annotation subject"/>
    <w:basedOn w:val="CommentText"/>
    <w:next w:val="CommentText"/>
    <w:link w:val="CommentSubjectChar"/>
    <w:uiPriority w:val="99"/>
    <w:semiHidden/>
    <w:unhideWhenUsed/>
    <w:rsid w:val="000A7D10"/>
    <w:rPr>
      <w:b/>
      <w:bCs/>
    </w:rPr>
  </w:style>
  <w:style w:type="character" w:customStyle="1" w:styleId="CommentSubjectChar">
    <w:name w:val="Comment Subject Char"/>
    <w:basedOn w:val="CommentTextChar"/>
    <w:link w:val="CommentSubject"/>
    <w:uiPriority w:val="99"/>
    <w:semiHidden/>
    <w:rsid w:val="000A7D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02787">
      <w:bodyDiv w:val="1"/>
      <w:marLeft w:val="0"/>
      <w:marRight w:val="0"/>
      <w:marTop w:val="0"/>
      <w:marBottom w:val="0"/>
      <w:divBdr>
        <w:top w:val="none" w:sz="0" w:space="0" w:color="auto"/>
        <w:left w:val="none" w:sz="0" w:space="0" w:color="auto"/>
        <w:bottom w:val="none" w:sz="0" w:space="0" w:color="auto"/>
        <w:right w:val="none" w:sz="0" w:space="0" w:color="auto"/>
      </w:divBdr>
    </w:div>
    <w:div w:id="121771624">
      <w:bodyDiv w:val="1"/>
      <w:marLeft w:val="0"/>
      <w:marRight w:val="0"/>
      <w:marTop w:val="0"/>
      <w:marBottom w:val="0"/>
      <w:divBdr>
        <w:top w:val="none" w:sz="0" w:space="0" w:color="auto"/>
        <w:left w:val="none" w:sz="0" w:space="0" w:color="auto"/>
        <w:bottom w:val="none" w:sz="0" w:space="0" w:color="auto"/>
        <w:right w:val="none" w:sz="0" w:space="0" w:color="auto"/>
      </w:divBdr>
    </w:div>
    <w:div w:id="138884444">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332952859">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66707164">
      <w:bodyDiv w:val="1"/>
      <w:marLeft w:val="0"/>
      <w:marRight w:val="0"/>
      <w:marTop w:val="0"/>
      <w:marBottom w:val="0"/>
      <w:divBdr>
        <w:top w:val="none" w:sz="0" w:space="0" w:color="auto"/>
        <w:left w:val="none" w:sz="0" w:space="0" w:color="auto"/>
        <w:bottom w:val="none" w:sz="0" w:space="0" w:color="auto"/>
        <w:right w:val="none" w:sz="0" w:space="0" w:color="auto"/>
      </w:divBdr>
    </w:div>
    <w:div w:id="882598736">
      <w:bodyDiv w:val="1"/>
      <w:marLeft w:val="0"/>
      <w:marRight w:val="0"/>
      <w:marTop w:val="0"/>
      <w:marBottom w:val="0"/>
      <w:divBdr>
        <w:top w:val="none" w:sz="0" w:space="0" w:color="auto"/>
        <w:left w:val="none" w:sz="0" w:space="0" w:color="auto"/>
        <w:bottom w:val="none" w:sz="0" w:space="0" w:color="auto"/>
        <w:right w:val="none" w:sz="0" w:space="0" w:color="auto"/>
      </w:divBdr>
    </w:div>
    <w:div w:id="943727224">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13206893">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337073468">
      <w:bodyDiv w:val="1"/>
      <w:marLeft w:val="0"/>
      <w:marRight w:val="0"/>
      <w:marTop w:val="0"/>
      <w:marBottom w:val="0"/>
      <w:divBdr>
        <w:top w:val="none" w:sz="0" w:space="0" w:color="auto"/>
        <w:left w:val="none" w:sz="0" w:space="0" w:color="auto"/>
        <w:bottom w:val="none" w:sz="0" w:space="0" w:color="auto"/>
        <w:right w:val="none" w:sz="0" w:space="0" w:color="auto"/>
      </w:divBdr>
    </w:div>
    <w:div w:id="1634408996">
      <w:bodyDiv w:val="1"/>
      <w:marLeft w:val="0"/>
      <w:marRight w:val="0"/>
      <w:marTop w:val="0"/>
      <w:marBottom w:val="0"/>
      <w:divBdr>
        <w:top w:val="none" w:sz="0" w:space="0" w:color="auto"/>
        <w:left w:val="none" w:sz="0" w:space="0" w:color="auto"/>
        <w:bottom w:val="none" w:sz="0" w:space="0" w:color="auto"/>
        <w:right w:val="none" w:sz="0" w:space="0" w:color="auto"/>
      </w:divBdr>
    </w:div>
    <w:div w:id="1765490069">
      <w:bodyDiv w:val="1"/>
      <w:marLeft w:val="0"/>
      <w:marRight w:val="0"/>
      <w:marTop w:val="0"/>
      <w:marBottom w:val="0"/>
      <w:divBdr>
        <w:top w:val="none" w:sz="0" w:space="0" w:color="auto"/>
        <w:left w:val="none" w:sz="0" w:space="0" w:color="auto"/>
        <w:bottom w:val="none" w:sz="0" w:space="0" w:color="auto"/>
        <w:right w:val="none" w:sz="0" w:space="0" w:color="auto"/>
      </w:divBdr>
    </w:div>
    <w:div w:id="1802073403">
      <w:bodyDiv w:val="1"/>
      <w:marLeft w:val="0"/>
      <w:marRight w:val="0"/>
      <w:marTop w:val="0"/>
      <w:marBottom w:val="0"/>
      <w:divBdr>
        <w:top w:val="none" w:sz="0" w:space="0" w:color="auto"/>
        <w:left w:val="none" w:sz="0" w:space="0" w:color="auto"/>
        <w:bottom w:val="none" w:sz="0" w:space="0" w:color="auto"/>
        <w:right w:val="none" w:sz="0" w:space="0" w:color="auto"/>
      </w:divBdr>
    </w:div>
    <w:div w:id="1833256301">
      <w:bodyDiv w:val="1"/>
      <w:marLeft w:val="0"/>
      <w:marRight w:val="0"/>
      <w:marTop w:val="0"/>
      <w:marBottom w:val="0"/>
      <w:divBdr>
        <w:top w:val="none" w:sz="0" w:space="0" w:color="auto"/>
        <w:left w:val="none" w:sz="0" w:space="0" w:color="auto"/>
        <w:bottom w:val="none" w:sz="0" w:space="0" w:color="auto"/>
        <w:right w:val="none" w:sz="0" w:space="0" w:color="auto"/>
      </w:divBdr>
    </w:div>
    <w:div w:id="1918244566">
      <w:bodyDiv w:val="1"/>
      <w:marLeft w:val="0"/>
      <w:marRight w:val="0"/>
      <w:marTop w:val="0"/>
      <w:marBottom w:val="0"/>
      <w:divBdr>
        <w:top w:val="none" w:sz="0" w:space="0" w:color="auto"/>
        <w:left w:val="none" w:sz="0" w:space="0" w:color="auto"/>
        <w:bottom w:val="none" w:sz="0" w:space="0" w:color="auto"/>
        <w:right w:val="none" w:sz="0" w:space="0" w:color="auto"/>
      </w:divBdr>
    </w:div>
    <w:div w:id="1928414789">
      <w:bodyDiv w:val="1"/>
      <w:marLeft w:val="0"/>
      <w:marRight w:val="0"/>
      <w:marTop w:val="0"/>
      <w:marBottom w:val="0"/>
      <w:divBdr>
        <w:top w:val="none" w:sz="0" w:space="0" w:color="auto"/>
        <w:left w:val="none" w:sz="0" w:space="0" w:color="auto"/>
        <w:bottom w:val="none" w:sz="0" w:space="0" w:color="auto"/>
        <w:right w:val="none" w:sz="0" w:space="0" w:color="auto"/>
      </w:divBdr>
    </w:div>
    <w:div w:id="207188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70D6A"/>
    <w:rsid w:val="000B38D4"/>
    <w:rsid w:val="00154E7C"/>
    <w:rsid w:val="00213998"/>
    <w:rsid w:val="002D3DF6"/>
    <w:rsid w:val="002F0B50"/>
    <w:rsid w:val="00313382"/>
    <w:rsid w:val="003723E4"/>
    <w:rsid w:val="004C5AC3"/>
    <w:rsid w:val="006C0123"/>
    <w:rsid w:val="00733FF7"/>
    <w:rsid w:val="007668B4"/>
    <w:rsid w:val="0080278A"/>
    <w:rsid w:val="00870997"/>
    <w:rsid w:val="008A2C3D"/>
    <w:rsid w:val="008D754B"/>
    <w:rsid w:val="009E4ACD"/>
    <w:rsid w:val="00A2174D"/>
    <w:rsid w:val="00AB66CF"/>
    <w:rsid w:val="00B35945"/>
    <w:rsid w:val="00BC1221"/>
    <w:rsid w:val="00C72EA7"/>
    <w:rsid w:val="00CB3BC0"/>
    <w:rsid w:val="00D8731E"/>
    <w:rsid w:val="00D9744C"/>
    <w:rsid w:val="00DD2F73"/>
    <w:rsid w:val="00DE2AF3"/>
    <w:rsid w:val="00E95553"/>
    <w:rsid w:val="00EA1497"/>
    <w:rsid w:val="00F069BC"/>
    <w:rsid w:val="00FF7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5D536F-43A0-4DA4-90FF-EA470C9B31F0}"/>
</file>

<file path=customXml/itemProps3.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5.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2977</TotalTime>
  <Pages>11</Pages>
  <Words>2575</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12.02 
Invoice Checking</vt:lpstr>
    </vt:vector>
  </TitlesOfParts>
  <Company/>
  <LinksUpToDate>false</LinksUpToDate>
  <CharactersWithSpaces>17225</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02.02 
AIRCRAFT PHASE-IN</dc:title>
  <dc:subject>Process Design &amp; AMOS Configuration Document</dc:subject>
  <dc:creator>Julien Methot</dc:creator>
  <cp:keywords/>
  <dc:description/>
  <cp:lastModifiedBy>Dupont Dimitri</cp:lastModifiedBy>
  <cp:revision>618</cp:revision>
  <cp:lastPrinted>2024-05-31T11:49:00Z</cp:lastPrinted>
  <dcterms:created xsi:type="dcterms:W3CDTF">2024-04-29T10:49:00Z</dcterms:created>
  <dcterms:modified xsi:type="dcterms:W3CDTF">2025-01-08T12:01:00Z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