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7F93EE13"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C619A0">
                                      <w:rPr>
                                        <w:caps/>
                                        <w:color w:val="C00000" w:themeColor="accent1"/>
                                        <w:sz w:val="64"/>
                                        <w:szCs w:val="64"/>
                                      </w:rPr>
                                      <w:t>1</w:t>
                                    </w:r>
                                    <w:r w:rsidR="00BF6240">
                                      <w:rPr>
                                        <w:caps/>
                                        <w:color w:val="C00000" w:themeColor="accent1"/>
                                        <w:sz w:val="64"/>
                                        <w:szCs w:val="64"/>
                                      </w:rPr>
                                      <w:t>.</w:t>
                                    </w:r>
                                    <w:r w:rsidR="00C619A0">
                                      <w:rPr>
                                        <w:caps/>
                                        <w:color w:val="C00000" w:themeColor="accent1"/>
                                        <w:sz w:val="64"/>
                                        <w:szCs w:val="64"/>
                                      </w:rPr>
                                      <w:t>03</w:t>
                                    </w:r>
                                    <w:r w:rsidR="00BF6240">
                                      <w:rPr>
                                        <w:caps/>
                                        <w:color w:val="C00000" w:themeColor="accent1"/>
                                        <w:sz w:val="64"/>
                                        <w:szCs w:val="64"/>
                                      </w:rPr>
                                      <w:t xml:space="preserve"> </w:t>
                                    </w:r>
                                    <w:r w:rsidR="00BF6240">
                                      <w:rPr>
                                        <w:caps/>
                                        <w:color w:val="C00000" w:themeColor="accent1"/>
                                        <w:sz w:val="64"/>
                                        <w:szCs w:val="64"/>
                                      </w:rPr>
                                      <w:br/>
                                    </w:r>
                                    <w:r w:rsidR="00C619A0">
                                      <w:rPr>
                                        <w:caps/>
                                        <w:color w:val="C00000" w:themeColor="accent1"/>
                                        <w:sz w:val="64"/>
                                        <w:szCs w:val="64"/>
                                      </w:rPr>
                                      <w:t>Maintenance program</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7F93EE13"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C619A0">
                                <w:rPr>
                                  <w:caps/>
                                  <w:color w:val="C00000" w:themeColor="accent1"/>
                                  <w:sz w:val="64"/>
                                  <w:szCs w:val="64"/>
                                </w:rPr>
                                <w:t>1</w:t>
                              </w:r>
                              <w:r w:rsidR="00BF6240">
                                <w:rPr>
                                  <w:caps/>
                                  <w:color w:val="C00000" w:themeColor="accent1"/>
                                  <w:sz w:val="64"/>
                                  <w:szCs w:val="64"/>
                                </w:rPr>
                                <w:t>.</w:t>
                              </w:r>
                              <w:r w:rsidR="00C619A0">
                                <w:rPr>
                                  <w:caps/>
                                  <w:color w:val="C00000" w:themeColor="accent1"/>
                                  <w:sz w:val="64"/>
                                  <w:szCs w:val="64"/>
                                </w:rPr>
                                <w:t>03</w:t>
                              </w:r>
                              <w:r w:rsidR="00BF6240">
                                <w:rPr>
                                  <w:caps/>
                                  <w:color w:val="C00000" w:themeColor="accent1"/>
                                  <w:sz w:val="64"/>
                                  <w:szCs w:val="64"/>
                                </w:rPr>
                                <w:t xml:space="preserve"> </w:t>
                              </w:r>
                              <w:r w:rsidR="00BF6240">
                                <w:rPr>
                                  <w:caps/>
                                  <w:color w:val="C00000" w:themeColor="accent1"/>
                                  <w:sz w:val="64"/>
                                  <w:szCs w:val="64"/>
                                </w:rPr>
                                <w:br/>
                              </w:r>
                              <w:r w:rsidR="00C619A0">
                                <w:rPr>
                                  <w:caps/>
                                  <w:color w:val="C00000" w:themeColor="accent1"/>
                                  <w:sz w:val="64"/>
                                  <w:szCs w:val="64"/>
                                </w:rPr>
                                <w:t>Maintenance program</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rto="http://schemas.microsoft.com/office/word/2006/arto" xmlns:a="http://schemas.openxmlformats.org/drawingml/2006/main" xmlns:pic="http://schemas.openxmlformats.org/drawingml/2006/picture">
                <w:pict w14:anchorId="6EA52E7D">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9E3FDC">
                                  <w:tc>
                                    <w:tcPr>
                                      <w:tcW w:w="2466"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9E3FDC">
                                  <w:tc>
                                    <w:tcPr>
                                      <w:tcW w:w="2466" w:type="dxa"/>
                                    </w:tcPr>
                                    <w:p w14:paraId="2590C49C" w14:textId="3C3C1442" w:rsidR="0019283C" w:rsidRPr="0019283C" w:rsidRDefault="009E5177">
                                      <w:pPr>
                                        <w:rPr>
                                          <w:color w:val="595959" w:themeColor="text1" w:themeTint="A6"/>
                                        </w:rPr>
                                      </w:pPr>
                                      <w:r>
                                        <w:rPr>
                                          <w:color w:val="595959" w:themeColor="text1" w:themeTint="A6"/>
                                        </w:rPr>
                                        <w:t xml:space="preserve">Boris </w:t>
                                      </w:r>
                                      <w:proofErr w:type="spellStart"/>
                                      <w:r>
                                        <w:rPr>
                                          <w:color w:val="595959" w:themeColor="text1" w:themeTint="A6"/>
                                        </w:rPr>
                                        <w:t>Kazarow</w:t>
                                      </w:r>
                                      <w:proofErr w:type="spellEnd"/>
                                    </w:p>
                                  </w:tc>
                                  <w:tc>
                                    <w:tcPr>
                                      <w:tcW w:w="2468" w:type="dxa"/>
                                    </w:tcPr>
                                    <w:p w14:paraId="3DD35496" w14:textId="1880207E" w:rsidR="0019283C" w:rsidRPr="0019283C" w:rsidRDefault="009E5177">
                                      <w:pPr>
                                        <w:rPr>
                                          <w:color w:val="595959" w:themeColor="text1" w:themeTint="A6"/>
                                        </w:rPr>
                                      </w:pPr>
                                      <w:r>
                                        <w:rPr>
                                          <w:color w:val="595959" w:themeColor="text1" w:themeTint="A6"/>
                                        </w:rPr>
                                        <w:t>01.06.2024</w:t>
                                      </w:r>
                                    </w:p>
                                  </w:tc>
                                  <w:tc>
                                    <w:tcPr>
                                      <w:tcW w:w="2468" w:type="dxa"/>
                                    </w:tcPr>
                                    <w:p w14:paraId="6F60D602" w14:textId="73CF5CA7" w:rsidR="0019283C" w:rsidRPr="0019283C" w:rsidRDefault="009E5177">
                                      <w:pPr>
                                        <w:rPr>
                                          <w:color w:val="595959" w:themeColor="text1" w:themeTint="A6"/>
                                        </w:rPr>
                                      </w:pPr>
                                      <w:r>
                                        <w:rPr>
                                          <w:color w:val="595959" w:themeColor="text1" w:themeTint="A6"/>
                                        </w:rPr>
                                        <w:t>First Version</w:t>
                                      </w:r>
                                    </w:p>
                                  </w:tc>
                                </w:tr>
                                <w:tr w:rsidR="009E3FDC" w:rsidRPr="0019283C" w14:paraId="2FC34A95" w14:textId="77777777" w:rsidTr="009E3FDC">
                                  <w:tc>
                                    <w:tcPr>
                                      <w:tcW w:w="2466" w:type="dxa"/>
                                    </w:tcPr>
                                    <w:p w14:paraId="0EA68F59" w14:textId="149C664A" w:rsidR="009E3FDC" w:rsidRDefault="009E3FDC" w:rsidP="009E3FDC">
                                      <w:pPr>
                                        <w:rPr>
                                          <w:color w:val="595959" w:themeColor="text1" w:themeTint="A6"/>
                                        </w:rPr>
                                      </w:pPr>
                                      <w:r>
                                        <w:rPr>
                                          <w:color w:val="595959" w:themeColor="text1" w:themeTint="A6"/>
                                        </w:rPr>
                                        <w:t xml:space="preserve">Boris </w:t>
                                      </w:r>
                                      <w:proofErr w:type="spellStart"/>
                                      <w:r>
                                        <w:rPr>
                                          <w:color w:val="595959" w:themeColor="text1" w:themeTint="A6"/>
                                        </w:rPr>
                                        <w:t>Kazarow</w:t>
                                      </w:r>
                                      <w:proofErr w:type="spellEnd"/>
                                    </w:p>
                                  </w:tc>
                                  <w:tc>
                                    <w:tcPr>
                                      <w:tcW w:w="2468" w:type="dxa"/>
                                    </w:tcPr>
                                    <w:p w14:paraId="26D60906" w14:textId="13582375" w:rsidR="009E3FDC" w:rsidRDefault="009E3FDC" w:rsidP="009E3FDC">
                                      <w:pPr>
                                        <w:rPr>
                                          <w:color w:val="595959" w:themeColor="text1" w:themeTint="A6"/>
                                        </w:rPr>
                                      </w:pPr>
                                      <w:r>
                                        <w:rPr>
                                          <w:color w:val="595959" w:themeColor="text1" w:themeTint="A6"/>
                                        </w:rPr>
                                        <w:t>18.12.2024</w:t>
                                      </w:r>
                                    </w:p>
                                  </w:tc>
                                  <w:tc>
                                    <w:tcPr>
                                      <w:tcW w:w="2468" w:type="dxa"/>
                                    </w:tcPr>
                                    <w:p w14:paraId="1809BBD7" w14:textId="77777777" w:rsidR="00AF4623" w:rsidRDefault="009E3FDC" w:rsidP="009E3FDC">
                                      <w:pPr>
                                        <w:rPr>
                                          <w:ins w:id="0" w:author="Kazarow Boris" w:date="2024-12-19T18:06:00Z"/>
                                          <w:color w:val="595959" w:themeColor="text1" w:themeTint="A6"/>
                                        </w:rPr>
                                      </w:pPr>
                                      <w:r>
                                        <w:rPr>
                                          <w:color w:val="595959" w:themeColor="text1" w:themeTint="A6"/>
                                        </w:rPr>
                                        <w:t>Second Version</w:t>
                                      </w:r>
                                      <w:ins w:id="1" w:author="Kazarow Boris" w:date="2024-12-19T18:06:00Z">
                                        <w:r w:rsidR="00AF4623">
                                          <w:rPr>
                                            <w:color w:val="595959" w:themeColor="text1" w:themeTint="A6"/>
                                          </w:rPr>
                                          <w:t>:</w:t>
                                        </w:r>
                                      </w:ins>
                                    </w:p>
                                    <w:p w14:paraId="3662DAF5" w14:textId="3762B247" w:rsidR="005C186F" w:rsidRPr="009F2B02" w:rsidRDefault="009F2B02" w:rsidP="009F2B02">
                                      <w:pPr>
                                        <w:rPr>
                                          <w:color w:val="595959" w:themeColor="text1" w:themeTint="A6"/>
                                        </w:rPr>
                                      </w:pPr>
                                      <w:r>
                                        <w:rPr>
                                          <w:color w:val="595959" w:themeColor="text1" w:themeTint="A6"/>
                                        </w:rPr>
                                        <w:t>Ch. 1</w:t>
                                      </w:r>
                                      <w:r w:rsidR="005C186F">
                                        <w:rPr>
                                          <w:color w:val="595959" w:themeColor="text1" w:themeTint="A6"/>
                                        </w:rPr>
                                        <w:t xml:space="preserve">: </w:t>
                                      </w:r>
                                      <w:r w:rsidR="005C186F" w:rsidRPr="009F2B02">
                                        <w:rPr>
                                          <w:color w:val="595959" w:themeColor="text1" w:themeTint="A6"/>
                                        </w:rPr>
                                        <w:t>Updated Maintenance Program Modes</w:t>
                                      </w:r>
                                    </w:p>
                                    <w:p w14:paraId="31B69F21" w14:textId="77777777" w:rsidR="009F2B02" w:rsidRDefault="009F2B02" w:rsidP="009F2B02">
                                      <w:pPr>
                                        <w:rPr>
                                          <w:color w:val="595959" w:themeColor="text1" w:themeTint="A6"/>
                                        </w:rPr>
                                      </w:pPr>
                                      <w:r>
                                        <w:rPr>
                                          <w:color w:val="595959" w:themeColor="text1" w:themeTint="A6"/>
                                        </w:rPr>
                                        <w:t>Ch. 6: Updated Flowchart</w:t>
                                      </w:r>
                                    </w:p>
                                    <w:p w14:paraId="7C24EDCA" w14:textId="7FA097DF" w:rsidR="009F2B02" w:rsidRPr="009F2B02" w:rsidRDefault="009F2B02" w:rsidP="009F2B02">
                                      <w:pPr>
                                        <w:rPr>
                                          <w:color w:val="595959" w:themeColor="text1" w:themeTint="A6"/>
                                        </w:rPr>
                                      </w:pPr>
                                      <w:r>
                                        <w:rPr>
                                          <w:color w:val="595959" w:themeColor="text1" w:themeTint="A6"/>
                                        </w:rPr>
                                        <w:t>Ch. 10: Preconditions updated</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9E3FDC">
                            <w:tc>
                              <w:tcPr>
                                <w:tcW w:w="2466"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9E3FDC">
                            <w:tc>
                              <w:tcPr>
                                <w:tcW w:w="2466" w:type="dxa"/>
                              </w:tcPr>
                              <w:p w14:paraId="2590C49C" w14:textId="3C3C1442" w:rsidR="0019283C" w:rsidRPr="0019283C" w:rsidRDefault="009E5177">
                                <w:pPr>
                                  <w:rPr>
                                    <w:color w:val="595959" w:themeColor="text1" w:themeTint="A6"/>
                                  </w:rPr>
                                </w:pPr>
                                <w:r>
                                  <w:rPr>
                                    <w:color w:val="595959" w:themeColor="text1" w:themeTint="A6"/>
                                  </w:rPr>
                                  <w:t xml:space="preserve">Boris </w:t>
                                </w:r>
                                <w:proofErr w:type="spellStart"/>
                                <w:r>
                                  <w:rPr>
                                    <w:color w:val="595959" w:themeColor="text1" w:themeTint="A6"/>
                                  </w:rPr>
                                  <w:t>Kazarow</w:t>
                                </w:r>
                                <w:proofErr w:type="spellEnd"/>
                              </w:p>
                            </w:tc>
                            <w:tc>
                              <w:tcPr>
                                <w:tcW w:w="2468" w:type="dxa"/>
                              </w:tcPr>
                              <w:p w14:paraId="3DD35496" w14:textId="1880207E" w:rsidR="0019283C" w:rsidRPr="0019283C" w:rsidRDefault="009E5177">
                                <w:pPr>
                                  <w:rPr>
                                    <w:color w:val="595959" w:themeColor="text1" w:themeTint="A6"/>
                                  </w:rPr>
                                </w:pPr>
                                <w:r>
                                  <w:rPr>
                                    <w:color w:val="595959" w:themeColor="text1" w:themeTint="A6"/>
                                  </w:rPr>
                                  <w:t>01.06.2024</w:t>
                                </w:r>
                              </w:p>
                            </w:tc>
                            <w:tc>
                              <w:tcPr>
                                <w:tcW w:w="2468" w:type="dxa"/>
                              </w:tcPr>
                              <w:p w14:paraId="6F60D602" w14:textId="73CF5CA7" w:rsidR="0019283C" w:rsidRPr="0019283C" w:rsidRDefault="009E5177">
                                <w:pPr>
                                  <w:rPr>
                                    <w:color w:val="595959" w:themeColor="text1" w:themeTint="A6"/>
                                  </w:rPr>
                                </w:pPr>
                                <w:r>
                                  <w:rPr>
                                    <w:color w:val="595959" w:themeColor="text1" w:themeTint="A6"/>
                                  </w:rPr>
                                  <w:t>First Version</w:t>
                                </w:r>
                              </w:p>
                            </w:tc>
                          </w:tr>
                          <w:tr w:rsidR="009E3FDC" w:rsidRPr="0019283C" w14:paraId="2FC34A95" w14:textId="77777777" w:rsidTr="009E3FDC">
                            <w:tc>
                              <w:tcPr>
                                <w:tcW w:w="2466" w:type="dxa"/>
                              </w:tcPr>
                              <w:p w14:paraId="0EA68F59" w14:textId="149C664A" w:rsidR="009E3FDC" w:rsidRDefault="009E3FDC" w:rsidP="009E3FDC">
                                <w:pPr>
                                  <w:rPr>
                                    <w:color w:val="595959" w:themeColor="text1" w:themeTint="A6"/>
                                  </w:rPr>
                                </w:pPr>
                                <w:r>
                                  <w:rPr>
                                    <w:color w:val="595959" w:themeColor="text1" w:themeTint="A6"/>
                                  </w:rPr>
                                  <w:t xml:space="preserve">Boris </w:t>
                                </w:r>
                                <w:proofErr w:type="spellStart"/>
                                <w:r>
                                  <w:rPr>
                                    <w:color w:val="595959" w:themeColor="text1" w:themeTint="A6"/>
                                  </w:rPr>
                                  <w:t>Kazarow</w:t>
                                </w:r>
                                <w:proofErr w:type="spellEnd"/>
                              </w:p>
                            </w:tc>
                            <w:tc>
                              <w:tcPr>
                                <w:tcW w:w="2468" w:type="dxa"/>
                              </w:tcPr>
                              <w:p w14:paraId="26D60906" w14:textId="13582375" w:rsidR="009E3FDC" w:rsidRDefault="009E3FDC" w:rsidP="009E3FDC">
                                <w:pPr>
                                  <w:rPr>
                                    <w:color w:val="595959" w:themeColor="text1" w:themeTint="A6"/>
                                  </w:rPr>
                                </w:pPr>
                                <w:r>
                                  <w:rPr>
                                    <w:color w:val="595959" w:themeColor="text1" w:themeTint="A6"/>
                                  </w:rPr>
                                  <w:t>18.12.2024</w:t>
                                </w:r>
                              </w:p>
                            </w:tc>
                            <w:tc>
                              <w:tcPr>
                                <w:tcW w:w="2468" w:type="dxa"/>
                              </w:tcPr>
                              <w:p w14:paraId="1809BBD7" w14:textId="77777777" w:rsidR="00AF4623" w:rsidRDefault="009E3FDC" w:rsidP="009E3FDC">
                                <w:pPr>
                                  <w:rPr>
                                    <w:ins w:id="2" w:author="Kazarow Boris" w:date="2024-12-19T18:06:00Z"/>
                                    <w:color w:val="595959" w:themeColor="text1" w:themeTint="A6"/>
                                  </w:rPr>
                                </w:pPr>
                                <w:r>
                                  <w:rPr>
                                    <w:color w:val="595959" w:themeColor="text1" w:themeTint="A6"/>
                                  </w:rPr>
                                  <w:t>Second Version</w:t>
                                </w:r>
                                <w:ins w:id="3" w:author="Kazarow Boris" w:date="2024-12-19T18:06:00Z">
                                  <w:r w:rsidR="00AF4623">
                                    <w:rPr>
                                      <w:color w:val="595959" w:themeColor="text1" w:themeTint="A6"/>
                                    </w:rPr>
                                    <w:t>:</w:t>
                                  </w:r>
                                </w:ins>
                              </w:p>
                              <w:p w14:paraId="3662DAF5" w14:textId="3762B247" w:rsidR="005C186F" w:rsidRPr="009F2B02" w:rsidRDefault="009F2B02" w:rsidP="009F2B02">
                                <w:pPr>
                                  <w:rPr>
                                    <w:color w:val="595959" w:themeColor="text1" w:themeTint="A6"/>
                                  </w:rPr>
                                </w:pPr>
                                <w:r>
                                  <w:rPr>
                                    <w:color w:val="595959" w:themeColor="text1" w:themeTint="A6"/>
                                  </w:rPr>
                                  <w:t>Ch. 1</w:t>
                                </w:r>
                                <w:r w:rsidR="005C186F">
                                  <w:rPr>
                                    <w:color w:val="595959" w:themeColor="text1" w:themeTint="A6"/>
                                  </w:rPr>
                                  <w:t xml:space="preserve">: </w:t>
                                </w:r>
                                <w:r w:rsidR="005C186F" w:rsidRPr="009F2B02">
                                  <w:rPr>
                                    <w:color w:val="595959" w:themeColor="text1" w:themeTint="A6"/>
                                  </w:rPr>
                                  <w:t>Updated Maintenance Program Modes</w:t>
                                </w:r>
                              </w:p>
                              <w:p w14:paraId="31B69F21" w14:textId="77777777" w:rsidR="009F2B02" w:rsidRDefault="009F2B02" w:rsidP="009F2B02">
                                <w:pPr>
                                  <w:rPr>
                                    <w:color w:val="595959" w:themeColor="text1" w:themeTint="A6"/>
                                  </w:rPr>
                                </w:pPr>
                                <w:r>
                                  <w:rPr>
                                    <w:color w:val="595959" w:themeColor="text1" w:themeTint="A6"/>
                                  </w:rPr>
                                  <w:t>Ch. 6: Updated Flowchart</w:t>
                                </w:r>
                              </w:p>
                              <w:p w14:paraId="7C24EDCA" w14:textId="7FA097DF" w:rsidR="009F2B02" w:rsidRPr="009F2B02" w:rsidRDefault="009F2B02" w:rsidP="009F2B02">
                                <w:pPr>
                                  <w:rPr>
                                    <w:color w:val="595959" w:themeColor="text1" w:themeTint="A6"/>
                                  </w:rPr>
                                </w:pPr>
                                <w:r>
                                  <w:rPr>
                                    <w:color w:val="595959" w:themeColor="text1" w:themeTint="A6"/>
                                  </w:rPr>
                                  <w:t>Ch. 10: Preconditions updated</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14FCB0AF" w14:textId="7DAB3B00" w:rsidR="001F779F" w:rsidRDefault="00FE2679">
          <w:pPr>
            <w:pStyle w:val="TOC1"/>
            <w:rPr>
              <w:rFonts w:eastAsiaTheme="minorEastAsia" w:cstheme="minorBidi"/>
              <w:kern w:val="2"/>
              <w:szCs w:val="22"/>
              <w14:ligatures w14:val="standardContextual"/>
            </w:rPr>
          </w:pPr>
          <w:r>
            <w:fldChar w:fldCharType="begin"/>
          </w:r>
          <w:r>
            <w:instrText xml:space="preserve"> TOC \o "1-3" \h \z \u </w:instrText>
          </w:r>
          <w:r>
            <w:fldChar w:fldCharType="separate"/>
          </w:r>
          <w:hyperlink w:anchor="_Toc164350939" w:history="1">
            <w:r w:rsidR="001F779F" w:rsidRPr="000F7095">
              <w:rPr>
                <w:rStyle w:val="Hyperlink"/>
                <w:rFonts w:cstheme="minorHAnsi"/>
                <w:noProof/>
              </w:rPr>
              <w:t>1.</w:t>
            </w:r>
            <w:r w:rsidR="001F779F">
              <w:rPr>
                <w:rFonts w:eastAsiaTheme="minorEastAsia" w:cstheme="minorBidi"/>
                <w:kern w:val="2"/>
                <w:szCs w:val="22"/>
                <w14:ligatures w14:val="standardContextual"/>
              </w:rPr>
              <w:tab/>
            </w:r>
            <w:r w:rsidR="001F779F" w:rsidRPr="000F7095">
              <w:rPr>
                <w:rStyle w:val="Hyperlink"/>
                <w:rFonts w:cstheme="minorHAnsi"/>
                <w:noProof/>
              </w:rPr>
              <w:t>Process Overview &amp; Objectives</w:t>
            </w:r>
            <w:r w:rsidR="001F779F">
              <w:rPr>
                <w:noProof/>
                <w:webHidden/>
              </w:rPr>
              <w:tab/>
            </w:r>
            <w:r w:rsidR="001F779F">
              <w:rPr>
                <w:noProof/>
                <w:webHidden/>
              </w:rPr>
              <w:fldChar w:fldCharType="begin"/>
            </w:r>
            <w:r w:rsidR="001F779F">
              <w:rPr>
                <w:noProof/>
                <w:webHidden/>
              </w:rPr>
              <w:instrText xml:space="preserve"> PAGEREF _Toc164350939 \h </w:instrText>
            </w:r>
            <w:r w:rsidR="001F779F">
              <w:rPr>
                <w:noProof/>
                <w:webHidden/>
              </w:rPr>
            </w:r>
            <w:r w:rsidR="001F779F">
              <w:rPr>
                <w:noProof/>
                <w:webHidden/>
              </w:rPr>
              <w:fldChar w:fldCharType="separate"/>
            </w:r>
            <w:r w:rsidR="00FF093B">
              <w:rPr>
                <w:noProof/>
                <w:webHidden/>
              </w:rPr>
              <w:t>3</w:t>
            </w:r>
            <w:r w:rsidR="001F779F">
              <w:rPr>
                <w:noProof/>
                <w:webHidden/>
              </w:rPr>
              <w:fldChar w:fldCharType="end"/>
            </w:r>
          </w:hyperlink>
        </w:p>
        <w:p w14:paraId="3D12DEC6" w14:textId="3B6D613E" w:rsidR="001F779F" w:rsidRDefault="00000000">
          <w:pPr>
            <w:pStyle w:val="TOC1"/>
            <w:rPr>
              <w:rFonts w:eastAsiaTheme="minorEastAsia" w:cstheme="minorBidi"/>
              <w:kern w:val="2"/>
              <w:szCs w:val="22"/>
              <w14:ligatures w14:val="standardContextual"/>
            </w:rPr>
          </w:pPr>
          <w:hyperlink w:anchor="_Toc164350940" w:history="1">
            <w:r w:rsidR="001F779F" w:rsidRPr="000F7095">
              <w:rPr>
                <w:rStyle w:val="Hyperlink"/>
                <w:rFonts w:cstheme="minorHAnsi"/>
                <w:noProof/>
              </w:rPr>
              <w:t>2.</w:t>
            </w:r>
            <w:r w:rsidR="001F779F">
              <w:rPr>
                <w:rFonts w:eastAsiaTheme="minorEastAsia" w:cstheme="minorBidi"/>
                <w:kern w:val="2"/>
                <w:szCs w:val="22"/>
                <w14:ligatures w14:val="standardContextual"/>
              </w:rPr>
              <w:tab/>
            </w:r>
            <w:r w:rsidR="001F779F" w:rsidRPr="000F7095">
              <w:rPr>
                <w:rStyle w:val="Hyperlink"/>
                <w:rFonts w:cstheme="minorHAnsi"/>
                <w:noProof/>
              </w:rPr>
              <w:t>Regulatory References</w:t>
            </w:r>
            <w:r w:rsidR="001F779F">
              <w:rPr>
                <w:noProof/>
                <w:webHidden/>
              </w:rPr>
              <w:tab/>
            </w:r>
            <w:r w:rsidR="001F779F">
              <w:rPr>
                <w:noProof/>
                <w:webHidden/>
              </w:rPr>
              <w:fldChar w:fldCharType="begin"/>
            </w:r>
            <w:r w:rsidR="001F779F">
              <w:rPr>
                <w:noProof/>
                <w:webHidden/>
              </w:rPr>
              <w:instrText xml:space="preserve"> PAGEREF _Toc164350940 \h </w:instrText>
            </w:r>
            <w:r w:rsidR="001F779F">
              <w:rPr>
                <w:noProof/>
                <w:webHidden/>
              </w:rPr>
            </w:r>
            <w:r w:rsidR="001F779F">
              <w:rPr>
                <w:noProof/>
                <w:webHidden/>
              </w:rPr>
              <w:fldChar w:fldCharType="separate"/>
            </w:r>
            <w:r w:rsidR="00FF093B">
              <w:rPr>
                <w:noProof/>
                <w:webHidden/>
              </w:rPr>
              <w:t>3</w:t>
            </w:r>
            <w:r w:rsidR="001F779F">
              <w:rPr>
                <w:noProof/>
                <w:webHidden/>
              </w:rPr>
              <w:fldChar w:fldCharType="end"/>
            </w:r>
          </w:hyperlink>
        </w:p>
        <w:p w14:paraId="17F92A6C" w14:textId="051891A8" w:rsidR="001F779F" w:rsidRDefault="00000000">
          <w:pPr>
            <w:pStyle w:val="TOC1"/>
            <w:rPr>
              <w:rFonts w:eastAsiaTheme="minorEastAsia" w:cstheme="minorBidi"/>
              <w:kern w:val="2"/>
              <w:szCs w:val="22"/>
              <w14:ligatures w14:val="standardContextual"/>
            </w:rPr>
          </w:pPr>
          <w:hyperlink w:anchor="_Toc164350941" w:history="1">
            <w:r w:rsidR="001F779F" w:rsidRPr="000F7095">
              <w:rPr>
                <w:rStyle w:val="Hyperlink"/>
                <w:rFonts w:cstheme="minorHAnsi"/>
                <w:noProof/>
              </w:rPr>
              <w:t>3.</w:t>
            </w:r>
            <w:r w:rsidR="001F779F">
              <w:rPr>
                <w:rFonts w:eastAsiaTheme="minorEastAsia" w:cstheme="minorBidi"/>
                <w:kern w:val="2"/>
                <w:szCs w:val="22"/>
                <w14:ligatures w14:val="standardContextual"/>
              </w:rPr>
              <w:tab/>
            </w:r>
            <w:r w:rsidR="001F779F" w:rsidRPr="000F7095">
              <w:rPr>
                <w:rStyle w:val="Hyperlink"/>
                <w:rFonts w:cstheme="minorHAnsi"/>
                <w:noProof/>
              </w:rPr>
              <w:t xml:space="preserve">Definitions </w:t>
            </w:r>
            <w:r w:rsidR="001F779F" w:rsidRPr="000F7095">
              <w:rPr>
                <w:rStyle w:val="Hyperlink"/>
                <w:rFonts w:cstheme="minorHAnsi"/>
              </w:rPr>
              <w:t xml:space="preserve">&amp; </w:t>
            </w:r>
            <w:r w:rsidR="001F779F" w:rsidRPr="000F7095">
              <w:rPr>
                <w:rStyle w:val="Hyperlink"/>
                <w:rFonts w:cstheme="minorHAnsi"/>
                <w:noProof/>
              </w:rPr>
              <w:t>Glossary</w:t>
            </w:r>
            <w:r w:rsidR="001F779F">
              <w:rPr>
                <w:noProof/>
                <w:webHidden/>
              </w:rPr>
              <w:tab/>
            </w:r>
            <w:r w:rsidR="001F779F">
              <w:rPr>
                <w:noProof/>
                <w:webHidden/>
              </w:rPr>
              <w:fldChar w:fldCharType="begin"/>
            </w:r>
            <w:r w:rsidR="001F779F">
              <w:rPr>
                <w:noProof/>
                <w:webHidden/>
              </w:rPr>
              <w:instrText xml:space="preserve"> PAGEREF _Toc164350941 \h </w:instrText>
            </w:r>
            <w:r w:rsidR="001F779F">
              <w:rPr>
                <w:noProof/>
                <w:webHidden/>
              </w:rPr>
            </w:r>
            <w:r w:rsidR="001F779F">
              <w:rPr>
                <w:noProof/>
                <w:webHidden/>
              </w:rPr>
              <w:fldChar w:fldCharType="separate"/>
            </w:r>
            <w:r w:rsidR="00FF093B">
              <w:rPr>
                <w:noProof/>
                <w:webHidden/>
              </w:rPr>
              <w:t>4</w:t>
            </w:r>
            <w:r w:rsidR="001F779F">
              <w:rPr>
                <w:noProof/>
                <w:webHidden/>
              </w:rPr>
              <w:fldChar w:fldCharType="end"/>
            </w:r>
          </w:hyperlink>
        </w:p>
        <w:p w14:paraId="4CDD3891" w14:textId="6B84AE5C" w:rsidR="001F779F" w:rsidRDefault="00000000">
          <w:pPr>
            <w:pStyle w:val="TOC1"/>
            <w:rPr>
              <w:rFonts w:eastAsiaTheme="minorEastAsia" w:cstheme="minorBidi"/>
              <w:kern w:val="2"/>
              <w:szCs w:val="22"/>
              <w14:ligatures w14:val="standardContextual"/>
            </w:rPr>
          </w:pPr>
          <w:hyperlink w:anchor="_Toc164350942" w:history="1">
            <w:r w:rsidR="001F779F" w:rsidRPr="000F7095">
              <w:rPr>
                <w:rStyle w:val="Hyperlink"/>
                <w:rFonts w:cstheme="minorHAnsi"/>
                <w:noProof/>
              </w:rPr>
              <w:t>4.</w:t>
            </w:r>
            <w:r w:rsidR="001F779F">
              <w:rPr>
                <w:rFonts w:eastAsiaTheme="minorEastAsia" w:cstheme="minorBidi"/>
                <w:kern w:val="2"/>
                <w:szCs w:val="22"/>
                <w14:ligatures w14:val="standardContextual"/>
              </w:rPr>
              <w:tab/>
            </w:r>
            <w:r w:rsidR="001F779F" w:rsidRPr="000F7095">
              <w:rPr>
                <w:rStyle w:val="Hyperlink"/>
                <w:rFonts w:cstheme="minorHAnsi"/>
                <w:noProof/>
              </w:rPr>
              <w:t>Process Tasks</w:t>
            </w:r>
            <w:r w:rsidR="001F779F">
              <w:rPr>
                <w:noProof/>
                <w:webHidden/>
              </w:rPr>
              <w:tab/>
            </w:r>
            <w:r w:rsidR="001F779F">
              <w:rPr>
                <w:noProof/>
                <w:webHidden/>
              </w:rPr>
              <w:fldChar w:fldCharType="begin"/>
            </w:r>
            <w:r w:rsidR="001F779F">
              <w:rPr>
                <w:noProof/>
                <w:webHidden/>
              </w:rPr>
              <w:instrText xml:space="preserve"> PAGEREF _Toc164350942 \h </w:instrText>
            </w:r>
            <w:r w:rsidR="001F779F">
              <w:rPr>
                <w:noProof/>
                <w:webHidden/>
              </w:rPr>
            </w:r>
            <w:r w:rsidR="001F779F">
              <w:rPr>
                <w:noProof/>
                <w:webHidden/>
              </w:rPr>
              <w:fldChar w:fldCharType="separate"/>
            </w:r>
            <w:r w:rsidR="00FF093B">
              <w:rPr>
                <w:noProof/>
                <w:webHidden/>
              </w:rPr>
              <w:t>6</w:t>
            </w:r>
            <w:r w:rsidR="001F779F">
              <w:rPr>
                <w:noProof/>
                <w:webHidden/>
              </w:rPr>
              <w:fldChar w:fldCharType="end"/>
            </w:r>
          </w:hyperlink>
        </w:p>
        <w:p w14:paraId="5DCFE984" w14:textId="1C1C941F" w:rsidR="001F779F" w:rsidRDefault="00000000">
          <w:pPr>
            <w:pStyle w:val="TOC1"/>
            <w:rPr>
              <w:rFonts w:eastAsiaTheme="minorEastAsia" w:cstheme="minorBidi"/>
              <w:kern w:val="2"/>
              <w:szCs w:val="22"/>
              <w14:ligatures w14:val="standardContextual"/>
            </w:rPr>
          </w:pPr>
          <w:hyperlink w:anchor="_Toc164350943" w:history="1">
            <w:r w:rsidR="001F779F" w:rsidRPr="000F7095">
              <w:rPr>
                <w:rStyle w:val="Hyperlink"/>
                <w:rFonts w:cstheme="minorHAnsi"/>
                <w:noProof/>
              </w:rPr>
              <w:t>5.</w:t>
            </w:r>
            <w:r w:rsidR="001F779F">
              <w:rPr>
                <w:rFonts w:eastAsiaTheme="minorEastAsia" w:cstheme="minorBidi"/>
                <w:kern w:val="2"/>
                <w:szCs w:val="22"/>
                <w14:ligatures w14:val="standardContextual"/>
              </w:rPr>
              <w:tab/>
            </w:r>
            <w:r w:rsidR="001F779F" w:rsidRPr="000F7095">
              <w:rPr>
                <w:rStyle w:val="Hyperlink"/>
                <w:rFonts w:cstheme="minorHAnsi"/>
                <w:noProof/>
              </w:rPr>
              <w:t>Process Dependencies</w:t>
            </w:r>
            <w:r w:rsidR="001F779F">
              <w:rPr>
                <w:noProof/>
                <w:webHidden/>
              </w:rPr>
              <w:tab/>
            </w:r>
            <w:r w:rsidR="001F779F">
              <w:rPr>
                <w:noProof/>
                <w:webHidden/>
              </w:rPr>
              <w:fldChar w:fldCharType="begin"/>
            </w:r>
            <w:r w:rsidR="001F779F">
              <w:rPr>
                <w:noProof/>
                <w:webHidden/>
              </w:rPr>
              <w:instrText xml:space="preserve"> PAGEREF _Toc164350943 \h </w:instrText>
            </w:r>
            <w:r w:rsidR="001F779F">
              <w:rPr>
                <w:noProof/>
                <w:webHidden/>
              </w:rPr>
            </w:r>
            <w:r w:rsidR="001F779F">
              <w:rPr>
                <w:noProof/>
                <w:webHidden/>
              </w:rPr>
              <w:fldChar w:fldCharType="separate"/>
            </w:r>
            <w:r w:rsidR="00FF093B">
              <w:rPr>
                <w:noProof/>
                <w:webHidden/>
              </w:rPr>
              <w:t>6</w:t>
            </w:r>
            <w:r w:rsidR="001F779F">
              <w:rPr>
                <w:noProof/>
                <w:webHidden/>
              </w:rPr>
              <w:fldChar w:fldCharType="end"/>
            </w:r>
          </w:hyperlink>
        </w:p>
        <w:p w14:paraId="0C3E5ACD" w14:textId="1BD86939" w:rsidR="001F779F" w:rsidRDefault="00000000">
          <w:pPr>
            <w:pStyle w:val="TOC1"/>
            <w:rPr>
              <w:rFonts w:eastAsiaTheme="minorEastAsia" w:cstheme="minorBidi"/>
              <w:kern w:val="2"/>
              <w:szCs w:val="22"/>
              <w14:ligatures w14:val="standardContextual"/>
            </w:rPr>
          </w:pPr>
          <w:hyperlink w:anchor="_Toc164350944" w:history="1">
            <w:r w:rsidR="001F779F" w:rsidRPr="000F7095">
              <w:rPr>
                <w:rStyle w:val="Hyperlink"/>
                <w:rFonts w:cstheme="minorHAnsi"/>
                <w:noProof/>
              </w:rPr>
              <w:t>6.</w:t>
            </w:r>
            <w:r w:rsidR="001F779F">
              <w:rPr>
                <w:rFonts w:eastAsiaTheme="minorEastAsia" w:cstheme="minorBidi"/>
                <w:kern w:val="2"/>
                <w:szCs w:val="22"/>
                <w14:ligatures w14:val="standardContextual"/>
              </w:rPr>
              <w:tab/>
            </w:r>
            <w:r w:rsidR="001F779F" w:rsidRPr="000F7095">
              <w:rPr>
                <w:rStyle w:val="Hyperlink"/>
                <w:rFonts w:cstheme="minorHAnsi"/>
                <w:noProof/>
              </w:rPr>
              <w:t xml:space="preserve">Process </w:t>
            </w:r>
            <w:r w:rsidR="001F779F" w:rsidRPr="000F7095">
              <w:rPr>
                <w:rStyle w:val="Hyperlink"/>
                <w:rFonts w:cstheme="minorHAnsi"/>
              </w:rPr>
              <w:t>Flow</w:t>
            </w:r>
            <w:r w:rsidR="001F779F">
              <w:rPr>
                <w:noProof/>
                <w:webHidden/>
              </w:rPr>
              <w:tab/>
            </w:r>
            <w:r w:rsidR="001F779F">
              <w:rPr>
                <w:noProof/>
                <w:webHidden/>
              </w:rPr>
              <w:fldChar w:fldCharType="begin"/>
            </w:r>
            <w:r w:rsidR="001F779F">
              <w:rPr>
                <w:noProof/>
                <w:webHidden/>
              </w:rPr>
              <w:instrText xml:space="preserve"> PAGEREF _Toc164350944 \h </w:instrText>
            </w:r>
            <w:r w:rsidR="001F779F">
              <w:rPr>
                <w:noProof/>
                <w:webHidden/>
              </w:rPr>
            </w:r>
            <w:r w:rsidR="001F779F">
              <w:rPr>
                <w:noProof/>
                <w:webHidden/>
              </w:rPr>
              <w:fldChar w:fldCharType="separate"/>
            </w:r>
            <w:r w:rsidR="00FF093B">
              <w:rPr>
                <w:noProof/>
                <w:webHidden/>
              </w:rPr>
              <w:t>7</w:t>
            </w:r>
            <w:r w:rsidR="001F779F">
              <w:rPr>
                <w:noProof/>
                <w:webHidden/>
              </w:rPr>
              <w:fldChar w:fldCharType="end"/>
            </w:r>
          </w:hyperlink>
        </w:p>
        <w:p w14:paraId="4F2E28E3" w14:textId="12E4AE72" w:rsidR="001F779F" w:rsidRDefault="00000000">
          <w:pPr>
            <w:pStyle w:val="TOC1"/>
            <w:rPr>
              <w:rFonts w:eastAsiaTheme="minorEastAsia" w:cstheme="minorBidi"/>
              <w:kern w:val="2"/>
              <w:szCs w:val="22"/>
              <w14:ligatures w14:val="standardContextual"/>
            </w:rPr>
          </w:pPr>
          <w:hyperlink w:anchor="_Toc164350945" w:history="1">
            <w:r w:rsidR="001F779F" w:rsidRPr="000F7095">
              <w:rPr>
                <w:rStyle w:val="Hyperlink"/>
                <w:rFonts w:cstheme="minorHAnsi"/>
                <w:noProof/>
              </w:rPr>
              <w:t>7.</w:t>
            </w:r>
            <w:r w:rsidR="001F779F">
              <w:rPr>
                <w:rFonts w:eastAsiaTheme="minorEastAsia" w:cstheme="minorBidi"/>
                <w:kern w:val="2"/>
                <w:szCs w:val="22"/>
                <w14:ligatures w14:val="standardContextual"/>
              </w:rPr>
              <w:tab/>
            </w:r>
            <w:r w:rsidR="001F779F" w:rsidRPr="000F7095">
              <w:rPr>
                <w:rStyle w:val="Hyperlink"/>
                <w:rFonts w:cstheme="minorHAnsi"/>
              </w:rPr>
              <w:t xml:space="preserve">Process Design </w:t>
            </w:r>
            <w:r w:rsidR="001F779F" w:rsidRPr="000F7095">
              <w:rPr>
                <w:rStyle w:val="Hyperlink"/>
                <w:rFonts w:cstheme="minorHAnsi"/>
                <w:noProof/>
              </w:rPr>
              <w:t>Questions</w:t>
            </w:r>
            <w:r w:rsidR="001F779F">
              <w:rPr>
                <w:noProof/>
                <w:webHidden/>
              </w:rPr>
              <w:tab/>
            </w:r>
            <w:r w:rsidR="001F779F">
              <w:rPr>
                <w:noProof/>
                <w:webHidden/>
              </w:rPr>
              <w:fldChar w:fldCharType="begin"/>
            </w:r>
            <w:r w:rsidR="001F779F">
              <w:rPr>
                <w:noProof/>
                <w:webHidden/>
              </w:rPr>
              <w:instrText xml:space="preserve"> PAGEREF _Toc164350945 \h </w:instrText>
            </w:r>
            <w:r w:rsidR="001F779F">
              <w:rPr>
                <w:noProof/>
                <w:webHidden/>
              </w:rPr>
            </w:r>
            <w:r w:rsidR="001F779F">
              <w:rPr>
                <w:noProof/>
                <w:webHidden/>
              </w:rPr>
              <w:fldChar w:fldCharType="separate"/>
            </w:r>
            <w:r w:rsidR="00FF093B">
              <w:rPr>
                <w:noProof/>
                <w:webHidden/>
              </w:rPr>
              <w:t>8</w:t>
            </w:r>
            <w:r w:rsidR="001F779F">
              <w:rPr>
                <w:noProof/>
                <w:webHidden/>
              </w:rPr>
              <w:fldChar w:fldCharType="end"/>
            </w:r>
          </w:hyperlink>
        </w:p>
        <w:p w14:paraId="38E37212" w14:textId="600EBBD4" w:rsidR="001F779F" w:rsidRDefault="00000000">
          <w:pPr>
            <w:pStyle w:val="TOC1"/>
            <w:rPr>
              <w:rFonts w:eastAsiaTheme="minorEastAsia" w:cstheme="minorBidi"/>
              <w:kern w:val="2"/>
              <w:szCs w:val="22"/>
              <w14:ligatures w14:val="standardContextual"/>
            </w:rPr>
          </w:pPr>
          <w:hyperlink w:anchor="_Toc164350946" w:history="1">
            <w:r w:rsidR="001F779F" w:rsidRPr="000F7095">
              <w:rPr>
                <w:rStyle w:val="Hyperlink"/>
                <w:rFonts w:cstheme="minorHAnsi"/>
                <w:noProof/>
              </w:rPr>
              <w:t>8.</w:t>
            </w:r>
            <w:r w:rsidR="001F779F">
              <w:rPr>
                <w:rFonts w:eastAsiaTheme="minorEastAsia" w:cstheme="minorBidi"/>
                <w:kern w:val="2"/>
                <w:szCs w:val="22"/>
                <w14:ligatures w14:val="standardContextual"/>
              </w:rPr>
              <w:tab/>
            </w:r>
            <w:r w:rsidR="001F779F" w:rsidRPr="000F7095">
              <w:rPr>
                <w:rStyle w:val="Hyperlink"/>
                <w:rFonts w:cstheme="minorHAnsi"/>
                <w:noProof/>
              </w:rPr>
              <w:t>Data (Source) Mapping</w:t>
            </w:r>
            <w:r w:rsidR="001F779F">
              <w:rPr>
                <w:noProof/>
                <w:webHidden/>
              </w:rPr>
              <w:tab/>
            </w:r>
            <w:r w:rsidR="001F779F">
              <w:rPr>
                <w:noProof/>
                <w:webHidden/>
              </w:rPr>
              <w:fldChar w:fldCharType="begin"/>
            </w:r>
            <w:r w:rsidR="001F779F">
              <w:rPr>
                <w:noProof/>
                <w:webHidden/>
              </w:rPr>
              <w:instrText xml:space="preserve"> PAGEREF _Toc164350946 \h </w:instrText>
            </w:r>
            <w:r w:rsidR="001F779F">
              <w:rPr>
                <w:noProof/>
                <w:webHidden/>
              </w:rPr>
            </w:r>
            <w:r w:rsidR="001F779F">
              <w:rPr>
                <w:noProof/>
                <w:webHidden/>
              </w:rPr>
              <w:fldChar w:fldCharType="separate"/>
            </w:r>
            <w:r w:rsidR="00FF093B">
              <w:rPr>
                <w:noProof/>
                <w:webHidden/>
              </w:rPr>
              <w:t>12</w:t>
            </w:r>
            <w:r w:rsidR="001F779F">
              <w:rPr>
                <w:noProof/>
                <w:webHidden/>
              </w:rPr>
              <w:fldChar w:fldCharType="end"/>
            </w:r>
          </w:hyperlink>
        </w:p>
        <w:p w14:paraId="089BDBB5" w14:textId="6F7602AE" w:rsidR="001F779F" w:rsidRDefault="00000000">
          <w:pPr>
            <w:pStyle w:val="TOC1"/>
            <w:rPr>
              <w:rFonts w:eastAsiaTheme="minorEastAsia" w:cstheme="minorBidi"/>
              <w:kern w:val="2"/>
              <w:szCs w:val="22"/>
              <w14:ligatures w14:val="standardContextual"/>
            </w:rPr>
          </w:pPr>
          <w:hyperlink w:anchor="_Toc164350947" w:history="1">
            <w:r w:rsidR="001F779F" w:rsidRPr="000F7095">
              <w:rPr>
                <w:rStyle w:val="Hyperlink"/>
                <w:rFonts w:cstheme="minorHAnsi"/>
                <w:noProof/>
              </w:rPr>
              <w:t>9.</w:t>
            </w:r>
            <w:r w:rsidR="001F779F">
              <w:rPr>
                <w:rFonts w:eastAsiaTheme="minorEastAsia" w:cstheme="minorBidi"/>
                <w:kern w:val="2"/>
                <w:szCs w:val="22"/>
                <w14:ligatures w14:val="standardContextual"/>
              </w:rPr>
              <w:tab/>
            </w:r>
            <w:r w:rsidR="001F779F" w:rsidRPr="000F7095">
              <w:rPr>
                <w:rStyle w:val="Hyperlink"/>
                <w:rFonts w:cstheme="minorHAnsi"/>
              </w:rPr>
              <w:t xml:space="preserve">Other </w:t>
            </w:r>
            <w:r w:rsidR="001F779F" w:rsidRPr="000F7095">
              <w:rPr>
                <w:rStyle w:val="Hyperlink"/>
                <w:rFonts w:cstheme="minorHAnsi"/>
                <w:noProof/>
              </w:rPr>
              <w:t xml:space="preserve">Software </w:t>
            </w:r>
            <w:r w:rsidR="001F779F" w:rsidRPr="000F7095">
              <w:rPr>
                <w:rStyle w:val="Hyperlink"/>
                <w:rFonts w:cstheme="minorHAnsi"/>
              </w:rPr>
              <w:t>Used</w:t>
            </w:r>
            <w:r w:rsidR="001F779F">
              <w:rPr>
                <w:noProof/>
                <w:webHidden/>
              </w:rPr>
              <w:tab/>
            </w:r>
            <w:r w:rsidR="001F779F">
              <w:rPr>
                <w:noProof/>
                <w:webHidden/>
              </w:rPr>
              <w:fldChar w:fldCharType="begin"/>
            </w:r>
            <w:r w:rsidR="001F779F">
              <w:rPr>
                <w:noProof/>
                <w:webHidden/>
              </w:rPr>
              <w:instrText xml:space="preserve"> PAGEREF _Toc164350947 \h </w:instrText>
            </w:r>
            <w:r w:rsidR="001F779F">
              <w:rPr>
                <w:noProof/>
                <w:webHidden/>
              </w:rPr>
            </w:r>
            <w:r w:rsidR="001F779F">
              <w:rPr>
                <w:noProof/>
                <w:webHidden/>
              </w:rPr>
              <w:fldChar w:fldCharType="separate"/>
            </w:r>
            <w:r w:rsidR="00FF093B">
              <w:rPr>
                <w:noProof/>
                <w:webHidden/>
              </w:rPr>
              <w:t>12</w:t>
            </w:r>
            <w:r w:rsidR="001F779F">
              <w:rPr>
                <w:noProof/>
                <w:webHidden/>
              </w:rPr>
              <w:fldChar w:fldCharType="end"/>
            </w:r>
          </w:hyperlink>
        </w:p>
        <w:p w14:paraId="5E4866F3" w14:textId="61938342" w:rsidR="001F779F" w:rsidRDefault="00000000">
          <w:pPr>
            <w:pStyle w:val="TOC1"/>
            <w:rPr>
              <w:rFonts w:eastAsiaTheme="minorEastAsia" w:cstheme="minorBidi"/>
              <w:kern w:val="2"/>
              <w:szCs w:val="22"/>
              <w14:ligatures w14:val="standardContextual"/>
            </w:rPr>
          </w:pPr>
          <w:hyperlink w:anchor="_Toc164350948" w:history="1">
            <w:r w:rsidR="001F779F" w:rsidRPr="000F7095">
              <w:rPr>
                <w:rStyle w:val="Hyperlink"/>
                <w:rFonts w:cstheme="minorHAnsi"/>
                <w:noProof/>
              </w:rPr>
              <w:t>10.</w:t>
            </w:r>
            <w:r w:rsidR="001F779F">
              <w:rPr>
                <w:rFonts w:eastAsiaTheme="minorEastAsia" w:cstheme="minorBidi"/>
                <w:kern w:val="2"/>
                <w:szCs w:val="22"/>
                <w14:ligatures w14:val="standardContextual"/>
              </w:rPr>
              <w:tab/>
            </w:r>
            <w:r w:rsidR="001F779F" w:rsidRPr="000F7095">
              <w:rPr>
                <w:rStyle w:val="Hyperlink"/>
                <w:rFonts w:cstheme="minorHAnsi"/>
                <w:noProof/>
              </w:rPr>
              <w:t>AMOS Configuration</w:t>
            </w:r>
            <w:r w:rsidR="001F779F">
              <w:rPr>
                <w:noProof/>
                <w:webHidden/>
              </w:rPr>
              <w:tab/>
            </w:r>
            <w:r w:rsidR="001F779F">
              <w:rPr>
                <w:noProof/>
                <w:webHidden/>
              </w:rPr>
              <w:fldChar w:fldCharType="begin"/>
            </w:r>
            <w:r w:rsidR="001F779F">
              <w:rPr>
                <w:noProof/>
                <w:webHidden/>
              </w:rPr>
              <w:instrText xml:space="preserve"> PAGEREF _Toc164350948 \h </w:instrText>
            </w:r>
            <w:r w:rsidR="001F779F">
              <w:rPr>
                <w:noProof/>
                <w:webHidden/>
              </w:rPr>
            </w:r>
            <w:r w:rsidR="001F779F">
              <w:rPr>
                <w:noProof/>
                <w:webHidden/>
              </w:rPr>
              <w:fldChar w:fldCharType="separate"/>
            </w:r>
            <w:r w:rsidR="00FF093B">
              <w:rPr>
                <w:noProof/>
                <w:webHidden/>
              </w:rPr>
              <w:t>13</w:t>
            </w:r>
            <w:r w:rsidR="001F779F">
              <w:rPr>
                <w:noProof/>
                <w:webHidden/>
              </w:rPr>
              <w:fldChar w:fldCharType="end"/>
            </w:r>
          </w:hyperlink>
        </w:p>
        <w:p w14:paraId="1AA25AF6" w14:textId="14DD3DE7" w:rsidR="001F779F" w:rsidRDefault="00000000">
          <w:pPr>
            <w:pStyle w:val="TOC1"/>
            <w:rPr>
              <w:rFonts w:eastAsiaTheme="minorEastAsia" w:cstheme="minorBidi"/>
              <w:kern w:val="2"/>
              <w:szCs w:val="22"/>
              <w14:ligatures w14:val="standardContextual"/>
            </w:rPr>
          </w:pPr>
          <w:hyperlink w:anchor="_Toc164350949" w:history="1">
            <w:r w:rsidR="001F779F" w:rsidRPr="000F7095">
              <w:rPr>
                <w:rStyle w:val="Hyperlink"/>
                <w:rFonts w:cstheme="minorHAnsi"/>
                <w:noProof/>
              </w:rPr>
              <w:t>a.</w:t>
            </w:r>
            <w:r w:rsidR="001F779F">
              <w:rPr>
                <w:rFonts w:eastAsiaTheme="minorEastAsia" w:cstheme="minorBidi"/>
                <w:kern w:val="2"/>
                <w:szCs w:val="22"/>
                <w14:ligatures w14:val="standardContextual"/>
              </w:rPr>
              <w:tab/>
            </w:r>
            <w:r w:rsidR="001F779F" w:rsidRPr="000F7095">
              <w:rPr>
                <w:rStyle w:val="Hyperlink"/>
                <w:rFonts w:cstheme="minorHAnsi"/>
                <w:noProof/>
              </w:rPr>
              <w:t>Basic Data</w:t>
            </w:r>
            <w:r w:rsidR="001F779F">
              <w:rPr>
                <w:noProof/>
                <w:webHidden/>
              </w:rPr>
              <w:tab/>
            </w:r>
            <w:r w:rsidR="001F779F">
              <w:rPr>
                <w:noProof/>
                <w:webHidden/>
              </w:rPr>
              <w:fldChar w:fldCharType="begin"/>
            </w:r>
            <w:r w:rsidR="001F779F">
              <w:rPr>
                <w:noProof/>
                <w:webHidden/>
              </w:rPr>
              <w:instrText xml:space="preserve"> PAGEREF _Toc164350949 \h </w:instrText>
            </w:r>
            <w:r w:rsidR="001F779F">
              <w:rPr>
                <w:noProof/>
                <w:webHidden/>
              </w:rPr>
            </w:r>
            <w:r w:rsidR="001F779F">
              <w:rPr>
                <w:noProof/>
                <w:webHidden/>
              </w:rPr>
              <w:fldChar w:fldCharType="separate"/>
            </w:r>
            <w:r w:rsidR="00FF093B">
              <w:rPr>
                <w:noProof/>
                <w:webHidden/>
              </w:rPr>
              <w:t>13</w:t>
            </w:r>
            <w:r w:rsidR="001F779F">
              <w:rPr>
                <w:noProof/>
                <w:webHidden/>
              </w:rPr>
              <w:fldChar w:fldCharType="end"/>
            </w:r>
          </w:hyperlink>
        </w:p>
        <w:p w14:paraId="61884B4F" w14:textId="3BAE8AC3" w:rsidR="001F779F" w:rsidRDefault="00000000">
          <w:pPr>
            <w:pStyle w:val="TOC1"/>
            <w:rPr>
              <w:rFonts w:eastAsiaTheme="minorEastAsia" w:cstheme="minorBidi"/>
              <w:kern w:val="2"/>
              <w:szCs w:val="22"/>
              <w14:ligatures w14:val="standardContextual"/>
            </w:rPr>
          </w:pPr>
          <w:hyperlink w:anchor="_Toc164350950" w:history="1">
            <w:r w:rsidR="001F779F" w:rsidRPr="000F7095">
              <w:rPr>
                <w:rStyle w:val="Hyperlink"/>
                <w:rFonts w:cstheme="minorHAnsi"/>
                <w:noProof/>
              </w:rPr>
              <w:t>b.</w:t>
            </w:r>
            <w:r w:rsidR="001F779F">
              <w:rPr>
                <w:rFonts w:eastAsiaTheme="minorEastAsia" w:cstheme="minorBidi"/>
                <w:kern w:val="2"/>
                <w:szCs w:val="22"/>
                <w14:ligatures w14:val="standardContextual"/>
              </w:rPr>
              <w:tab/>
            </w:r>
            <w:r w:rsidR="001F779F" w:rsidRPr="000F7095">
              <w:rPr>
                <w:rStyle w:val="Hyperlink"/>
                <w:rFonts w:cstheme="minorHAnsi"/>
                <w:noProof/>
              </w:rPr>
              <w:t>Parameters</w:t>
            </w:r>
            <w:r w:rsidR="001F779F">
              <w:rPr>
                <w:noProof/>
                <w:webHidden/>
              </w:rPr>
              <w:tab/>
            </w:r>
            <w:r w:rsidR="001F779F">
              <w:rPr>
                <w:noProof/>
                <w:webHidden/>
              </w:rPr>
              <w:fldChar w:fldCharType="begin"/>
            </w:r>
            <w:r w:rsidR="001F779F">
              <w:rPr>
                <w:noProof/>
                <w:webHidden/>
              </w:rPr>
              <w:instrText xml:space="preserve"> PAGEREF _Toc164350950 \h </w:instrText>
            </w:r>
            <w:r w:rsidR="001F779F">
              <w:rPr>
                <w:noProof/>
                <w:webHidden/>
              </w:rPr>
            </w:r>
            <w:r w:rsidR="001F779F">
              <w:rPr>
                <w:noProof/>
                <w:webHidden/>
              </w:rPr>
              <w:fldChar w:fldCharType="separate"/>
            </w:r>
            <w:r w:rsidR="00FF093B">
              <w:rPr>
                <w:noProof/>
                <w:webHidden/>
              </w:rPr>
              <w:t>13</w:t>
            </w:r>
            <w:r w:rsidR="001F779F">
              <w:rPr>
                <w:noProof/>
                <w:webHidden/>
              </w:rPr>
              <w:fldChar w:fldCharType="end"/>
            </w:r>
          </w:hyperlink>
        </w:p>
        <w:p w14:paraId="44BDFB87" w14:textId="63F6E0AD" w:rsidR="001F779F" w:rsidRDefault="00000000">
          <w:pPr>
            <w:pStyle w:val="TOC1"/>
            <w:rPr>
              <w:rFonts w:eastAsiaTheme="minorEastAsia" w:cstheme="minorBidi"/>
              <w:kern w:val="2"/>
              <w:szCs w:val="22"/>
              <w14:ligatures w14:val="standardContextual"/>
            </w:rPr>
          </w:pPr>
          <w:hyperlink w:anchor="_Toc164350951" w:history="1">
            <w:r w:rsidR="001F779F" w:rsidRPr="000F7095">
              <w:rPr>
                <w:rStyle w:val="Hyperlink"/>
                <w:rFonts w:cstheme="minorHAnsi"/>
                <w:noProof/>
              </w:rPr>
              <w:t>c.</w:t>
            </w:r>
            <w:r w:rsidR="001F779F">
              <w:rPr>
                <w:rFonts w:eastAsiaTheme="minorEastAsia" w:cstheme="minorBidi"/>
                <w:kern w:val="2"/>
                <w:szCs w:val="22"/>
                <w14:ligatures w14:val="standardContextual"/>
              </w:rPr>
              <w:tab/>
            </w:r>
            <w:r w:rsidR="001F779F" w:rsidRPr="000F7095">
              <w:rPr>
                <w:rStyle w:val="Hyperlink"/>
                <w:rFonts w:cstheme="minorHAnsi"/>
                <w:noProof/>
              </w:rPr>
              <w:t>Workflows</w:t>
            </w:r>
            <w:r w:rsidR="001F779F">
              <w:rPr>
                <w:noProof/>
                <w:webHidden/>
              </w:rPr>
              <w:tab/>
            </w:r>
            <w:r w:rsidR="001F779F">
              <w:rPr>
                <w:noProof/>
                <w:webHidden/>
              </w:rPr>
              <w:fldChar w:fldCharType="begin"/>
            </w:r>
            <w:r w:rsidR="001F779F">
              <w:rPr>
                <w:noProof/>
                <w:webHidden/>
              </w:rPr>
              <w:instrText xml:space="preserve"> PAGEREF _Toc164350951 \h </w:instrText>
            </w:r>
            <w:r w:rsidR="001F779F">
              <w:rPr>
                <w:noProof/>
                <w:webHidden/>
              </w:rPr>
            </w:r>
            <w:r w:rsidR="001F779F">
              <w:rPr>
                <w:noProof/>
                <w:webHidden/>
              </w:rPr>
              <w:fldChar w:fldCharType="separate"/>
            </w:r>
            <w:r w:rsidR="00FF093B">
              <w:rPr>
                <w:noProof/>
                <w:webHidden/>
              </w:rPr>
              <w:t>15</w:t>
            </w:r>
            <w:r w:rsidR="001F779F">
              <w:rPr>
                <w:noProof/>
                <w:webHidden/>
              </w:rPr>
              <w:fldChar w:fldCharType="end"/>
            </w:r>
          </w:hyperlink>
        </w:p>
        <w:p w14:paraId="47673E1D" w14:textId="1E2C8DB1" w:rsidR="001F779F" w:rsidRDefault="00000000">
          <w:pPr>
            <w:pStyle w:val="TOC1"/>
            <w:rPr>
              <w:rFonts w:eastAsiaTheme="minorEastAsia" w:cstheme="minorBidi"/>
              <w:kern w:val="2"/>
              <w:szCs w:val="22"/>
              <w14:ligatures w14:val="standardContextual"/>
            </w:rPr>
          </w:pPr>
          <w:hyperlink w:anchor="_Toc164350952" w:history="1">
            <w:r w:rsidR="001F779F" w:rsidRPr="000F7095">
              <w:rPr>
                <w:rStyle w:val="Hyperlink"/>
                <w:rFonts w:cstheme="minorHAnsi"/>
                <w:noProof/>
              </w:rPr>
              <w:t>d.</w:t>
            </w:r>
            <w:r w:rsidR="001F779F">
              <w:rPr>
                <w:rFonts w:eastAsiaTheme="minorEastAsia" w:cstheme="minorBidi"/>
                <w:kern w:val="2"/>
                <w:szCs w:val="22"/>
                <w14:ligatures w14:val="standardContextual"/>
              </w:rPr>
              <w:tab/>
            </w:r>
            <w:r w:rsidR="001F779F" w:rsidRPr="000F7095">
              <w:rPr>
                <w:rStyle w:val="Hyperlink"/>
                <w:rFonts w:cstheme="minorHAnsi"/>
                <w:noProof/>
              </w:rPr>
              <w:t>Scheduled Tasks</w:t>
            </w:r>
            <w:r w:rsidR="001F779F">
              <w:rPr>
                <w:noProof/>
                <w:webHidden/>
              </w:rPr>
              <w:tab/>
            </w:r>
            <w:r w:rsidR="001F779F">
              <w:rPr>
                <w:noProof/>
                <w:webHidden/>
              </w:rPr>
              <w:fldChar w:fldCharType="begin"/>
            </w:r>
            <w:r w:rsidR="001F779F">
              <w:rPr>
                <w:noProof/>
                <w:webHidden/>
              </w:rPr>
              <w:instrText xml:space="preserve"> PAGEREF _Toc164350952 \h </w:instrText>
            </w:r>
            <w:r w:rsidR="001F779F">
              <w:rPr>
                <w:noProof/>
                <w:webHidden/>
              </w:rPr>
            </w:r>
            <w:r w:rsidR="001F779F">
              <w:rPr>
                <w:noProof/>
                <w:webHidden/>
              </w:rPr>
              <w:fldChar w:fldCharType="separate"/>
            </w:r>
            <w:r w:rsidR="00FF093B">
              <w:rPr>
                <w:noProof/>
                <w:webHidden/>
              </w:rPr>
              <w:t>16</w:t>
            </w:r>
            <w:r w:rsidR="001F779F">
              <w:rPr>
                <w:noProof/>
                <w:webHidden/>
              </w:rPr>
              <w:fldChar w:fldCharType="end"/>
            </w:r>
          </w:hyperlink>
        </w:p>
        <w:p w14:paraId="5EC6B0BB" w14:textId="15F66B4F" w:rsidR="001F779F" w:rsidRDefault="00000000">
          <w:pPr>
            <w:pStyle w:val="TOC1"/>
            <w:rPr>
              <w:rFonts w:eastAsiaTheme="minorEastAsia" w:cstheme="minorBidi"/>
              <w:kern w:val="2"/>
              <w:szCs w:val="22"/>
              <w14:ligatures w14:val="standardContextual"/>
            </w:rPr>
          </w:pPr>
          <w:hyperlink w:anchor="_Toc164350953" w:history="1">
            <w:r w:rsidR="001F779F" w:rsidRPr="000F7095">
              <w:rPr>
                <w:rStyle w:val="Hyperlink"/>
                <w:rFonts w:cstheme="minorHAnsi"/>
                <w:noProof/>
              </w:rPr>
              <w:t>e.</w:t>
            </w:r>
            <w:r w:rsidR="001F779F">
              <w:rPr>
                <w:rFonts w:eastAsiaTheme="minorEastAsia" w:cstheme="minorBidi"/>
                <w:kern w:val="2"/>
                <w:szCs w:val="22"/>
                <w14:ligatures w14:val="standardContextual"/>
              </w:rPr>
              <w:tab/>
            </w:r>
            <w:r w:rsidR="001F779F" w:rsidRPr="000F7095">
              <w:rPr>
                <w:rStyle w:val="Hyperlink"/>
                <w:rFonts w:cstheme="minorHAnsi"/>
                <w:noProof/>
              </w:rPr>
              <w:t>API’</w:t>
            </w:r>
            <w:r w:rsidR="001F779F" w:rsidRPr="000F7095">
              <w:rPr>
                <w:rStyle w:val="Hyperlink"/>
                <w:rFonts w:cstheme="minorHAnsi"/>
              </w:rPr>
              <w:t>s</w:t>
            </w:r>
            <w:r w:rsidR="001F779F" w:rsidRPr="000F7095">
              <w:rPr>
                <w:rStyle w:val="Hyperlink"/>
                <w:rFonts w:cstheme="minorHAnsi"/>
                <w:noProof/>
              </w:rPr>
              <w:t xml:space="preserve"> &amp; Interfaces</w:t>
            </w:r>
            <w:r w:rsidR="001F779F">
              <w:rPr>
                <w:noProof/>
                <w:webHidden/>
              </w:rPr>
              <w:tab/>
            </w:r>
            <w:r w:rsidR="001F779F">
              <w:rPr>
                <w:noProof/>
                <w:webHidden/>
              </w:rPr>
              <w:fldChar w:fldCharType="begin"/>
            </w:r>
            <w:r w:rsidR="001F779F">
              <w:rPr>
                <w:noProof/>
                <w:webHidden/>
              </w:rPr>
              <w:instrText xml:space="preserve"> PAGEREF _Toc164350953 \h </w:instrText>
            </w:r>
            <w:r w:rsidR="001F779F">
              <w:rPr>
                <w:noProof/>
                <w:webHidden/>
              </w:rPr>
            </w:r>
            <w:r w:rsidR="001F779F">
              <w:rPr>
                <w:noProof/>
                <w:webHidden/>
              </w:rPr>
              <w:fldChar w:fldCharType="separate"/>
            </w:r>
            <w:r w:rsidR="00FF093B">
              <w:rPr>
                <w:noProof/>
                <w:webHidden/>
              </w:rPr>
              <w:t>17</w:t>
            </w:r>
            <w:r w:rsidR="001F779F">
              <w:rPr>
                <w:noProof/>
                <w:webHidden/>
              </w:rPr>
              <w:fldChar w:fldCharType="end"/>
            </w:r>
          </w:hyperlink>
        </w:p>
        <w:p w14:paraId="0776D9BE" w14:textId="1917E7D5" w:rsidR="001F779F" w:rsidRDefault="00000000">
          <w:pPr>
            <w:pStyle w:val="TOC1"/>
            <w:rPr>
              <w:rFonts w:eastAsiaTheme="minorEastAsia" w:cstheme="minorBidi"/>
              <w:kern w:val="2"/>
              <w:szCs w:val="22"/>
              <w14:ligatures w14:val="standardContextual"/>
            </w:rPr>
          </w:pPr>
          <w:hyperlink w:anchor="_Toc164350954" w:history="1">
            <w:r w:rsidR="001F779F" w:rsidRPr="000F7095">
              <w:rPr>
                <w:rStyle w:val="Hyperlink"/>
                <w:rFonts w:cstheme="minorHAnsi"/>
                <w:noProof/>
              </w:rPr>
              <w:t>11.</w:t>
            </w:r>
            <w:r w:rsidR="001F779F">
              <w:rPr>
                <w:rFonts w:eastAsiaTheme="minorEastAsia" w:cstheme="minorBidi"/>
                <w:kern w:val="2"/>
                <w:szCs w:val="22"/>
                <w14:ligatures w14:val="standardContextual"/>
              </w:rPr>
              <w:tab/>
            </w:r>
            <w:r w:rsidR="001F779F" w:rsidRPr="000F7095">
              <w:rPr>
                <w:rStyle w:val="Hyperlink"/>
                <w:rFonts w:cstheme="minorHAnsi"/>
              </w:rPr>
              <w:t>UAT Guidance</w:t>
            </w:r>
            <w:r w:rsidR="001F779F">
              <w:rPr>
                <w:noProof/>
                <w:webHidden/>
              </w:rPr>
              <w:tab/>
            </w:r>
            <w:r w:rsidR="001F779F">
              <w:rPr>
                <w:noProof/>
                <w:webHidden/>
              </w:rPr>
              <w:fldChar w:fldCharType="begin"/>
            </w:r>
            <w:r w:rsidR="001F779F">
              <w:rPr>
                <w:noProof/>
                <w:webHidden/>
              </w:rPr>
              <w:instrText xml:space="preserve"> PAGEREF _Toc164350954 \h </w:instrText>
            </w:r>
            <w:r w:rsidR="001F779F">
              <w:rPr>
                <w:noProof/>
                <w:webHidden/>
              </w:rPr>
            </w:r>
            <w:r w:rsidR="001F779F">
              <w:rPr>
                <w:noProof/>
                <w:webHidden/>
              </w:rPr>
              <w:fldChar w:fldCharType="separate"/>
            </w:r>
            <w:r w:rsidR="00FF093B">
              <w:rPr>
                <w:noProof/>
                <w:webHidden/>
              </w:rPr>
              <w:t>18</w:t>
            </w:r>
            <w:r w:rsidR="001F779F">
              <w:rPr>
                <w:noProof/>
                <w:webHidden/>
              </w:rPr>
              <w:fldChar w:fldCharType="end"/>
            </w:r>
          </w:hyperlink>
        </w:p>
        <w:p w14:paraId="758BFF66" w14:textId="4C546629" w:rsidR="001F779F" w:rsidRDefault="00000000">
          <w:pPr>
            <w:pStyle w:val="TOC1"/>
            <w:rPr>
              <w:rFonts w:eastAsiaTheme="minorEastAsia" w:cstheme="minorBidi"/>
              <w:kern w:val="2"/>
              <w:szCs w:val="22"/>
              <w14:ligatures w14:val="standardContextual"/>
            </w:rPr>
          </w:pPr>
          <w:hyperlink w:anchor="_Toc164350955" w:history="1">
            <w:r w:rsidR="001F779F" w:rsidRPr="000F7095">
              <w:rPr>
                <w:rStyle w:val="Hyperlink"/>
                <w:rFonts w:cstheme="minorHAnsi"/>
                <w:noProof/>
              </w:rPr>
              <w:t>12.</w:t>
            </w:r>
            <w:r w:rsidR="001F779F">
              <w:rPr>
                <w:rFonts w:eastAsiaTheme="minorEastAsia" w:cstheme="minorBidi"/>
                <w:kern w:val="2"/>
                <w:szCs w:val="22"/>
                <w14:ligatures w14:val="standardContextual"/>
              </w:rPr>
              <w:tab/>
            </w:r>
            <w:r w:rsidR="001F779F" w:rsidRPr="000F7095">
              <w:rPr>
                <w:rStyle w:val="Hyperlink"/>
                <w:rFonts w:cstheme="minorHAnsi"/>
              </w:rPr>
              <w:t>Annex – Additional Info</w:t>
            </w:r>
            <w:r w:rsidR="001F779F">
              <w:rPr>
                <w:noProof/>
                <w:webHidden/>
              </w:rPr>
              <w:tab/>
            </w:r>
            <w:r w:rsidR="001F779F">
              <w:rPr>
                <w:noProof/>
                <w:webHidden/>
              </w:rPr>
              <w:fldChar w:fldCharType="begin"/>
            </w:r>
            <w:r w:rsidR="001F779F">
              <w:rPr>
                <w:noProof/>
                <w:webHidden/>
              </w:rPr>
              <w:instrText xml:space="preserve"> PAGEREF _Toc164350955 \h </w:instrText>
            </w:r>
            <w:r w:rsidR="001F779F">
              <w:rPr>
                <w:noProof/>
                <w:webHidden/>
              </w:rPr>
            </w:r>
            <w:r w:rsidR="001F779F">
              <w:rPr>
                <w:noProof/>
                <w:webHidden/>
              </w:rPr>
              <w:fldChar w:fldCharType="separate"/>
            </w:r>
            <w:r w:rsidR="00FF093B">
              <w:rPr>
                <w:noProof/>
                <w:webHidden/>
              </w:rPr>
              <w:t>18</w:t>
            </w:r>
            <w:r w:rsidR="001F779F">
              <w:rPr>
                <w:noProof/>
                <w:webHidden/>
              </w:rPr>
              <w:fldChar w:fldCharType="end"/>
            </w:r>
          </w:hyperlink>
        </w:p>
        <w:p w14:paraId="6B4948A2" w14:textId="16D1E0CC"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4" w:name="_Toc159516448"/>
      <w:bookmarkStart w:id="5" w:name="_Toc164350939"/>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4"/>
      <w:bookmarkEnd w:id="5"/>
    </w:p>
    <w:p w14:paraId="3D37F9AF" w14:textId="77777777" w:rsidR="00EC2942" w:rsidRPr="0019283C" w:rsidRDefault="00EC2942" w:rsidP="00EC2942">
      <w:pPr>
        <w:rPr>
          <w:rFonts w:cstheme="minorHAnsi"/>
          <w:sz w:val="22"/>
          <w:szCs w:val="22"/>
        </w:rPr>
      </w:pPr>
    </w:p>
    <w:p w14:paraId="737C3518" w14:textId="3819C908" w:rsidR="0070132B" w:rsidRPr="001E06BA" w:rsidRDefault="0070132B" w:rsidP="34506382">
      <w:pPr>
        <w:rPr>
          <w:i/>
          <w:iCs/>
          <w:sz w:val="22"/>
          <w:szCs w:val="22"/>
        </w:rPr>
      </w:pPr>
      <w:r w:rsidRPr="34506382">
        <w:rPr>
          <w:sz w:val="22"/>
          <w:szCs w:val="22"/>
          <w:u w:val="single"/>
        </w:rPr>
        <w:t>Process General Description:</w:t>
      </w:r>
      <w:r w:rsidRPr="34506382">
        <w:rPr>
          <w:sz w:val="22"/>
          <w:szCs w:val="22"/>
        </w:rPr>
        <w:t xml:space="preserve">  </w:t>
      </w:r>
    </w:p>
    <w:p w14:paraId="0465F8BB" w14:textId="6FA0332B" w:rsidR="0058111E" w:rsidRPr="001E06BA" w:rsidRDefault="00C27514" w:rsidP="34506382">
      <w:pPr>
        <w:pStyle w:val="NormalWeb"/>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 xml:space="preserve">This process </w:t>
      </w:r>
      <w:r w:rsidR="0058111E" w:rsidRPr="34506382">
        <w:rPr>
          <w:rFonts w:ascii="Calibri" w:hAnsi="Calibri" w:cs="Calibri"/>
          <w:sz w:val="22"/>
          <w:szCs w:val="22"/>
          <w:lang w:val="en-US"/>
        </w:rPr>
        <w:t xml:space="preserve">describes how Aircraft Maintenance Programs are </w:t>
      </w:r>
      <w:r w:rsidR="00E06CF8" w:rsidRPr="34506382">
        <w:rPr>
          <w:rFonts w:ascii="Calibri" w:hAnsi="Calibri" w:cs="Calibri"/>
          <w:sz w:val="22"/>
          <w:szCs w:val="22"/>
          <w:lang w:val="en-US"/>
        </w:rPr>
        <w:t xml:space="preserve">created, </w:t>
      </w:r>
      <w:r w:rsidR="00512878" w:rsidRPr="34506382">
        <w:rPr>
          <w:rFonts w:ascii="Calibri" w:hAnsi="Calibri" w:cs="Calibri"/>
          <w:sz w:val="22"/>
          <w:szCs w:val="22"/>
          <w:lang w:val="en-US"/>
        </w:rPr>
        <w:t>revised,</w:t>
      </w:r>
      <w:r w:rsidR="00E06CF8" w:rsidRPr="34506382">
        <w:rPr>
          <w:rFonts w:ascii="Calibri" w:hAnsi="Calibri" w:cs="Calibri"/>
          <w:sz w:val="22"/>
          <w:szCs w:val="22"/>
          <w:lang w:val="en-US"/>
        </w:rPr>
        <w:t xml:space="preserve"> and archived</w:t>
      </w:r>
      <w:r w:rsidR="0058111E" w:rsidRPr="34506382">
        <w:rPr>
          <w:rFonts w:ascii="Calibri" w:hAnsi="Calibri" w:cs="Calibri"/>
          <w:sz w:val="22"/>
          <w:szCs w:val="22"/>
          <w:lang w:val="en-US"/>
        </w:rPr>
        <w:t xml:space="preserve"> in AMOS. A maintenance program consists of maintenance requirement items (tasks) of which</w:t>
      </w:r>
      <w:r w:rsidR="00875847" w:rsidRPr="34506382">
        <w:rPr>
          <w:rFonts w:ascii="Calibri" w:hAnsi="Calibri" w:cs="Calibri"/>
          <w:sz w:val="22"/>
          <w:szCs w:val="22"/>
          <w:lang w:val="en-US"/>
        </w:rPr>
        <w:t xml:space="preserve"> plannable</w:t>
      </w:r>
      <w:r w:rsidR="0058111E" w:rsidRPr="34506382">
        <w:rPr>
          <w:rFonts w:ascii="Calibri" w:hAnsi="Calibri" w:cs="Calibri"/>
          <w:sz w:val="22"/>
          <w:szCs w:val="22"/>
          <w:lang w:val="en-US"/>
        </w:rPr>
        <w:t xml:space="preserve"> </w:t>
      </w:r>
      <w:proofErr w:type="spellStart"/>
      <w:r w:rsidR="0058111E" w:rsidRPr="34506382">
        <w:rPr>
          <w:rFonts w:ascii="Calibri" w:hAnsi="Calibri" w:cs="Calibri"/>
          <w:sz w:val="22"/>
          <w:szCs w:val="22"/>
          <w:lang w:val="en-US"/>
        </w:rPr>
        <w:t>taskcards</w:t>
      </w:r>
      <w:proofErr w:type="spellEnd"/>
      <w:r w:rsidR="0058111E" w:rsidRPr="34506382">
        <w:rPr>
          <w:rFonts w:ascii="Calibri" w:hAnsi="Calibri" w:cs="Calibri"/>
          <w:sz w:val="22"/>
          <w:szCs w:val="22"/>
          <w:lang w:val="en-US"/>
        </w:rPr>
        <w:t xml:space="preserve"> are created that produce and record </w:t>
      </w:r>
      <w:r w:rsidR="00875847" w:rsidRPr="34506382">
        <w:rPr>
          <w:rFonts w:ascii="Calibri" w:hAnsi="Calibri" w:cs="Calibri"/>
          <w:sz w:val="22"/>
          <w:szCs w:val="22"/>
          <w:lang w:val="en-US"/>
        </w:rPr>
        <w:t>all</w:t>
      </w:r>
      <w:r w:rsidR="0058111E" w:rsidRPr="34506382">
        <w:rPr>
          <w:rFonts w:ascii="Calibri" w:hAnsi="Calibri" w:cs="Calibri"/>
          <w:sz w:val="22"/>
          <w:szCs w:val="22"/>
          <w:lang w:val="en-US"/>
        </w:rPr>
        <w:t xml:space="preserve"> compliance relevant information.</w:t>
      </w:r>
    </w:p>
    <w:p w14:paraId="682BD00C" w14:textId="77777777" w:rsidR="00C27514" w:rsidRPr="001E06BA" w:rsidRDefault="00C27514" w:rsidP="34506382">
      <w:pPr>
        <w:pStyle w:val="NormalWeb"/>
        <w:spacing w:before="0" w:beforeAutospacing="0" w:after="0" w:afterAutospacing="0"/>
        <w:rPr>
          <w:rFonts w:ascii="Calibri" w:hAnsi="Calibri" w:cs="Calibri"/>
          <w:sz w:val="22"/>
          <w:szCs w:val="22"/>
          <w:lang w:val="en-US"/>
        </w:rPr>
      </w:pPr>
    </w:p>
    <w:p w14:paraId="5DAA948D" w14:textId="1F05B749" w:rsidR="00372193" w:rsidRPr="001E06BA" w:rsidRDefault="0070132B" w:rsidP="34506382">
      <w:pPr>
        <w:rPr>
          <w:sz w:val="22"/>
          <w:szCs w:val="22"/>
        </w:rPr>
      </w:pPr>
      <w:r w:rsidRPr="34506382">
        <w:rPr>
          <w:sz w:val="22"/>
          <w:szCs w:val="22"/>
          <w:u w:val="single"/>
        </w:rPr>
        <w:t>Main Process Objective (Outputs &amp; Outcomes)</w:t>
      </w:r>
      <w:r w:rsidR="0058111E" w:rsidRPr="34506382">
        <w:rPr>
          <w:sz w:val="22"/>
          <w:szCs w:val="22"/>
          <w:u w:val="single"/>
        </w:rPr>
        <w:t>:</w:t>
      </w:r>
      <w:r w:rsidRPr="34506382">
        <w:rPr>
          <w:sz w:val="22"/>
          <w:szCs w:val="22"/>
        </w:rPr>
        <w:t xml:space="preserve"> </w:t>
      </w:r>
    </w:p>
    <w:p w14:paraId="6251F744" w14:textId="6BC07F68" w:rsidR="00F277E4" w:rsidRDefault="0058111E" w:rsidP="34506382">
      <w:pPr>
        <w:pStyle w:val="NormalWeb"/>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 xml:space="preserve">The process </w:t>
      </w:r>
      <w:r w:rsidR="00E06CF8" w:rsidRPr="34506382">
        <w:rPr>
          <w:rFonts w:ascii="Calibri" w:hAnsi="Calibri" w:cs="Calibri"/>
          <w:sz w:val="22"/>
          <w:szCs w:val="22"/>
          <w:lang w:val="en-US"/>
        </w:rPr>
        <w:t>objective is to translate</w:t>
      </w:r>
      <w:r w:rsidR="006F2C3A" w:rsidRPr="34506382">
        <w:rPr>
          <w:rFonts w:ascii="Calibri" w:hAnsi="Calibri" w:cs="Calibri"/>
          <w:sz w:val="22"/>
          <w:szCs w:val="22"/>
          <w:lang w:val="en-US"/>
        </w:rPr>
        <w:t xml:space="preserve"> aircraft, engine, and component Maintenance Requirements in accordance with MPD, </w:t>
      </w:r>
      <w:r w:rsidR="00E06CF8" w:rsidRPr="34506382">
        <w:rPr>
          <w:rFonts w:ascii="Calibri" w:hAnsi="Calibri" w:cs="Calibri"/>
          <w:sz w:val="22"/>
          <w:szCs w:val="22"/>
          <w:lang w:val="en-US"/>
        </w:rPr>
        <w:t>competent</w:t>
      </w:r>
      <w:r w:rsidR="006F2C3A" w:rsidRPr="34506382">
        <w:rPr>
          <w:rFonts w:ascii="Calibri" w:hAnsi="Calibri" w:cs="Calibri"/>
          <w:sz w:val="22"/>
          <w:szCs w:val="22"/>
          <w:lang w:val="en-US"/>
        </w:rPr>
        <w:t xml:space="preserve"> Authority</w:t>
      </w:r>
      <w:r w:rsidR="00E06CF8" w:rsidRPr="34506382">
        <w:rPr>
          <w:rFonts w:ascii="Calibri" w:hAnsi="Calibri" w:cs="Calibri"/>
          <w:sz w:val="22"/>
          <w:szCs w:val="22"/>
          <w:lang w:val="en-US"/>
        </w:rPr>
        <w:t xml:space="preserve"> </w:t>
      </w:r>
      <w:r w:rsidR="00942D08" w:rsidRPr="34506382">
        <w:rPr>
          <w:rFonts w:ascii="Calibri" w:hAnsi="Calibri" w:cs="Calibri"/>
          <w:sz w:val="22"/>
          <w:szCs w:val="22"/>
          <w:lang w:val="en-US"/>
        </w:rPr>
        <w:t xml:space="preserve">requirements </w:t>
      </w:r>
      <w:r w:rsidR="00E06CF8" w:rsidRPr="34506382">
        <w:rPr>
          <w:rFonts w:ascii="Calibri" w:hAnsi="Calibri" w:cs="Calibri"/>
          <w:sz w:val="22"/>
          <w:szCs w:val="22"/>
          <w:lang w:val="en-US"/>
        </w:rPr>
        <w:t>as well as c</w:t>
      </w:r>
      <w:r w:rsidR="006F2C3A" w:rsidRPr="34506382">
        <w:rPr>
          <w:rFonts w:ascii="Calibri" w:hAnsi="Calibri" w:cs="Calibri"/>
          <w:sz w:val="22"/>
          <w:szCs w:val="22"/>
          <w:lang w:val="en-US"/>
        </w:rPr>
        <w:t>ompany policies</w:t>
      </w:r>
      <w:r w:rsidR="00E06CF8" w:rsidRPr="34506382">
        <w:rPr>
          <w:rFonts w:ascii="Calibri" w:hAnsi="Calibri" w:cs="Calibri"/>
          <w:sz w:val="22"/>
          <w:szCs w:val="22"/>
          <w:lang w:val="en-US"/>
        </w:rPr>
        <w:t xml:space="preserve"> into tasks </w:t>
      </w:r>
      <w:r w:rsidR="00942D08" w:rsidRPr="34506382">
        <w:rPr>
          <w:rFonts w:ascii="Calibri" w:hAnsi="Calibri" w:cs="Calibri"/>
          <w:sz w:val="22"/>
          <w:szCs w:val="22"/>
          <w:lang w:val="en-US"/>
        </w:rPr>
        <w:t>resulting in</w:t>
      </w:r>
      <w:r w:rsidR="00E06CF8" w:rsidRPr="34506382">
        <w:rPr>
          <w:rFonts w:ascii="Calibri" w:hAnsi="Calibri" w:cs="Calibri"/>
          <w:sz w:val="22"/>
          <w:szCs w:val="22"/>
          <w:lang w:val="en-US"/>
        </w:rPr>
        <w:t xml:space="preserve"> an approved maintenance program. </w:t>
      </w:r>
    </w:p>
    <w:p w14:paraId="783F9342" w14:textId="77777777" w:rsidR="00F277E4" w:rsidRDefault="00F277E4" w:rsidP="34506382">
      <w:pPr>
        <w:pStyle w:val="NormalWeb"/>
        <w:spacing w:before="0" w:beforeAutospacing="0" w:after="0" w:afterAutospacing="0"/>
        <w:rPr>
          <w:rFonts w:ascii="Calibri" w:hAnsi="Calibri" w:cs="Calibri"/>
          <w:sz w:val="22"/>
          <w:szCs w:val="22"/>
          <w:lang w:val="en-US"/>
        </w:rPr>
      </w:pPr>
    </w:p>
    <w:p w14:paraId="5B721AB4" w14:textId="6B98F368" w:rsidR="00F277E4" w:rsidRDefault="00F277E4" w:rsidP="34506382">
      <w:pPr>
        <w:pStyle w:val="NormalWeb"/>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Maintenance Programs can be created manually, via data transfer or OEM upload file (</w:t>
      </w:r>
      <w:r w:rsidR="002B77EE" w:rsidRPr="34506382">
        <w:rPr>
          <w:rFonts w:ascii="Calibri" w:hAnsi="Calibri" w:cs="Calibri"/>
          <w:sz w:val="22"/>
          <w:szCs w:val="22"/>
          <w:lang w:val="en-US"/>
        </w:rPr>
        <w:t>see</w:t>
      </w:r>
      <w:r w:rsidRPr="34506382">
        <w:rPr>
          <w:rFonts w:ascii="Calibri" w:hAnsi="Calibri" w:cs="Calibri"/>
          <w:sz w:val="22"/>
          <w:szCs w:val="22"/>
          <w:lang w:val="en-US"/>
        </w:rPr>
        <w:t xml:space="preserve"> </w:t>
      </w:r>
      <w:r w:rsidR="002B77EE" w:rsidRPr="34506382">
        <w:rPr>
          <w:rFonts w:ascii="Calibri" w:hAnsi="Calibri" w:cs="Calibri"/>
          <w:sz w:val="22"/>
          <w:szCs w:val="22"/>
          <w:lang w:val="en-US"/>
        </w:rPr>
        <w:t>Ch.</w:t>
      </w:r>
      <w:r w:rsidRPr="34506382">
        <w:rPr>
          <w:rFonts w:ascii="Calibri" w:hAnsi="Calibri" w:cs="Calibri"/>
          <w:sz w:val="22"/>
          <w:szCs w:val="22"/>
          <w:lang w:val="en-US"/>
        </w:rPr>
        <w:t xml:space="preserve"> 10 e).</w:t>
      </w:r>
    </w:p>
    <w:p w14:paraId="5DCECA5D" w14:textId="77777777" w:rsidR="00F277E4" w:rsidRDefault="00F277E4" w:rsidP="34506382">
      <w:pPr>
        <w:pStyle w:val="NormalWeb"/>
        <w:spacing w:before="0" w:beforeAutospacing="0" w:after="0" w:afterAutospacing="0"/>
        <w:rPr>
          <w:rFonts w:ascii="Calibri" w:hAnsi="Calibri" w:cs="Calibri"/>
          <w:sz w:val="22"/>
          <w:szCs w:val="22"/>
          <w:lang w:val="en-US"/>
        </w:rPr>
      </w:pPr>
    </w:p>
    <w:p w14:paraId="6520A161" w14:textId="54AD89EE" w:rsidR="002500BB" w:rsidRPr="001E06BA" w:rsidRDefault="00E06CF8" w:rsidP="34506382">
      <w:pPr>
        <w:pStyle w:val="NormalWeb"/>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 xml:space="preserve">Maintenance </w:t>
      </w:r>
      <w:r w:rsidR="00512878" w:rsidRPr="34506382">
        <w:rPr>
          <w:rFonts w:ascii="Calibri" w:hAnsi="Calibri" w:cs="Calibri"/>
          <w:sz w:val="22"/>
          <w:szCs w:val="22"/>
          <w:lang w:val="en-US"/>
        </w:rPr>
        <w:t>P</w:t>
      </w:r>
      <w:r w:rsidRPr="34506382">
        <w:rPr>
          <w:rFonts w:ascii="Calibri" w:hAnsi="Calibri" w:cs="Calibri"/>
          <w:sz w:val="22"/>
          <w:szCs w:val="22"/>
          <w:lang w:val="en-US"/>
        </w:rPr>
        <w:t xml:space="preserve">rogram </w:t>
      </w:r>
      <w:proofErr w:type="spellStart"/>
      <w:r w:rsidR="00512878" w:rsidRPr="34506382">
        <w:rPr>
          <w:rFonts w:ascii="Calibri" w:hAnsi="Calibri" w:cs="Calibri"/>
          <w:sz w:val="22"/>
          <w:szCs w:val="22"/>
          <w:lang w:val="en-US"/>
        </w:rPr>
        <w:t>T</w:t>
      </w:r>
      <w:r w:rsidRPr="34506382">
        <w:rPr>
          <w:rFonts w:ascii="Calibri" w:hAnsi="Calibri" w:cs="Calibri"/>
          <w:sz w:val="22"/>
          <w:szCs w:val="22"/>
          <w:lang w:val="en-US"/>
        </w:rPr>
        <w:t>askcards</w:t>
      </w:r>
      <w:proofErr w:type="spellEnd"/>
      <w:r w:rsidRPr="34506382">
        <w:rPr>
          <w:rFonts w:ascii="Calibri" w:hAnsi="Calibri" w:cs="Calibri"/>
          <w:sz w:val="22"/>
          <w:szCs w:val="22"/>
          <w:lang w:val="en-US"/>
        </w:rPr>
        <w:t xml:space="preserve"> can be grouped in </w:t>
      </w:r>
      <w:r w:rsidR="00336828" w:rsidRPr="34506382">
        <w:rPr>
          <w:rFonts w:ascii="Calibri" w:hAnsi="Calibri" w:cs="Calibri"/>
          <w:sz w:val="22"/>
          <w:szCs w:val="22"/>
          <w:lang w:val="en-US"/>
        </w:rPr>
        <w:t xml:space="preserve">pre-defined </w:t>
      </w:r>
      <w:r w:rsidRPr="34506382">
        <w:rPr>
          <w:rFonts w:ascii="Calibri" w:hAnsi="Calibri" w:cs="Calibri"/>
          <w:sz w:val="22"/>
          <w:szCs w:val="22"/>
          <w:lang w:val="en-US"/>
        </w:rPr>
        <w:t>Checks</w:t>
      </w:r>
      <w:r w:rsidR="00942D08" w:rsidRPr="34506382">
        <w:rPr>
          <w:rFonts w:ascii="Calibri" w:hAnsi="Calibri" w:cs="Calibri"/>
          <w:sz w:val="22"/>
          <w:szCs w:val="22"/>
          <w:lang w:val="en-US"/>
        </w:rPr>
        <w:t xml:space="preserve"> (Defined in APN 281)</w:t>
      </w:r>
      <w:r w:rsidRPr="34506382">
        <w:rPr>
          <w:rFonts w:ascii="Calibri" w:hAnsi="Calibri" w:cs="Calibri"/>
          <w:sz w:val="22"/>
          <w:szCs w:val="22"/>
          <w:lang w:val="en-US"/>
        </w:rPr>
        <w:t xml:space="preserve"> for </w:t>
      </w:r>
      <w:r w:rsidR="00942D08" w:rsidRPr="34506382">
        <w:rPr>
          <w:rFonts w:ascii="Calibri" w:hAnsi="Calibri" w:cs="Calibri"/>
          <w:sz w:val="22"/>
          <w:szCs w:val="22"/>
          <w:lang w:val="en-US"/>
        </w:rPr>
        <w:t>more convenient</w:t>
      </w:r>
      <w:r w:rsidRPr="34506382">
        <w:rPr>
          <w:rFonts w:ascii="Calibri" w:hAnsi="Calibri" w:cs="Calibri"/>
          <w:sz w:val="22"/>
          <w:szCs w:val="22"/>
          <w:lang w:val="en-US"/>
        </w:rPr>
        <w:t xml:space="preserve"> Planning</w:t>
      </w:r>
      <w:r w:rsidR="00336828" w:rsidRPr="34506382">
        <w:rPr>
          <w:rFonts w:ascii="Calibri" w:hAnsi="Calibri" w:cs="Calibri"/>
          <w:sz w:val="22"/>
          <w:szCs w:val="22"/>
          <w:lang w:val="en-US"/>
        </w:rPr>
        <w:t xml:space="preserve"> and Execution</w:t>
      </w:r>
      <w:r w:rsidRPr="34506382">
        <w:rPr>
          <w:rFonts w:ascii="Calibri" w:hAnsi="Calibri" w:cs="Calibri"/>
          <w:sz w:val="22"/>
          <w:szCs w:val="22"/>
          <w:lang w:val="en-US"/>
        </w:rPr>
        <w:t xml:space="preserve"> purposes. Different </w:t>
      </w:r>
      <w:proofErr w:type="spellStart"/>
      <w:r w:rsidRPr="34506382">
        <w:rPr>
          <w:rFonts w:ascii="Calibri" w:hAnsi="Calibri" w:cs="Calibri"/>
          <w:sz w:val="22"/>
          <w:szCs w:val="22"/>
          <w:lang w:val="en-US"/>
        </w:rPr>
        <w:t>Taskcard</w:t>
      </w:r>
      <w:proofErr w:type="spellEnd"/>
      <w:r w:rsidRPr="34506382">
        <w:rPr>
          <w:rFonts w:ascii="Calibri" w:hAnsi="Calibri" w:cs="Calibri"/>
          <w:sz w:val="22"/>
          <w:szCs w:val="22"/>
          <w:lang w:val="en-US"/>
        </w:rPr>
        <w:t xml:space="preserve"> Types exist to control the planning and compliance </w:t>
      </w:r>
      <w:proofErr w:type="spellStart"/>
      <w:r w:rsidRPr="34506382">
        <w:rPr>
          <w:rFonts w:ascii="Calibri" w:hAnsi="Calibri" w:cs="Calibri"/>
          <w:sz w:val="22"/>
          <w:szCs w:val="22"/>
          <w:lang w:val="en-US"/>
        </w:rPr>
        <w:t>behaviour</w:t>
      </w:r>
      <w:proofErr w:type="spellEnd"/>
      <w:r w:rsidRPr="34506382">
        <w:rPr>
          <w:rFonts w:ascii="Calibri" w:hAnsi="Calibri" w:cs="Calibri"/>
          <w:sz w:val="22"/>
          <w:szCs w:val="22"/>
          <w:lang w:val="en-US"/>
        </w:rPr>
        <w:t>.</w:t>
      </w:r>
      <w:r w:rsidR="00336828" w:rsidRPr="34506382">
        <w:rPr>
          <w:rFonts w:ascii="Calibri" w:hAnsi="Calibri" w:cs="Calibri"/>
          <w:sz w:val="22"/>
          <w:szCs w:val="22"/>
          <w:lang w:val="en-US"/>
        </w:rPr>
        <w:t xml:space="preserve"> </w:t>
      </w:r>
    </w:p>
    <w:p w14:paraId="009414D7" w14:textId="77777777" w:rsidR="009730C7" w:rsidRPr="001E06BA" w:rsidRDefault="009730C7" w:rsidP="34506382">
      <w:pPr>
        <w:pStyle w:val="NormalWeb"/>
        <w:spacing w:before="0" w:beforeAutospacing="0" w:after="0" w:afterAutospacing="0"/>
        <w:rPr>
          <w:rFonts w:ascii="Calibri" w:hAnsi="Calibri" w:cs="Calibri"/>
          <w:sz w:val="22"/>
          <w:szCs w:val="22"/>
          <w:lang w:val="en-US"/>
        </w:rPr>
      </w:pPr>
    </w:p>
    <w:p w14:paraId="638DF396" w14:textId="4AB1823E" w:rsidR="00F52126" w:rsidRDefault="00336828" w:rsidP="34506382">
      <w:pPr>
        <w:pStyle w:val="NormalWeb"/>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 xml:space="preserve">Maintenance Programs can </w:t>
      </w:r>
      <w:r w:rsidR="00671E8D" w:rsidRPr="34506382">
        <w:rPr>
          <w:rFonts w:ascii="Calibri" w:hAnsi="Calibri" w:cs="Calibri"/>
          <w:sz w:val="22"/>
          <w:szCs w:val="22"/>
          <w:lang w:val="en-US"/>
        </w:rPr>
        <w:t>be managed</w:t>
      </w:r>
      <w:r w:rsidR="00942D08" w:rsidRPr="34506382">
        <w:rPr>
          <w:rFonts w:ascii="Calibri" w:hAnsi="Calibri" w:cs="Calibri"/>
          <w:sz w:val="22"/>
          <w:szCs w:val="22"/>
          <w:lang w:val="en-US"/>
        </w:rPr>
        <w:t xml:space="preserve"> in three different </w:t>
      </w:r>
      <w:r w:rsidR="00690420" w:rsidRPr="34506382">
        <w:rPr>
          <w:rFonts w:ascii="Calibri" w:hAnsi="Calibri" w:cs="Calibri"/>
          <w:sz w:val="22"/>
          <w:szCs w:val="22"/>
          <w:lang w:val="en-US"/>
        </w:rPr>
        <w:t>modes</w:t>
      </w:r>
      <w:r w:rsidR="00514C70" w:rsidRPr="34506382">
        <w:rPr>
          <w:rFonts w:ascii="Calibri" w:hAnsi="Calibri" w:cs="Calibri"/>
          <w:sz w:val="22"/>
          <w:szCs w:val="22"/>
          <w:lang w:val="en-US"/>
        </w:rPr>
        <w:t>:</w:t>
      </w:r>
    </w:p>
    <w:p w14:paraId="138B81DC" w14:textId="77777777" w:rsidR="00942D08" w:rsidRDefault="00942D08" w:rsidP="34506382">
      <w:pPr>
        <w:pStyle w:val="NormalWeb"/>
        <w:spacing w:before="0" w:beforeAutospacing="0" w:after="0" w:afterAutospacing="0"/>
        <w:rPr>
          <w:rFonts w:ascii="Calibri" w:hAnsi="Calibri" w:cs="Calibri"/>
          <w:sz w:val="22"/>
          <w:szCs w:val="22"/>
          <w:lang w:val="en-US"/>
        </w:rPr>
      </w:pPr>
    </w:p>
    <w:p w14:paraId="00F41C21" w14:textId="14F83FB4" w:rsidR="00942D08" w:rsidRDefault="00942D08" w:rsidP="34506382">
      <w:pPr>
        <w:pStyle w:val="NormalWeb"/>
        <w:numPr>
          <w:ilvl w:val="0"/>
          <w:numId w:val="21"/>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Master Maintenance Program (MMP)</w:t>
      </w:r>
      <w:r w:rsidR="00514C70" w:rsidRPr="34506382">
        <w:rPr>
          <w:rFonts w:ascii="Calibri" w:hAnsi="Calibri" w:cs="Calibri"/>
          <w:sz w:val="22"/>
          <w:szCs w:val="22"/>
          <w:lang w:val="en-US"/>
        </w:rPr>
        <w:t xml:space="preserve"> </w:t>
      </w:r>
    </w:p>
    <w:p w14:paraId="1DE81C1B" w14:textId="12766CC0" w:rsidR="00942D08" w:rsidRDefault="009D7836" w:rsidP="34506382">
      <w:pPr>
        <w:pStyle w:val="NormalWeb"/>
        <w:numPr>
          <w:ilvl w:val="1"/>
          <w:numId w:val="21"/>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An MMP is a</w:t>
      </w:r>
      <w:r w:rsidR="00942D08" w:rsidRPr="34506382">
        <w:rPr>
          <w:rFonts w:ascii="Calibri" w:hAnsi="Calibri" w:cs="Calibri"/>
          <w:sz w:val="22"/>
          <w:szCs w:val="22"/>
          <w:lang w:val="en-US"/>
        </w:rPr>
        <w:t xml:space="preserve">pplicable </w:t>
      </w:r>
      <w:r w:rsidRPr="34506382">
        <w:rPr>
          <w:rFonts w:ascii="Calibri" w:hAnsi="Calibri" w:cs="Calibri"/>
          <w:sz w:val="22"/>
          <w:szCs w:val="22"/>
          <w:lang w:val="en-US"/>
        </w:rPr>
        <w:t>to</w:t>
      </w:r>
      <w:r w:rsidR="00942D08" w:rsidRPr="34506382">
        <w:rPr>
          <w:rFonts w:ascii="Calibri" w:hAnsi="Calibri" w:cs="Calibri"/>
          <w:sz w:val="22"/>
          <w:szCs w:val="22"/>
          <w:lang w:val="en-US"/>
        </w:rPr>
        <w:t xml:space="preserve"> an aircraft type tha</w:t>
      </w:r>
      <w:r w:rsidRPr="34506382">
        <w:rPr>
          <w:rFonts w:ascii="Calibri" w:hAnsi="Calibri" w:cs="Calibri"/>
          <w:sz w:val="22"/>
          <w:szCs w:val="22"/>
          <w:lang w:val="en-US"/>
        </w:rPr>
        <w:t>t</w:t>
      </w:r>
      <w:r w:rsidR="00942D08" w:rsidRPr="34506382">
        <w:rPr>
          <w:rFonts w:ascii="Calibri" w:hAnsi="Calibri" w:cs="Calibri"/>
          <w:sz w:val="22"/>
          <w:szCs w:val="22"/>
          <w:lang w:val="en-US"/>
        </w:rPr>
        <w:t xml:space="preserve"> can be used for 2 or more Operator Maintenance Programs</w:t>
      </w:r>
    </w:p>
    <w:p w14:paraId="753C00EC" w14:textId="08E12F59" w:rsidR="00942D08" w:rsidRDefault="009E3FDC" w:rsidP="34506382">
      <w:pPr>
        <w:pStyle w:val="NormalWeb"/>
        <w:numPr>
          <w:ilvl w:val="1"/>
          <w:numId w:val="21"/>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Typically</w:t>
      </w:r>
      <w:r w:rsidR="00942D08" w:rsidRPr="34506382">
        <w:rPr>
          <w:rFonts w:ascii="Calibri" w:hAnsi="Calibri" w:cs="Calibri"/>
          <w:sz w:val="22"/>
          <w:szCs w:val="22"/>
          <w:lang w:val="en-US"/>
        </w:rPr>
        <w:t xml:space="preserve">, the MMP represents the OEM MPD tasks which form the basis for the Operator Maintenance Program </w:t>
      </w:r>
      <w:proofErr w:type="spellStart"/>
      <w:r w:rsidR="00942D08" w:rsidRPr="34506382">
        <w:rPr>
          <w:rFonts w:ascii="Calibri" w:hAnsi="Calibri" w:cs="Calibri"/>
          <w:sz w:val="22"/>
          <w:szCs w:val="22"/>
          <w:lang w:val="en-US"/>
        </w:rPr>
        <w:t>Taskcards</w:t>
      </w:r>
      <w:proofErr w:type="spellEnd"/>
      <w:r w:rsidR="00F71DAF" w:rsidRPr="34506382">
        <w:rPr>
          <w:rFonts w:ascii="Calibri" w:hAnsi="Calibri" w:cs="Calibri"/>
          <w:sz w:val="22"/>
          <w:szCs w:val="22"/>
          <w:lang w:val="en-US"/>
        </w:rPr>
        <w:t>, thus allowing a swifter Maintenance Program revision process.</w:t>
      </w:r>
    </w:p>
    <w:p w14:paraId="1376A313" w14:textId="1DC19754" w:rsidR="00942D08" w:rsidRDefault="00942D08" w:rsidP="34506382">
      <w:pPr>
        <w:pStyle w:val="NormalWeb"/>
        <w:numPr>
          <w:ilvl w:val="1"/>
          <w:numId w:val="21"/>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 xml:space="preserve">Operator Maintenance Program </w:t>
      </w:r>
      <w:proofErr w:type="spellStart"/>
      <w:r w:rsidR="009D7836" w:rsidRPr="34506382">
        <w:rPr>
          <w:rFonts w:ascii="Calibri" w:hAnsi="Calibri" w:cs="Calibri"/>
          <w:sz w:val="22"/>
          <w:szCs w:val="22"/>
          <w:lang w:val="en-US"/>
        </w:rPr>
        <w:t>T</w:t>
      </w:r>
      <w:r w:rsidRPr="34506382">
        <w:rPr>
          <w:rFonts w:ascii="Calibri" w:hAnsi="Calibri" w:cs="Calibri"/>
          <w:sz w:val="22"/>
          <w:szCs w:val="22"/>
          <w:lang w:val="en-US"/>
        </w:rPr>
        <w:t>askcards</w:t>
      </w:r>
      <w:proofErr w:type="spellEnd"/>
      <w:r w:rsidRPr="34506382">
        <w:rPr>
          <w:rFonts w:ascii="Calibri" w:hAnsi="Calibri" w:cs="Calibri"/>
          <w:sz w:val="22"/>
          <w:szCs w:val="22"/>
          <w:lang w:val="en-US"/>
        </w:rPr>
        <w:t xml:space="preserve"> are fully customizable</w:t>
      </w:r>
      <w:r w:rsidR="00690420" w:rsidRPr="34506382">
        <w:rPr>
          <w:rFonts w:ascii="Calibri" w:hAnsi="Calibri" w:cs="Calibri"/>
          <w:sz w:val="22"/>
          <w:szCs w:val="22"/>
          <w:lang w:val="en-US"/>
        </w:rPr>
        <w:t xml:space="preserve"> (</w:t>
      </w:r>
      <w:r w:rsidR="009E3FDC" w:rsidRPr="34506382">
        <w:rPr>
          <w:rFonts w:ascii="Calibri" w:hAnsi="Calibri" w:cs="Calibri"/>
          <w:sz w:val="22"/>
          <w:szCs w:val="22"/>
          <w:lang w:val="en-US"/>
        </w:rPr>
        <w:t>t</w:t>
      </w:r>
      <w:r w:rsidR="00690420" w:rsidRPr="34506382">
        <w:rPr>
          <w:rFonts w:ascii="Calibri" w:hAnsi="Calibri" w:cs="Calibri"/>
          <w:sz w:val="22"/>
          <w:szCs w:val="22"/>
          <w:lang w:val="en-US"/>
        </w:rPr>
        <w:t>ime requirement, work template, requirement links)</w:t>
      </w:r>
      <w:r w:rsidRPr="34506382">
        <w:rPr>
          <w:rFonts w:ascii="Calibri" w:hAnsi="Calibri" w:cs="Calibri"/>
          <w:sz w:val="22"/>
          <w:szCs w:val="22"/>
          <w:lang w:val="en-US"/>
        </w:rPr>
        <w:t xml:space="preserve"> per operator</w:t>
      </w:r>
      <w:r w:rsidR="009D7836" w:rsidRPr="34506382">
        <w:rPr>
          <w:rFonts w:ascii="Calibri" w:hAnsi="Calibri" w:cs="Calibri"/>
          <w:sz w:val="22"/>
          <w:szCs w:val="22"/>
          <w:lang w:val="en-US"/>
        </w:rPr>
        <w:t xml:space="preserve"> and each OMP can be managed independently thus allowing operator specific authority approval processes.</w:t>
      </w:r>
      <w:r w:rsidR="009E3FDC" w:rsidRPr="34506382">
        <w:rPr>
          <w:rFonts w:ascii="Calibri" w:hAnsi="Calibri" w:cs="Calibri"/>
          <w:sz w:val="22"/>
          <w:szCs w:val="22"/>
          <w:lang w:val="en-US"/>
        </w:rPr>
        <w:t xml:space="preserve"> </w:t>
      </w:r>
    </w:p>
    <w:p w14:paraId="144AF12E" w14:textId="5B6676F1" w:rsidR="009D7836" w:rsidRDefault="009D7836" w:rsidP="34506382">
      <w:pPr>
        <w:pStyle w:val="NormalWeb"/>
        <w:numPr>
          <w:ilvl w:val="1"/>
          <w:numId w:val="21"/>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MMP is created and updated in APN 249 and each OMP is updated and managed in APN 1934</w:t>
      </w:r>
    </w:p>
    <w:p w14:paraId="20EEEF33" w14:textId="77777777" w:rsidR="00942D08" w:rsidRDefault="00942D08" w:rsidP="34506382">
      <w:pPr>
        <w:pStyle w:val="NormalWeb"/>
        <w:spacing w:before="0" w:beforeAutospacing="0" w:after="0" w:afterAutospacing="0"/>
        <w:rPr>
          <w:rFonts w:ascii="Calibri" w:hAnsi="Calibri" w:cs="Calibri"/>
          <w:sz w:val="22"/>
          <w:szCs w:val="22"/>
          <w:lang w:val="en-US"/>
        </w:rPr>
      </w:pPr>
    </w:p>
    <w:p w14:paraId="3B9AAA1B" w14:textId="4718D883" w:rsidR="009D7836" w:rsidRDefault="009D7836" w:rsidP="34506382">
      <w:pPr>
        <w:pStyle w:val="NormalWeb"/>
        <w:numPr>
          <w:ilvl w:val="0"/>
          <w:numId w:val="21"/>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Operator Maintenance Program (OMP)</w:t>
      </w:r>
      <w:r w:rsidR="00514C70" w:rsidRPr="34506382">
        <w:rPr>
          <w:rFonts w:ascii="Calibri" w:hAnsi="Calibri" w:cs="Calibri"/>
          <w:sz w:val="22"/>
          <w:szCs w:val="22"/>
          <w:lang w:val="en-US"/>
        </w:rPr>
        <w:t xml:space="preserve"> / Single Operator </w:t>
      </w:r>
      <w:r w:rsidR="008012B9" w:rsidRPr="34506382">
        <w:rPr>
          <w:rFonts w:ascii="Calibri" w:hAnsi="Calibri" w:cs="Calibri"/>
          <w:sz w:val="22"/>
          <w:szCs w:val="22"/>
          <w:lang w:val="en-US"/>
        </w:rPr>
        <w:t>Mode</w:t>
      </w:r>
    </w:p>
    <w:p w14:paraId="4FF2E4ED" w14:textId="37F29844" w:rsidR="00F71DAF" w:rsidRDefault="009D7836" w:rsidP="34506382">
      <w:pPr>
        <w:pStyle w:val="NormalWeb"/>
        <w:numPr>
          <w:ilvl w:val="1"/>
          <w:numId w:val="21"/>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An OMP is</w:t>
      </w:r>
      <w:r w:rsidR="00F71DAF" w:rsidRPr="34506382">
        <w:rPr>
          <w:rFonts w:ascii="Calibri" w:hAnsi="Calibri" w:cs="Calibri"/>
          <w:sz w:val="22"/>
          <w:szCs w:val="22"/>
          <w:lang w:val="en-US"/>
        </w:rPr>
        <w:t xml:space="preserve"> always</w:t>
      </w:r>
      <w:r w:rsidRPr="34506382">
        <w:rPr>
          <w:rFonts w:ascii="Calibri" w:hAnsi="Calibri" w:cs="Calibri"/>
          <w:sz w:val="22"/>
          <w:szCs w:val="22"/>
          <w:lang w:val="en-US"/>
        </w:rPr>
        <w:t xml:space="preserve"> assigned to </w:t>
      </w:r>
      <w:r w:rsidR="00F71DAF" w:rsidRPr="34506382">
        <w:rPr>
          <w:rFonts w:ascii="Calibri" w:hAnsi="Calibri" w:cs="Calibri"/>
          <w:sz w:val="22"/>
          <w:szCs w:val="22"/>
          <w:lang w:val="en-US"/>
        </w:rPr>
        <w:t>one</w:t>
      </w:r>
      <w:r w:rsidRPr="34506382">
        <w:rPr>
          <w:rFonts w:ascii="Calibri" w:hAnsi="Calibri" w:cs="Calibri"/>
          <w:sz w:val="22"/>
          <w:szCs w:val="22"/>
          <w:lang w:val="en-US"/>
        </w:rPr>
        <w:t xml:space="preserve"> specific operato</w:t>
      </w:r>
      <w:r w:rsidR="00F71DAF" w:rsidRPr="34506382">
        <w:rPr>
          <w:rFonts w:ascii="Calibri" w:hAnsi="Calibri" w:cs="Calibri"/>
          <w:sz w:val="22"/>
          <w:szCs w:val="22"/>
          <w:lang w:val="en-US"/>
        </w:rPr>
        <w:t>r and therefore becomes individually manageable in APN 249 only</w:t>
      </w:r>
    </w:p>
    <w:p w14:paraId="4F7B4908" w14:textId="77777777" w:rsidR="00F71DAF" w:rsidRDefault="00F71DAF" w:rsidP="34506382">
      <w:pPr>
        <w:pStyle w:val="NormalWeb"/>
        <w:spacing w:before="0" w:beforeAutospacing="0" w:after="0" w:afterAutospacing="0"/>
        <w:rPr>
          <w:rFonts w:ascii="Calibri" w:hAnsi="Calibri" w:cs="Calibri"/>
          <w:sz w:val="22"/>
          <w:szCs w:val="22"/>
          <w:lang w:val="en-US"/>
        </w:rPr>
      </w:pPr>
    </w:p>
    <w:p w14:paraId="146E2988" w14:textId="0D0672C0" w:rsidR="00F71DAF" w:rsidRDefault="00F71DAF" w:rsidP="34506382">
      <w:pPr>
        <w:pStyle w:val="NormalWeb"/>
        <w:numPr>
          <w:ilvl w:val="0"/>
          <w:numId w:val="21"/>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Multi Operator Maintenance Program (MOMP)</w:t>
      </w:r>
    </w:p>
    <w:p w14:paraId="2D640214" w14:textId="3DCD841A" w:rsidR="00F71DAF" w:rsidRPr="00F71DAF" w:rsidRDefault="00F71DAF" w:rsidP="34506382">
      <w:pPr>
        <w:pStyle w:val="NormalWeb"/>
        <w:numPr>
          <w:ilvl w:val="1"/>
          <w:numId w:val="21"/>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 xml:space="preserve">This option can be used when 2 or more operators share the same approved maintenance program </w:t>
      </w:r>
      <w:r w:rsidR="008012B9" w:rsidRPr="34506382">
        <w:rPr>
          <w:rFonts w:ascii="Calibri" w:hAnsi="Calibri" w:cs="Calibri"/>
          <w:sz w:val="22"/>
          <w:szCs w:val="22"/>
          <w:lang w:val="en-US"/>
        </w:rPr>
        <w:t xml:space="preserve">for an aircraft type </w:t>
      </w:r>
      <w:r w:rsidRPr="34506382">
        <w:rPr>
          <w:rFonts w:ascii="Calibri" w:hAnsi="Calibri" w:cs="Calibri"/>
          <w:sz w:val="22"/>
          <w:szCs w:val="22"/>
          <w:lang w:val="en-US"/>
        </w:rPr>
        <w:t>(</w:t>
      </w:r>
      <w:r w:rsidR="008012B9" w:rsidRPr="34506382">
        <w:rPr>
          <w:rFonts w:ascii="Calibri" w:hAnsi="Calibri" w:cs="Calibri"/>
          <w:sz w:val="22"/>
          <w:szCs w:val="22"/>
          <w:lang w:val="en-US"/>
        </w:rPr>
        <w:t>E</w:t>
      </w:r>
      <w:r w:rsidRPr="34506382">
        <w:rPr>
          <w:rFonts w:ascii="Calibri" w:hAnsi="Calibri" w:cs="Calibri"/>
          <w:sz w:val="22"/>
          <w:szCs w:val="22"/>
          <w:lang w:val="en-US"/>
        </w:rPr>
        <w:t xml:space="preserve">xample: </w:t>
      </w:r>
      <w:r w:rsidR="00514C70" w:rsidRPr="34506382">
        <w:rPr>
          <w:rFonts w:ascii="Calibri" w:hAnsi="Calibri" w:cs="Calibri"/>
          <w:sz w:val="22"/>
          <w:szCs w:val="22"/>
          <w:lang w:val="en-US"/>
        </w:rPr>
        <w:t xml:space="preserve">European </w:t>
      </w:r>
      <w:r w:rsidRPr="34506382">
        <w:rPr>
          <w:rFonts w:ascii="Calibri" w:hAnsi="Calibri" w:cs="Calibri"/>
          <w:sz w:val="22"/>
          <w:szCs w:val="22"/>
          <w:lang w:val="en-US"/>
        </w:rPr>
        <w:t>Airline Group’s fleet’s maintenance program being approved by EASA, ref. “One CAMO” regulation)</w:t>
      </w:r>
      <w:r w:rsidR="008012B9" w:rsidRPr="34506382">
        <w:rPr>
          <w:rFonts w:ascii="Calibri" w:hAnsi="Calibri" w:cs="Calibri"/>
          <w:sz w:val="22"/>
          <w:szCs w:val="22"/>
          <w:lang w:val="en-US"/>
        </w:rPr>
        <w:t xml:space="preserve">. </w:t>
      </w:r>
    </w:p>
    <w:p w14:paraId="23E7B16E" w14:textId="09D1D5C5" w:rsidR="00F71DAF" w:rsidRDefault="00F71DAF" w:rsidP="34506382">
      <w:pPr>
        <w:pStyle w:val="NormalWeb"/>
        <w:numPr>
          <w:ilvl w:val="1"/>
          <w:numId w:val="21"/>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In this mode, aircraft transfers within such airline group becomes easier to manage</w:t>
      </w:r>
      <w:r w:rsidR="00514C70" w:rsidRPr="34506382">
        <w:rPr>
          <w:rFonts w:ascii="Calibri" w:hAnsi="Calibri" w:cs="Calibri"/>
          <w:sz w:val="22"/>
          <w:szCs w:val="22"/>
          <w:lang w:val="en-US"/>
        </w:rPr>
        <w:t xml:space="preserve"> as no maintenance program transfer and/or revision is required</w:t>
      </w:r>
      <w:r w:rsidR="009E3FDC" w:rsidRPr="34506382">
        <w:rPr>
          <w:rFonts w:ascii="Calibri" w:hAnsi="Calibri" w:cs="Calibri"/>
          <w:sz w:val="22"/>
          <w:szCs w:val="22"/>
          <w:lang w:val="en-US"/>
        </w:rPr>
        <w:t xml:space="preserve"> </w:t>
      </w:r>
    </w:p>
    <w:p w14:paraId="7A54338B" w14:textId="4925C925" w:rsidR="00F71DAF" w:rsidRDefault="00F71DAF" w:rsidP="34506382">
      <w:pPr>
        <w:pStyle w:val="NormalWeb"/>
        <w:numPr>
          <w:ilvl w:val="1"/>
          <w:numId w:val="21"/>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MOMP is managed in APN 249 only</w:t>
      </w:r>
      <w:r w:rsidR="009E3FDC" w:rsidRPr="34506382">
        <w:rPr>
          <w:rFonts w:ascii="Calibri" w:hAnsi="Calibri" w:cs="Calibri"/>
          <w:sz w:val="22"/>
          <w:szCs w:val="22"/>
          <w:lang w:val="en-US"/>
        </w:rPr>
        <w:t xml:space="preserve"> </w:t>
      </w:r>
    </w:p>
    <w:p w14:paraId="59722C63" w14:textId="77777777" w:rsidR="009730C7" w:rsidRPr="001E06BA" w:rsidRDefault="009730C7" w:rsidP="34506382">
      <w:pPr>
        <w:pStyle w:val="NormalWeb"/>
        <w:spacing w:before="0" w:beforeAutospacing="0" w:after="0" w:afterAutospacing="0"/>
        <w:rPr>
          <w:rFonts w:ascii="Calibri" w:hAnsi="Calibri" w:cs="Calibri"/>
          <w:sz w:val="22"/>
          <w:szCs w:val="22"/>
          <w:lang w:val="en-US"/>
        </w:rPr>
      </w:pPr>
    </w:p>
    <w:p w14:paraId="34E72204" w14:textId="3E21EE8B" w:rsidR="00F52126" w:rsidRDefault="00372B00" w:rsidP="34506382">
      <w:pPr>
        <w:pStyle w:val="NormalWeb"/>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The activation of</w:t>
      </w:r>
      <w:r w:rsidR="009730C7" w:rsidRPr="34506382">
        <w:rPr>
          <w:rFonts w:ascii="Calibri" w:hAnsi="Calibri" w:cs="Calibri"/>
          <w:sz w:val="22"/>
          <w:szCs w:val="22"/>
          <w:lang w:val="en-US"/>
        </w:rPr>
        <w:t xml:space="preserve"> task,</w:t>
      </w:r>
      <w:r w:rsidRPr="34506382">
        <w:rPr>
          <w:rFonts w:ascii="Calibri" w:hAnsi="Calibri" w:cs="Calibri"/>
          <w:sz w:val="22"/>
          <w:szCs w:val="22"/>
          <w:lang w:val="en-US"/>
        </w:rPr>
        <w:t xml:space="preserve"> </w:t>
      </w:r>
      <w:proofErr w:type="spellStart"/>
      <w:r w:rsidRPr="34506382">
        <w:rPr>
          <w:rFonts w:ascii="Calibri" w:hAnsi="Calibri" w:cs="Calibri"/>
          <w:sz w:val="22"/>
          <w:szCs w:val="22"/>
          <w:lang w:val="en-US"/>
        </w:rPr>
        <w:t>t</w:t>
      </w:r>
      <w:r w:rsidR="00F52126" w:rsidRPr="34506382">
        <w:rPr>
          <w:rFonts w:ascii="Calibri" w:hAnsi="Calibri" w:cs="Calibri"/>
          <w:sz w:val="22"/>
          <w:szCs w:val="22"/>
          <w:lang w:val="en-US"/>
        </w:rPr>
        <w:t>askcard</w:t>
      </w:r>
      <w:proofErr w:type="spellEnd"/>
      <w:r w:rsidR="00F52126" w:rsidRPr="34506382">
        <w:rPr>
          <w:rFonts w:ascii="Calibri" w:hAnsi="Calibri" w:cs="Calibri"/>
          <w:sz w:val="22"/>
          <w:szCs w:val="22"/>
          <w:lang w:val="en-US"/>
        </w:rPr>
        <w:t xml:space="preserve"> as well </w:t>
      </w:r>
      <w:r w:rsidR="000E0A16" w:rsidRPr="34506382">
        <w:rPr>
          <w:rFonts w:ascii="Calibri" w:hAnsi="Calibri" w:cs="Calibri"/>
          <w:sz w:val="22"/>
          <w:szCs w:val="22"/>
          <w:lang w:val="en-US"/>
        </w:rPr>
        <w:t xml:space="preserve">as </w:t>
      </w:r>
      <w:r w:rsidR="00F52126" w:rsidRPr="34506382">
        <w:rPr>
          <w:rFonts w:ascii="Calibri" w:hAnsi="Calibri" w:cs="Calibri"/>
          <w:sz w:val="22"/>
          <w:szCs w:val="22"/>
          <w:lang w:val="en-US"/>
        </w:rPr>
        <w:t xml:space="preserve">Maintenance Program </w:t>
      </w:r>
      <w:r w:rsidR="009730C7" w:rsidRPr="34506382">
        <w:rPr>
          <w:rFonts w:ascii="Calibri" w:hAnsi="Calibri" w:cs="Calibri"/>
          <w:sz w:val="22"/>
          <w:szCs w:val="22"/>
          <w:lang w:val="en-US"/>
        </w:rPr>
        <w:t>(MMP</w:t>
      </w:r>
      <w:r w:rsidR="00514C70" w:rsidRPr="34506382">
        <w:rPr>
          <w:rFonts w:ascii="Calibri" w:hAnsi="Calibri" w:cs="Calibri"/>
          <w:sz w:val="22"/>
          <w:szCs w:val="22"/>
          <w:lang w:val="en-US"/>
        </w:rPr>
        <w:t xml:space="preserve">, </w:t>
      </w:r>
      <w:r w:rsidR="009730C7" w:rsidRPr="34506382">
        <w:rPr>
          <w:rFonts w:ascii="Calibri" w:hAnsi="Calibri" w:cs="Calibri"/>
          <w:sz w:val="22"/>
          <w:szCs w:val="22"/>
          <w:lang w:val="en-US"/>
        </w:rPr>
        <w:t>OMP</w:t>
      </w:r>
      <w:r w:rsidR="00514C70" w:rsidRPr="34506382">
        <w:rPr>
          <w:rFonts w:ascii="Calibri" w:hAnsi="Calibri" w:cs="Calibri"/>
          <w:sz w:val="22"/>
          <w:szCs w:val="22"/>
          <w:lang w:val="en-US"/>
        </w:rPr>
        <w:t>, MOMP</w:t>
      </w:r>
      <w:r w:rsidR="009730C7" w:rsidRPr="34506382">
        <w:rPr>
          <w:rFonts w:ascii="Calibri" w:hAnsi="Calibri" w:cs="Calibri"/>
          <w:sz w:val="22"/>
          <w:szCs w:val="22"/>
          <w:lang w:val="en-US"/>
        </w:rPr>
        <w:t xml:space="preserve">) </w:t>
      </w:r>
      <w:r w:rsidR="00F52126" w:rsidRPr="34506382">
        <w:rPr>
          <w:rFonts w:ascii="Calibri" w:hAnsi="Calibri" w:cs="Calibri"/>
          <w:sz w:val="22"/>
          <w:szCs w:val="22"/>
          <w:lang w:val="en-US"/>
        </w:rPr>
        <w:t>revision</w:t>
      </w:r>
      <w:r w:rsidRPr="34506382">
        <w:rPr>
          <w:rFonts w:ascii="Calibri" w:hAnsi="Calibri" w:cs="Calibri"/>
          <w:sz w:val="22"/>
          <w:szCs w:val="22"/>
          <w:lang w:val="en-US"/>
        </w:rPr>
        <w:t>s</w:t>
      </w:r>
      <w:r w:rsidR="00F52126" w:rsidRPr="34506382">
        <w:rPr>
          <w:rFonts w:ascii="Calibri" w:hAnsi="Calibri" w:cs="Calibri"/>
          <w:sz w:val="22"/>
          <w:szCs w:val="22"/>
          <w:lang w:val="en-US"/>
        </w:rPr>
        <w:t xml:space="preserve"> can be controlled via</w:t>
      </w:r>
      <w:r w:rsidRPr="34506382">
        <w:rPr>
          <w:rFonts w:ascii="Calibri" w:hAnsi="Calibri" w:cs="Calibri"/>
          <w:sz w:val="22"/>
          <w:szCs w:val="22"/>
          <w:lang w:val="en-US"/>
        </w:rPr>
        <w:t xml:space="preserve"> the</w:t>
      </w:r>
      <w:r w:rsidR="00F52126" w:rsidRPr="34506382">
        <w:rPr>
          <w:rFonts w:ascii="Calibri" w:hAnsi="Calibri" w:cs="Calibri"/>
          <w:sz w:val="22"/>
          <w:szCs w:val="22"/>
          <w:lang w:val="en-US"/>
        </w:rPr>
        <w:t xml:space="preserve"> Approval Control </w:t>
      </w:r>
      <w:r w:rsidRPr="34506382">
        <w:rPr>
          <w:rFonts w:ascii="Calibri" w:hAnsi="Calibri" w:cs="Calibri"/>
          <w:sz w:val="22"/>
          <w:szCs w:val="22"/>
          <w:lang w:val="en-US"/>
        </w:rPr>
        <w:t>framework (cf. Process 04.04 Approval Control)</w:t>
      </w:r>
      <w:r w:rsidR="00F52126" w:rsidRPr="34506382">
        <w:rPr>
          <w:rFonts w:ascii="Calibri" w:hAnsi="Calibri" w:cs="Calibri"/>
          <w:sz w:val="22"/>
          <w:szCs w:val="22"/>
          <w:lang w:val="en-US"/>
        </w:rPr>
        <w:t xml:space="preserve">. </w:t>
      </w:r>
    </w:p>
    <w:p w14:paraId="692F7130" w14:textId="77777777" w:rsidR="009730C7" w:rsidRPr="001E06BA" w:rsidRDefault="009730C7" w:rsidP="34506382">
      <w:pPr>
        <w:pStyle w:val="NormalWeb"/>
        <w:spacing w:before="0" w:beforeAutospacing="0" w:after="0" w:afterAutospacing="0"/>
        <w:rPr>
          <w:rFonts w:ascii="Calibri" w:hAnsi="Calibri" w:cs="Calibri"/>
          <w:sz w:val="22"/>
          <w:szCs w:val="22"/>
          <w:lang w:val="en-US"/>
        </w:rPr>
      </w:pPr>
    </w:p>
    <w:p w14:paraId="32A2789C" w14:textId="1DF9C82C" w:rsidR="009730C7" w:rsidRPr="001E06BA" w:rsidRDefault="009730C7" w:rsidP="34506382">
      <w:pPr>
        <w:pStyle w:val="NormalWeb"/>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 xml:space="preserve">The history of performed </w:t>
      </w:r>
      <w:proofErr w:type="spellStart"/>
      <w:r w:rsidRPr="34506382">
        <w:rPr>
          <w:rFonts w:ascii="Calibri" w:hAnsi="Calibri" w:cs="Calibri"/>
          <w:sz w:val="22"/>
          <w:szCs w:val="22"/>
          <w:lang w:val="en-US"/>
        </w:rPr>
        <w:t>Taskcards</w:t>
      </w:r>
      <w:proofErr w:type="spellEnd"/>
      <w:r w:rsidRPr="34506382">
        <w:rPr>
          <w:rFonts w:ascii="Calibri" w:hAnsi="Calibri" w:cs="Calibri"/>
          <w:sz w:val="22"/>
          <w:szCs w:val="22"/>
          <w:lang w:val="en-US"/>
        </w:rPr>
        <w:t xml:space="preserve"> can be retrieved from the following programs:</w:t>
      </w:r>
    </w:p>
    <w:p w14:paraId="755BDC82" w14:textId="66850549" w:rsidR="009730C7" w:rsidRPr="001E06BA" w:rsidRDefault="009730C7" w:rsidP="34506382">
      <w:pPr>
        <w:pStyle w:val="NormalWeb"/>
        <w:numPr>
          <w:ilvl w:val="0"/>
          <w:numId w:val="17"/>
        </w:numPr>
        <w:spacing w:before="0" w:beforeAutospacing="0" w:after="0" w:afterAutospacing="0"/>
        <w:rPr>
          <w:rFonts w:ascii="Calibri" w:hAnsi="Calibri" w:cs="Calibri"/>
          <w:sz w:val="22"/>
          <w:szCs w:val="22"/>
          <w:lang w:val="en-US"/>
        </w:rPr>
      </w:pPr>
      <w:proofErr w:type="spellStart"/>
      <w:r w:rsidRPr="34506382">
        <w:rPr>
          <w:rFonts w:ascii="Calibri" w:hAnsi="Calibri" w:cs="Calibri"/>
          <w:sz w:val="22"/>
          <w:szCs w:val="22"/>
          <w:lang w:val="en-US"/>
        </w:rPr>
        <w:t>Taskcard</w:t>
      </w:r>
      <w:proofErr w:type="spellEnd"/>
      <w:r w:rsidRPr="34506382">
        <w:rPr>
          <w:rFonts w:ascii="Calibri" w:hAnsi="Calibri" w:cs="Calibri"/>
          <w:sz w:val="22"/>
          <w:szCs w:val="22"/>
          <w:lang w:val="en-US"/>
        </w:rPr>
        <w:t xml:space="preserve"> Status/History (APN: 673)</w:t>
      </w:r>
    </w:p>
    <w:p w14:paraId="60274C9A" w14:textId="006E3333" w:rsidR="009730C7" w:rsidRPr="001E06BA" w:rsidRDefault="009730C7" w:rsidP="34506382">
      <w:pPr>
        <w:pStyle w:val="NormalWeb"/>
        <w:numPr>
          <w:ilvl w:val="1"/>
          <w:numId w:val="17"/>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 xml:space="preserve">History of completions, </w:t>
      </w:r>
      <w:proofErr w:type="spellStart"/>
      <w:r w:rsidRPr="34506382">
        <w:rPr>
          <w:rFonts w:ascii="Calibri" w:hAnsi="Calibri" w:cs="Calibri"/>
          <w:sz w:val="22"/>
          <w:szCs w:val="22"/>
          <w:lang w:val="en-US"/>
        </w:rPr>
        <w:t>Taskcard</w:t>
      </w:r>
      <w:proofErr w:type="spellEnd"/>
      <w:r w:rsidRPr="34506382">
        <w:rPr>
          <w:rFonts w:ascii="Calibri" w:hAnsi="Calibri" w:cs="Calibri"/>
          <w:sz w:val="22"/>
          <w:szCs w:val="22"/>
          <w:lang w:val="en-US"/>
        </w:rPr>
        <w:t xml:space="preserve"> Interval Usage report.       </w:t>
      </w:r>
    </w:p>
    <w:p w14:paraId="5EB2A701" w14:textId="1EAECF92" w:rsidR="009730C7" w:rsidRPr="001E06BA" w:rsidRDefault="009730C7" w:rsidP="34506382">
      <w:pPr>
        <w:pStyle w:val="NormalWeb"/>
        <w:numPr>
          <w:ilvl w:val="0"/>
          <w:numId w:val="17"/>
        </w:numPr>
        <w:spacing w:before="0" w:beforeAutospacing="0" w:after="0" w:afterAutospacing="0"/>
        <w:rPr>
          <w:rFonts w:ascii="Calibri" w:hAnsi="Calibri" w:cs="Calibri"/>
          <w:sz w:val="22"/>
          <w:szCs w:val="22"/>
          <w:lang w:val="en-US"/>
        </w:rPr>
      </w:pPr>
      <w:proofErr w:type="spellStart"/>
      <w:r w:rsidRPr="34506382">
        <w:rPr>
          <w:rFonts w:ascii="Calibri" w:hAnsi="Calibri" w:cs="Calibri"/>
          <w:sz w:val="22"/>
          <w:szCs w:val="22"/>
          <w:lang w:val="en-US"/>
        </w:rPr>
        <w:t>Taskcard</w:t>
      </w:r>
      <w:proofErr w:type="spellEnd"/>
      <w:r w:rsidRPr="34506382">
        <w:rPr>
          <w:rFonts w:ascii="Calibri" w:hAnsi="Calibri" w:cs="Calibri"/>
          <w:sz w:val="22"/>
          <w:szCs w:val="22"/>
          <w:lang w:val="en-US"/>
        </w:rPr>
        <w:t xml:space="preserve"> Finding Report (APN: 876)</w:t>
      </w:r>
    </w:p>
    <w:p w14:paraId="06BDC342" w14:textId="335DD5AE" w:rsidR="009730C7" w:rsidRPr="001E06BA" w:rsidRDefault="009730C7" w:rsidP="34506382">
      <w:pPr>
        <w:pStyle w:val="NormalWeb"/>
        <w:numPr>
          <w:ilvl w:val="1"/>
          <w:numId w:val="17"/>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lastRenderedPageBreak/>
        <w:t xml:space="preserve">Findings per </w:t>
      </w:r>
      <w:proofErr w:type="spellStart"/>
      <w:r w:rsidRPr="34506382">
        <w:rPr>
          <w:rFonts w:ascii="Calibri" w:hAnsi="Calibri" w:cs="Calibri"/>
          <w:sz w:val="22"/>
          <w:szCs w:val="22"/>
          <w:lang w:val="en-US"/>
        </w:rPr>
        <w:t>Taskcard</w:t>
      </w:r>
      <w:proofErr w:type="spellEnd"/>
      <w:r w:rsidRPr="34506382">
        <w:rPr>
          <w:rFonts w:ascii="Calibri" w:hAnsi="Calibri" w:cs="Calibri"/>
          <w:sz w:val="22"/>
          <w:szCs w:val="22"/>
          <w:lang w:val="en-US"/>
        </w:rPr>
        <w:t xml:space="preserve">, ratio, Avg. NRC </w:t>
      </w:r>
      <w:proofErr w:type="spellStart"/>
      <w:r w:rsidRPr="34506382">
        <w:rPr>
          <w:rFonts w:ascii="Calibri" w:hAnsi="Calibri" w:cs="Calibri"/>
          <w:sz w:val="22"/>
          <w:szCs w:val="22"/>
          <w:lang w:val="en-US"/>
        </w:rPr>
        <w:t>Mhrs</w:t>
      </w:r>
      <w:proofErr w:type="spellEnd"/>
      <w:r w:rsidRPr="34506382">
        <w:rPr>
          <w:rFonts w:ascii="Calibri" w:hAnsi="Calibri" w:cs="Calibri"/>
          <w:sz w:val="22"/>
          <w:szCs w:val="22"/>
          <w:lang w:val="en-US"/>
        </w:rPr>
        <w:t>.</w:t>
      </w:r>
    </w:p>
    <w:p w14:paraId="38F8720D" w14:textId="31DB37AF" w:rsidR="009730C7" w:rsidRPr="001E06BA" w:rsidRDefault="009730C7" w:rsidP="34506382">
      <w:pPr>
        <w:pStyle w:val="NormalWeb"/>
        <w:numPr>
          <w:ilvl w:val="0"/>
          <w:numId w:val="17"/>
        </w:numPr>
        <w:spacing w:before="0" w:beforeAutospacing="0" w:after="0" w:afterAutospacing="0"/>
        <w:rPr>
          <w:rFonts w:ascii="Calibri" w:hAnsi="Calibri" w:cs="Calibri"/>
          <w:sz w:val="22"/>
          <w:szCs w:val="22"/>
          <w:lang w:val="en-US"/>
        </w:rPr>
      </w:pPr>
      <w:proofErr w:type="spellStart"/>
      <w:r w:rsidRPr="34506382">
        <w:rPr>
          <w:rFonts w:ascii="Calibri" w:hAnsi="Calibri" w:cs="Calibri"/>
          <w:sz w:val="22"/>
          <w:szCs w:val="22"/>
          <w:lang w:val="en-US"/>
        </w:rPr>
        <w:t>Taskcard</w:t>
      </w:r>
      <w:proofErr w:type="spellEnd"/>
      <w:r w:rsidRPr="34506382">
        <w:rPr>
          <w:rFonts w:ascii="Calibri" w:hAnsi="Calibri" w:cs="Calibri"/>
          <w:sz w:val="22"/>
          <w:szCs w:val="22"/>
          <w:lang w:val="en-US"/>
        </w:rPr>
        <w:t xml:space="preserve"> Times Report (APN: 876)</w:t>
      </w:r>
    </w:p>
    <w:p w14:paraId="7D4A22D7" w14:textId="41F41100" w:rsidR="00372B00" w:rsidRPr="001E06BA" w:rsidRDefault="009730C7" w:rsidP="34506382">
      <w:pPr>
        <w:pStyle w:val="NormalWeb"/>
        <w:numPr>
          <w:ilvl w:val="1"/>
          <w:numId w:val="17"/>
        </w:numPr>
        <w:spacing w:before="0" w:beforeAutospacing="0" w:after="0" w:afterAutospacing="0"/>
        <w:rPr>
          <w:rFonts w:ascii="Calibri" w:hAnsi="Calibri" w:cs="Calibri"/>
          <w:sz w:val="22"/>
          <w:szCs w:val="22"/>
          <w:lang w:val="en-US"/>
        </w:rPr>
      </w:pPr>
      <w:r w:rsidRPr="34506382">
        <w:rPr>
          <w:rFonts w:ascii="Calibri" w:hAnsi="Calibri" w:cs="Calibri"/>
          <w:sz w:val="22"/>
          <w:szCs w:val="22"/>
          <w:lang w:val="en-US"/>
        </w:rPr>
        <w:t xml:space="preserve">Avg. </w:t>
      </w:r>
      <w:proofErr w:type="spellStart"/>
      <w:r w:rsidRPr="34506382">
        <w:rPr>
          <w:rFonts w:ascii="Calibri" w:hAnsi="Calibri" w:cs="Calibri"/>
          <w:sz w:val="22"/>
          <w:szCs w:val="22"/>
          <w:lang w:val="en-US"/>
        </w:rPr>
        <w:t>Mhrs</w:t>
      </w:r>
      <w:proofErr w:type="spellEnd"/>
      <w:r w:rsidRPr="34506382">
        <w:rPr>
          <w:rFonts w:ascii="Calibri" w:hAnsi="Calibri" w:cs="Calibri"/>
          <w:sz w:val="22"/>
          <w:szCs w:val="22"/>
          <w:lang w:val="en-US"/>
        </w:rPr>
        <w:t xml:space="preserve"> per </w:t>
      </w:r>
      <w:proofErr w:type="spellStart"/>
      <w:r w:rsidRPr="34506382">
        <w:rPr>
          <w:rFonts w:ascii="Calibri" w:hAnsi="Calibri" w:cs="Calibri"/>
          <w:sz w:val="22"/>
          <w:szCs w:val="22"/>
          <w:lang w:val="en-US"/>
        </w:rPr>
        <w:t>Taskcard</w:t>
      </w:r>
      <w:proofErr w:type="spellEnd"/>
      <w:r w:rsidRPr="34506382">
        <w:rPr>
          <w:rFonts w:ascii="Calibri" w:hAnsi="Calibri" w:cs="Calibri"/>
          <w:sz w:val="22"/>
          <w:szCs w:val="22"/>
          <w:lang w:val="en-US"/>
        </w:rPr>
        <w:t>.</w:t>
      </w:r>
    </w:p>
    <w:p w14:paraId="647FA1D9" w14:textId="77777777" w:rsidR="00F52126" w:rsidRDefault="00F52126" w:rsidP="00EC2942">
      <w:pPr>
        <w:rPr>
          <w:rFonts w:cstheme="minorHAnsi"/>
          <w:iCs/>
          <w:color w:val="0000FF"/>
          <w:sz w:val="22"/>
          <w:szCs w:val="22"/>
        </w:rPr>
      </w:pPr>
    </w:p>
    <w:p w14:paraId="050EC85E" w14:textId="77777777" w:rsidR="008012B9" w:rsidRPr="009E3FDC" w:rsidRDefault="008012B9" w:rsidP="00EC2942">
      <w:pPr>
        <w:rPr>
          <w:rFonts w:cstheme="minorHAnsi"/>
          <w:iCs/>
          <w:color w:val="0000FF"/>
          <w:sz w:val="22"/>
          <w:szCs w:val="22"/>
        </w:rPr>
      </w:pPr>
    </w:p>
    <w:p w14:paraId="1831A6CB" w14:textId="77777777" w:rsidR="00EC2942" w:rsidRPr="0019283C" w:rsidRDefault="00EC2942" w:rsidP="00EC2942">
      <w:pPr>
        <w:rPr>
          <w:rFonts w:cstheme="minorHAnsi"/>
          <w:sz w:val="22"/>
          <w:szCs w:val="22"/>
        </w:rPr>
      </w:pPr>
      <w:bookmarkStart w:id="6"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7" w:name="_Toc164350940"/>
      <w:r w:rsidRPr="0019283C">
        <w:rPr>
          <w:rFonts w:asciiTheme="minorHAnsi" w:hAnsiTheme="minorHAnsi" w:cstheme="minorHAnsi"/>
          <w:sz w:val="22"/>
          <w:szCs w:val="22"/>
        </w:rPr>
        <w:t>Regulatory References</w:t>
      </w:r>
      <w:bookmarkEnd w:id="7"/>
    </w:p>
    <w:p w14:paraId="61644F8F" w14:textId="77777777" w:rsidR="00EC2942" w:rsidRDefault="00EC2942" w:rsidP="00EC2942">
      <w:pPr>
        <w:rPr>
          <w:rFonts w:cstheme="minorHAnsi"/>
          <w:sz w:val="22"/>
          <w:szCs w:val="22"/>
        </w:rPr>
      </w:pPr>
    </w:p>
    <w:p w14:paraId="31E294E8" w14:textId="346E6C9C" w:rsidR="00CF247F" w:rsidRPr="0019283C" w:rsidRDefault="00CF247F" w:rsidP="00CF247F">
      <w:pPr>
        <w:ind w:firstLine="360"/>
        <w:rPr>
          <w:rFonts w:cstheme="minorHAnsi"/>
          <w:sz w:val="22"/>
          <w:szCs w:val="22"/>
        </w:rPr>
      </w:pPr>
      <w:r>
        <w:rPr>
          <w:rFonts w:cstheme="minorHAnsi"/>
          <w:sz w:val="22"/>
          <w:szCs w:val="22"/>
        </w:rPr>
        <w:t>EASA:</w:t>
      </w:r>
    </w:p>
    <w:p w14:paraId="49C231EE" w14:textId="226F021B" w:rsidR="00CF247F" w:rsidRPr="00CF247F" w:rsidRDefault="00CF247F" w:rsidP="00CF247F">
      <w:pPr>
        <w:pStyle w:val="ListParagraph"/>
        <w:numPr>
          <w:ilvl w:val="0"/>
          <w:numId w:val="5"/>
        </w:numPr>
        <w:rPr>
          <w:rFonts w:cstheme="minorHAnsi"/>
          <w:iCs/>
          <w:sz w:val="22"/>
          <w:szCs w:val="22"/>
        </w:rPr>
      </w:pPr>
      <w:r w:rsidRPr="00CF247F">
        <w:rPr>
          <w:rFonts w:cstheme="minorHAnsi"/>
          <w:iCs/>
          <w:sz w:val="22"/>
          <w:szCs w:val="22"/>
        </w:rPr>
        <w:t>Part M - Continuing Airworthiness Requirements</w:t>
      </w:r>
    </w:p>
    <w:p w14:paraId="3A025678" w14:textId="77777777" w:rsidR="00CF247F" w:rsidRPr="00CF247F" w:rsidRDefault="00CF247F" w:rsidP="00CF247F">
      <w:pPr>
        <w:pStyle w:val="ListParagraph"/>
        <w:numPr>
          <w:ilvl w:val="1"/>
          <w:numId w:val="5"/>
        </w:numPr>
        <w:rPr>
          <w:rFonts w:cstheme="minorHAnsi"/>
          <w:iCs/>
          <w:sz w:val="22"/>
          <w:szCs w:val="22"/>
        </w:rPr>
      </w:pPr>
      <w:r w:rsidRPr="00CF247F">
        <w:rPr>
          <w:rFonts w:cstheme="minorHAnsi"/>
          <w:iCs/>
          <w:sz w:val="22"/>
          <w:szCs w:val="22"/>
        </w:rPr>
        <w:t>M.A.301 Continuing airworthiness tasks: This section outlines the responsibilities of the owner for the continuing airworthiness of the aircraft, including the need to ensure that a maintenance program is developed and adhered to.</w:t>
      </w:r>
    </w:p>
    <w:p w14:paraId="06BC1FBA" w14:textId="77777777" w:rsidR="00CF247F" w:rsidRDefault="00CF247F" w:rsidP="00CF247F">
      <w:pPr>
        <w:pStyle w:val="ListParagraph"/>
        <w:numPr>
          <w:ilvl w:val="1"/>
          <w:numId w:val="5"/>
        </w:numPr>
        <w:rPr>
          <w:rFonts w:cstheme="minorHAnsi"/>
          <w:iCs/>
          <w:sz w:val="22"/>
          <w:szCs w:val="22"/>
        </w:rPr>
      </w:pPr>
      <w:r w:rsidRPr="00CF247F">
        <w:rPr>
          <w:rFonts w:cstheme="minorHAnsi"/>
          <w:iCs/>
          <w:sz w:val="22"/>
          <w:szCs w:val="22"/>
        </w:rPr>
        <w:t>M.A.302 Aircraft maintenance programme: This section details the requirements for an approved maintenance program. It states that the owner or operator must develop a maintenance program for the aircraft, which must be approved by the competent authority.</w:t>
      </w:r>
    </w:p>
    <w:p w14:paraId="29F458B6" w14:textId="77777777" w:rsidR="00CF247F" w:rsidRPr="00CF247F" w:rsidRDefault="00CF247F" w:rsidP="00CF247F">
      <w:pPr>
        <w:pStyle w:val="ListParagraph"/>
        <w:ind w:left="1440"/>
        <w:rPr>
          <w:rFonts w:cstheme="minorHAnsi"/>
          <w:iCs/>
          <w:sz w:val="22"/>
          <w:szCs w:val="22"/>
        </w:rPr>
      </w:pPr>
    </w:p>
    <w:p w14:paraId="49C59818" w14:textId="099DE848" w:rsidR="00CF247F" w:rsidRPr="00CF247F" w:rsidRDefault="00CF247F" w:rsidP="00CF247F">
      <w:pPr>
        <w:pStyle w:val="ListParagraph"/>
        <w:numPr>
          <w:ilvl w:val="0"/>
          <w:numId w:val="5"/>
        </w:numPr>
        <w:rPr>
          <w:rFonts w:cstheme="minorHAnsi"/>
          <w:iCs/>
          <w:sz w:val="22"/>
          <w:szCs w:val="22"/>
        </w:rPr>
      </w:pPr>
      <w:r w:rsidRPr="00CF247F">
        <w:rPr>
          <w:rFonts w:cstheme="minorHAnsi"/>
          <w:iCs/>
          <w:sz w:val="22"/>
          <w:szCs w:val="22"/>
        </w:rPr>
        <w:t>Part CAMO - Continuing Airworthiness Management Organisation</w:t>
      </w:r>
    </w:p>
    <w:p w14:paraId="3C68B619" w14:textId="77777777" w:rsidR="00CF247F" w:rsidRPr="00CF247F" w:rsidRDefault="00CF247F" w:rsidP="00CF247F">
      <w:pPr>
        <w:pStyle w:val="ListParagraph"/>
        <w:numPr>
          <w:ilvl w:val="1"/>
          <w:numId w:val="5"/>
        </w:numPr>
        <w:rPr>
          <w:rFonts w:cstheme="minorHAnsi"/>
          <w:iCs/>
          <w:sz w:val="22"/>
          <w:szCs w:val="22"/>
        </w:rPr>
      </w:pPr>
      <w:r w:rsidRPr="00CF247F">
        <w:rPr>
          <w:rFonts w:cstheme="minorHAnsi"/>
          <w:iCs/>
          <w:sz w:val="22"/>
          <w:szCs w:val="22"/>
        </w:rPr>
        <w:t>CAMO.A.300 Continuing airworthiness management exposition: This section requires that the continuing airworthiness management organization (CAMO) include a description of the maintenance program in its exposition.</w:t>
      </w:r>
    </w:p>
    <w:p w14:paraId="338ECF68" w14:textId="6BFABD50" w:rsidR="00CC4063" w:rsidRPr="001E06BA" w:rsidRDefault="00CF247F" w:rsidP="00CF247F">
      <w:pPr>
        <w:pStyle w:val="ListParagraph"/>
        <w:numPr>
          <w:ilvl w:val="1"/>
          <w:numId w:val="5"/>
        </w:numPr>
        <w:rPr>
          <w:rFonts w:cstheme="minorHAnsi"/>
          <w:iCs/>
          <w:sz w:val="22"/>
          <w:szCs w:val="22"/>
        </w:rPr>
      </w:pPr>
      <w:r w:rsidRPr="00CF247F">
        <w:rPr>
          <w:rFonts w:cstheme="minorHAnsi"/>
          <w:iCs/>
          <w:sz w:val="22"/>
          <w:szCs w:val="22"/>
        </w:rPr>
        <w:t xml:space="preserve">CAMO.A.315 Continuing airworthiness management: This section outlines the responsibilities of the CAMO in terms of managing the continuing airworthiness of the aircraft, including the development and approval of the maintenance program. </w:t>
      </w:r>
      <w:r w:rsidR="00CC4063" w:rsidRPr="001E06BA">
        <w:rPr>
          <w:rFonts w:cstheme="minorHAnsi"/>
          <w:iCs/>
          <w:sz w:val="22"/>
          <w:szCs w:val="22"/>
        </w:rPr>
        <w:t xml:space="preserve">FAA: Maintenance Programs for U.S.-Registered Aircraft Operated Under 14 CFR Part 129 </w:t>
      </w:r>
    </w:p>
    <w:p w14:paraId="6B52621F" w14:textId="3618D52A" w:rsidR="00CF247F" w:rsidRDefault="00CF247F" w:rsidP="00CF247F">
      <w:pPr>
        <w:ind w:firstLine="360"/>
        <w:rPr>
          <w:rFonts w:cstheme="minorHAnsi"/>
          <w:iCs/>
          <w:sz w:val="22"/>
          <w:szCs w:val="22"/>
        </w:rPr>
      </w:pPr>
      <w:r>
        <w:rPr>
          <w:rFonts w:cstheme="minorHAnsi"/>
          <w:iCs/>
          <w:sz w:val="22"/>
          <w:szCs w:val="22"/>
        </w:rPr>
        <w:t>FAA:</w:t>
      </w:r>
    </w:p>
    <w:p w14:paraId="09B461C2" w14:textId="71B68652" w:rsidR="00CF247F" w:rsidRPr="00CF247F" w:rsidRDefault="00CF247F" w:rsidP="00CF247F">
      <w:pPr>
        <w:pStyle w:val="ListParagraph"/>
        <w:numPr>
          <w:ilvl w:val="0"/>
          <w:numId w:val="5"/>
        </w:numPr>
        <w:rPr>
          <w:rFonts w:cstheme="minorHAnsi"/>
          <w:iCs/>
          <w:sz w:val="22"/>
          <w:szCs w:val="22"/>
        </w:rPr>
      </w:pPr>
      <w:r w:rsidRPr="00CF247F">
        <w:rPr>
          <w:rFonts w:cstheme="minorHAnsi"/>
          <w:iCs/>
          <w:sz w:val="22"/>
          <w:szCs w:val="22"/>
        </w:rPr>
        <w:t>14 CFR Part 121 - Operating Requirements: Domestic, Flag, and Supplemental Operations</w:t>
      </w:r>
    </w:p>
    <w:p w14:paraId="6816FC5B" w14:textId="77777777" w:rsidR="00CF247F" w:rsidRPr="00CF247F" w:rsidRDefault="00CF247F" w:rsidP="00CF247F">
      <w:pPr>
        <w:ind w:left="1440"/>
        <w:rPr>
          <w:rFonts w:cstheme="minorHAnsi"/>
          <w:iCs/>
          <w:sz w:val="22"/>
          <w:szCs w:val="22"/>
        </w:rPr>
      </w:pPr>
      <w:r w:rsidRPr="00CF247F">
        <w:rPr>
          <w:rFonts w:cstheme="minorHAnsi"/>
          <w:iCs/>
          <w:sz w:val="22"/>
          <w:szCs w:val="22"/>
        </w:rPr>
        <w:t>§ 121.367 Maintenance, preventive maintenance, and alterations programs: This section outlines the requirements for maintenance programs, including the necessity for operators to have an approved continuous airworthiness maintenance program (CAMP).</w:t>
      </w:r>
    </w:p>
    <w:p w14:paraId="54DC27B1" w14:textId="77777777" w:rsidR="00CF247F" w:rsidRPr="00CF247F" w:rsidRDefault="00CF247F" w:rsidP="00CF247F">
      <w:pPr>
        <w:ind w:left="1440"/>
        <w:rPr>
          <w:rFonts w:cstheme="minorHAnsi"/>
          <w:iCs/>
          <w:sz w:val="22"/>
          <w:szCs w:val="22"/>
        </w:rPr>
      </w:pPr>
      <w:r w:rsidRPr="00CF247F">
        <w:rPr>
          <w:rFonts w:cstheme="minorHAnsi"/>
          <w:iCs/>
          <w:sz w:val="22"/>
          <w:szCs w:val="22"/>
        </w:rPr>
        <w:t>§ 121.373 Continuing analysis and surveillance: This section requires operators to have a system for the continuing analysis and surveillance of their maintenance programs.</w:t>
      </w:r>
    </w:p>
    <w:p w14:paraId="455308A6" w14:textId="65890A68" w:rsidR="00CF247F" w:rsidRPr="00CF247F" w:rsidRDefault="00CF247F" w:rsidP="00CF247F">
      <w:pPr>
        <w:pStyle w:val="ListParagraph"/>
        <w:numPr>
          <w:ilvl w:val="0"/>
          <w:numId w:val="20"/>
        </w:numPr>
        <w:rPr>
          <w:rFonts w:cstheme="minorHAnsi"/>
          <w:iCs/>
          <w:sz w:val="22"/>
          <w:szCs w:val="22"/>
        </w:rPr>
      </w:pPr>
      <w:r w:rsidRPr="00CF247F">
        <w:rPr>
          <w:rFonts w:cstheme="minorHAnsi"/>
          <w:iCs/>
          <w:sz w:val="22"/>
          <w:szCs w:val="22"/>
        </w:rPr>
        <w:t xml:space="preserve">14 CFR Part 135 - Operating Requirements: Commuter and On Demand Operations and Rules Governing Persons </w:t>
      </w:r>
      <w:proofErr w:type="gramStart"/>
      <w:r w:rsidRPr="00CF247F">
        <w:rPr>
          <w:rFonts w:cstheme="minorHAnsi"/>
          <w:iCs/>
          <w:sz w:val="22"/>
          <w:szCs w:val="22"/>
        </w:rPr>
        <w:t>On</w:t>
      </w:r>
      <w:proofErr w:type="gramEnd"/>
      <w:r w:rsidRPr="00CF247F">
        <w:rPr>
          <w:rFonts w:cstheme="minorHAnsi"/>
          <w:iCs/>
          <w:sz w:val="22"/>
          <w:szCs w:val="22"/>
        </w:rPr>
        <w:t xml:space="preserve"> Board Such Aircraft</w:t>
      </w:r>
    </w:p>
    <w:p w14:paraId="2A1678EA" w14:textId="77777777" w:rsidR="00CF247F" w:rsidRDefault="00CF247F" w:rsidP="00CF247F">
      <w:pPr>
        <w:pStyle w:val="ListParagraph"/>
        <w:ind w:left="1440"/>
        <w:rPr>
          <w:rFonts w:cstheme="minorHAnsi"/>
          <w:iCs/>
          <w:sz w:val="22"/>
          <w:szCs w:val="22"/>
        </w:rPr>
      </w:pPr>
      <w:r w:rsidRPr="00CF247F">
        <w:rPr>
          <w:rFonts w:cstheme="minorHAnsi"/>
          <w:iCs/>
          <w:sz w:val="22"/>
          <w:szCs w:val="22"/>
        </w:rPr>
        <w:t>§ 135.411 Applicability: This section indicates that each certificate holder must have a maintenance program.</w:t>
      </w:r>
    </w:p>
    <w:p w14:paraId="096FEA88" w14:textId="556125DA" w:rsidR="001E06BA" w:rsidRPr="00CF247F" w:rsidRDefault="00CF247F" w:rsidP="00CF247F">
      <w:pPr>
        <w:pStyle w:val="ListParagraph"/>
        <w:ind w:left="1440"/>
        <w:rPr>
          <w:rFonts w:cstheme="minorHAnsi"/>
          <w:iCs/>
          <w:sz w:val="22"/>
          <w:szCs w:val="22"/>
        </w:rPr>
      </w:pPr>
      <w:r w:rsidRPr="00CF247F">
        <w:rPr>
          <w:rFonts w:cstheme="minorHAnsi"/>
          <w:iCs/>
          <w:sz w:val="22"/>
          <w:szCs w:val="22"/>
        </w:rPr>
        <w:t>§ 135.419 Approved aircraft inspection program: This section outlines the requirements for an approved aircraft inspection program.</w:t>
      </w:r>
    </w:p>
    <w:p w14:paraId="7E7B05E2" w14:textId="77777777" w:rsidR="001E06BA" w:rsidRDefault="001E06BA" w:rsidP="00EC2942">
      <w:pPr>
        <w:rPr>
          <w:rFonts w:cstheme="minorHAnsi"/>
          <w:sz w:val="22"/>
          <w:szCs w:val="22"/>
        </w:rPr>
      </w:pPr>
    </w:p>
    <w:p w14:paraId="7B67D591" w14:textId="77777777" w:rsidR="009D268B" w:rsidRDefault="009D268B" w:rsidP="00EC2942">
      <w:pPr>
        <w:rPr>
          <w:rFonts w:cstheme="minorHAnsi"/>
          <w:sz w:val="22"/>
          <w:szCs w:val="22"/>
        </w:rPr>
      </w:pPr>
    </w:p>
    <w:p w14:paraId="43DA22FD" w14:textId="77777777" w:rsidR="009D268B" w:rsidRPr="0019283C" w:rsidRDefault="009D268B" w:rsidP="00EC2942">
      <w:pPr>
        <w:rPr>
          <w:rFonts w:cstheme="minorHAnsi"/>
          <w:sz w:val="22"/>
          <w:szCs w:val="22"/>
        </w:rPr>
      </w:pP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8" w:name="_Toc164350941"/>
      <w:r w:rsidRPr="0019283C">
        <w:rPr>
          <w:rFonts w:asciiTheme="minorHAnsi" w:hAnsiTheme="minorHAnsi" w:cstheme="minorHAnsi"/>
          <w:sz w:val="22"/>
          <w:szCs w:val="22"/>
        </w:rPr>
        <w:lastRenderedPageBreak/>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8"/>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671E8D" w:rsidRDefault="0070132B">
            <w:pPr>
              <w:rPr>
                <w:rFonts w:cstheme="minorHAnsi"/>
                <w:szCs w:val="20"/>
              </w:rPr>
            </w:pPr>
            <w:r w:rsidRPr="00671E8D">
              <w:rPr>
                <w:rFonts w:cstheme="minorHAnsi"/>
                <w:szCs w:val="20"/>
              </w:rPr>
              <w:t>Key-Words</w:t>
            </w:r>
          </w:p>
        </w:tc>
        <w:tc>
          <w:tcPr>
            <w:tcW w:w="7796" w:type="dxa"/>
          </w:tcPr>
          <w:p w14:paraId="6A7E52C5" w14:textId="6313CBD3" w:rsidR="00EC2942" w:rsidRPr="00671E8D" w:rsidRDefault="0070132B" w:rsidP="00671E8D">
            <w:pPr>
              <w:rPr>
                <w:rFonts w:cstheme="minorHAnsi"/>
                <w:szCs w:val="20"/>
              </w:rPr>
            </w:pPr>
            <w:r w:rsidRPr="00671E8D">
              <w:rPr>
                <w:rFonts w:cstheme="minorHAnsi"/>
                <w:szCs w:val="20"/>
              </w:rPr>
              <w:t>Explanation</w:t>
            </w:r>
          </w:p>
        </w:tc>
      </w:tr>
      <w:tr w:rsidR="00CF247F" w:rsidRPr="0019283C" w14:paraId="661699F1"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4B606274" w14:textId="1A365ED6" w:rsidR="00CF247F" w:rsidRDefault="00CF247F">
            <w:r>
              <w:t>MRB</w:t>
            </w:r>
          </w:p>
        </w:tc>
        <w:tc>
          <w:tcPr>
            <w:tcW w:w="7796" w:type="dxa"/>
          </w:tcPr>
          <w:p w14:paraId="4BADD023" w14:textId="5E5A8811" w:rsidR="00CF247F" w:rsidRPr="009B24B3" w:rsidRDefault="00CF247F" w:rsidP="00671E8D">
            <w:pPr>
              <w:rPr>
                <w:rFonts w:cstheme="minorHAnsi"/>
              </w:rPr>
            </w:pPr>
            <w:r w:rsidRPr="00CF247F">
              <w:rPr>
                <w:rFonts w:cstheme="minorHAnsi"/>
              </w:rPr>
              <w:t>An MRB, or Maintenance Review Board, is a committee that develops and approves the Maintenance Review Board Report (MRBR), which is a document outlining the initial maintenance requirements for a new aircraft type. The MRB consists of representatives from the aviation regulatory authority (such as the FAA or EASA), the aircraft manufacturer, and operators</w:t>
            </w:r>
            <w:r>
              <w:rPr>
                <w:rFonts w:cstheme="minorHAnsi"/>
              </w:rPr>
              <w:t xml:space="preserve"> and MROs</w:t>
            </w:r>
            <w:r w:rsidRPr="00CF247F">
              <w:rPr>
                <w:rFonts w:cstheme="minorHAnsi"/>
              </w:rPr>
              <w:t>.</w:t>
            </w:r>
          </w:p>
        </w:tc>
      </w:tr>
      <w:tr w:rsidR="009B24B3" w:rsidRPr="0019283C" w14:paraId="4A75065E"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102556F8" w14:textId="1F4EA004" w:rsidR="009B24B3" w:rsidRPr="00671E8D" w:rsidRDefault="009B24B3">
            <w:r>
              <w:t>MPD</w:t>
            </w:r>
          </w:p>
        </w:tc>
        <w:tc>
          <w:tcPr>
            <w:tcW w:w="7796" w:type="dxa"/>
          </w:tcPr>
          <w:p w14:paraId="038618E0" w14:textId="6A7C19A9" w:rsidR="009B24B3" w:rsidRPr="00671E8D" w:rsidRDefault="009B24B3" w:rsidP="00671E8D">
            <w:pPr>
              <w:rPr>
                <w:rFonts w:cstheme="minorHAnsi"/>
              </w:rPr>
            </w:pPr>
            <w:r w:rsidRPr="009B24B3">
              <w:rPr>
                <w:rFonts w:cstheme="minorHAnsi"/>
              </w:rPr>
              <w:t>The Maintenance Planning Document (MPD) contains all the MRB requirements together with the mandatory scheduled maintenance requirements.</w:t>
            </w:r>
            <w:r>
              <w:rPr>
                <w:rFonts w:cstheme="minorHAnsi"/>
              </w:rPr>
              <w:t xml:space="preserve"> </w:t>
            </w:r>
          </w:p>
        </w:tc>
      </w:tr>
      <w:tr w:rsidR="00EC2942" w:rsidRPr="0019283C"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28ED6009" w:rsidR="00EC2942" w:rsidRPr="00671E8D" w:rsidRDefault="006A09B2">
            <w:pPr>
              <w:rPr>
                <w:szCs w:val="20"/>
              </w:rPr>
            </w:pPr>
            <w:r w:rsidRPr="00671E8D">
              <w:rPr>
                <w:szCs w:val="20"/>
              </w:rPr>
              <w:t>MRI</w:t>
            </w:r>
          </w:p>
        </w:tc>
        <w:tc>
          <w:tcPr>
            <w:tcW w:w="7796" w:type="dxa"/>
          </w:tcPr>
          <w:p w14:paraId="6FDA19DD" w14:textId="61967632" w:rsidR="00E2526C" w:rsidRPr="00671E8D" w:rsidRDefault="00E2526C" w:rsidP="00671E8D">
            <w:pPr>
              <w:rPr>
                <w:rFonts w:cstheme="minorHAnsi"/>
                <w:szCs w:val="20"/>
              </w:rPr>
            </w:pPr>
            <w:r w:rsidRPr="00671E8D">
              <w:rPr>
                <w:rFonts w:cstheme="minorHAnsi"/>
                <w:szCs w:val="20"/>
              </w:rPr>
              <w:t>Maintenance Requirement Items</w:t>
            </w:r>
            <w:r w:rsidR="00372B00">
              <w:rPr>
                <w:rFonts w:cstheme="minorHAnsi"/>
                <w:szCs w:val="20"/>
              </w:rPr>
              <w:t xml:space="preserve"> (or Tasks)</w:t>
            </w:r>
            <w:r w:rsidR="002500BB" w:rsidRPr="00671E8D">
              <w:rPr>
                <w:rFonts w:cstheme="minorHAnsi"/>
                <w:szCs w:val="20"/>
              </w:rPr>
              <w:t xml:space="preserve"> are</w:t>
            </w:r>
            <w:r w:rsidRPr="00671E8D">
              <w:rPr>
                <w:rFonts w:cstheme="minorHAnsi"/>
                <w:szCs w:val="20"/>
              </w:rPr>
              <w:t xml:space="preserve"> a list of Maintenance Requirements that originate from the MP</w:t>
            </w:r>
            <w:r w:rsidR="005677C7">
              <w:rPr>
                <w:rFonts w:cstheme="minorHAnsi"/>
                <w:szCs w:val="20"/>
              </w:rPr>
              <w:t>D</w:t>
            </w:r>
            <w:r w:rsidR="00662D55">
              <w:rPr>
                <w:rFonts w:cstheme="minorHAnsi"/>
                <w:szCs w:val="20"/>
              </w:rPr>
              <w:t>, Authority Requirements as well as Operator Specific Requirements.</w:t>
            </w:r>
          </w:p>
          <w:p w14:paraId="5BAD348A" w14:textId="387D61C7" w:rsidR="00EC2942" w:rsidRPr="00671E8D" w:rsidRDefault="00E2526C" w:rsidP="00671E8D">
            <w:pPr>
              <w:rPr>
                <w:rFonts w:cstheme="minorHAnsi"/>
                <w:szCs w:val="20"/>
              </w:rPr>
            </w:pPr>
            <w:r w:rsidRPr="00671E8D">
              <w:rPr>
                <w:rFonts w:cstheme="minorHAnsi"/>
                <w:szCs w:val="20"/>
              </w:rPr>
              <w:t xml:space="preserve">A Maintenance Requirement Item </w:t>
            </w:r>
            <w:r w:rsidR="00372B00">
              <w:rPr>
                <w:rFonts w:cstheme="minorHAnsi"/>
                <w:szCs w:val="20"/>
              </w:rPr>
              <w:t xml:space="preserve">(Task) </w:t>
            </w:r>
            <w:r w:rsidRPr="00671E8D">
              <w:rPr>
                <w:rFonts w:cstheme="minorHAnsi"/>
                <w:szCs w:val="20"/>
              </w:rPr>
              <w:t xml:space="preserve">is not a </w:t>
            </w:r>
            <w:r w:rsidR="002500BB" w:rsidRPr="00671E8D">
              <w:rPr>
                <w:rFonts w:cstheme="minorHAnsi"/>
                <w:szCs w:val="20"/>
              </w:rPr>
              <w:t>plannable</w:t>
            </w:r>
            <w:r w:rsidRPr="00671E8D">
              <w:rPr>
                <w:rFonts w:cstheme="minorHAnsi"/>
                <w:szCs w:val="20"/>
              </w:rPr>
              <w:t xml:space="preserve"> element; it must be linked to an actual </w:t>
            </w:r>
            <w:proofErr w:type="spellStart"/>
            <w:r w:rsidRPr="00671E8D">
              <w:rPr>
                <w:rFonts w:cstheme="minorHAnsi"/>
                <w:szCs w:val="20"/>
              </w:rPr>
              <w:t>Taskcard</w:t>
            </w:r>
            <w:proofErr w:type="spellEnd"/>
            <w:r w:rsidRPr="00671E8D">
              <w:rPr>
                <w:rFonts w:cstheme="minorHAnsi"/>
                <w:szCs w:val="20"/>
              </w:rPr>
              <w:t xml:space="preserve"> within the Maintenance Program. This program can be used to upload the MPD from the manufacturer and have it as reference in AMOS.</w:t>
            </w:r>
          </w:p>
        </w:tc>
      </w:tr>
      <w:tr w:rsidR="00EC2942" w:rsidRPr="0019283C" w14:paraId="431DC4D4"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04A1A3E7" w:rsidR="00EC2942" w:rsidRPr="00671E8D" w:rsidRDefault="00994F79" w:rsidP="009B24B3">
            <w:pPr>
              <w:rPr>
                <w:rFonts w:cstheme="minorHAnsi"/>
                <w:szCs w:val="20"/>
              </w:rPr>
            </w:pPr>
            <w:r w:rsidRPr="00671E8D">
              <w:rPr>
                <w:rFonts w:cstheme="minorHAnsi"/>
                <w:szCs w:val="20"/>
              </w:rPr>
              <w:t>Maintenance Program</w:t>
            </w:r>
          </w:p>
        </w:tc>
        <w:tc>
          <w:tcPr>
            <w:tcW w:w="7796" w:type="dxa"/>
          </w:tcPr>
          <w:p w14:paraId="0B59B378" w14:textId="6E6E4B5A" w:rsidR="00994F79" w:rsidRPr="00671E8D" w:rsidRDefault="00994F79" w:rsidP="00671E8D">
            <w:pPr>
              <w:rPr>
                <w:rFonts w:cstheme="minorHAnsi"/>
                <w:szCs w:val="20"/>
              </w:rPr>
            </w:pPr>
            <w:r w:rsidRPr="00671E8D">
              <w:rPr>
                <w:rFonts w:cstheme="minorHAnsi"/>
                <w:szCs w:val="20"/>
              </w:rPr>
              <w:t xml:space="preserve">The Maintenance Program is the list of </w:t>
            </w:r>
            <w:proofErr w:type="spellStart"/>
            <w:r w:rsidRPr="00671E8D">
              <w:rPr>
                <w:rFonts w:cstheme="minorHAnsi"/>
                <w:szCs w:val="20"/>
              </w:rPr>
              <w:t>Taskcards</w:t>
            </w:r>
            <w:proofErr w:type="spellEnd"/>
            <w:r w:rsidRPr="00671E8D">
              <w:rPr>
                <w:rFonts w:cstheme="minorHAnsi"/>
                <w:szCs w:val="20"/>
              </w:rPr>
              <w:t xml:space="preserve">. This list can contain MPD </w:t>
            </w:r>
            <w:proofErr w:type="spellStart"/>
            <w:r w:rsidRPr="00671E8D">
              <w:rPr>
                <w:rFonts w:cstheme="minorHAnsi"/>
                <w:szCs w:val="20"/>
              </w:rPr>
              <w:t>Taskcards</w:t>
            </w:r>
            <w:proofErr w:type="spellEnd"/>
            <w:r w:rsidRPr="00671E8D">
              <w:rPr>
                <w:rFonts w:cstheme="minorHAnsi"/>
                <w:szCs w:val="20"/>
              </w:rPr>
              <w:t xml:space="preserve">; Company </w:t>
            </w:r>
            <w:proofErr w:type="spellStart"/>
            <w:r w:rsidRPr="00671E8D">
              <w:rPr>
                <w:rFonts w:cstheme="minorHAnsi"/>
                <w:szCs w:val="20"/>
              </w:rPr>
              <w:t>Taskcards</w:t>
            </w:r>
            <w:proofErr w:type="spellEnd"/>
            <w:r w:rsidRPr="00671E8D">
              <w:rPr>
                <w:rFonts w:cstheme="minorHAnsi"/>
                <w:szCs w:val="20"/>
              </w:rPr>
              <w:t xml:space="preserve">, even N/A </w:t>
            </w:r>
            <w:proofErr w:type="spellStart"/>
            <w:r w:rsidRPr="00671E8D">
              <w:rPr>
                <w:rFonts w:cstheme="minorHAnsi"/>
                <w:szCs w:val="20"/>
              </w:rPr>
              <w:t>Taskcards</w:t>
            </w:r>
            <w:proofErr w:type="spellEnd"/>
            <w:r w:rsidRPr="00671E8D">
              <w:rPr>
                <w:rFonts w:cstheme="minorHAnsi"/>
                <w:szCs w:val="20"/>
              </w:rPr>
              <w:t>.</w:t>
            </w:r>
          </w:p>
          <w:p w14:paraId="5779E848" w14:textId="77777777" w:rsidR="00BC690C" w:rsidRDefault="00994F79" w:rsidP="00671E8D">
            <w:pPr>
              <w:rPr>
                <w:rFonts w:cstheme="minorHAnsi"/>
                <w:szCs w:val="20"/>
              </w:rPr>
            </w:pPr>
            <w:r w:rsidRPr="00671E8D">
              <w:rPr>
                <w:rFonts w:cstheme="minorHAnsi"/>
                <w:szCs w:val="20"/>
              </w:rPr>
              <w:t xml:space="preserve">Of all </w:t>
            </w:r>
            <w:proofErr w:type="spellStart"/>
            <w:r w:rsidRPr="00671E8D">
              <w:rPr>
                <w:rFonts w:cstheme="minorHAnsi"/>
                <w:szCs w:val="20"/>
              </w:rPr>
              <w:t>Taskcard</w:t>
            </w:r>
            <w:proofErr w:type="spellEnd"/>
            <w:r w:rsidRPr="00671E8D">
              <w:rPr>
                <w:rFonts w:cstheme="minorHAnsi"/>
                <w:szCs w:val="20"/>
              </w:rPr>
              <w:t xml:space="preserve"> types, only Single Running </w:t>
            </w:r>
            <w:proofErr w:type="spellStart"/>
            <w:r w:rsidRPr="00671E8D">
              <w:rPr>
                <w:rFonts w:cstheme="minorHAnsi"/>
                <w:szCs w:val="20"/>
              </w:rPr>
              <w:t>Task</w:t>
            </w:r>
            <w:r w:rsidR="00BC690C">
              <w:rPr>
                <w:rFonts w:cstheme="minorHAnsi"/>
                <w:szCs w:val="20"/>
              </w:rPr>
              <w:t>c</w:t>
            </w:r>
            <w:r w:rsidRPr="00671E8D">
              <w:rPr>
                <w:rFonts w:cstheme="minorHAnsi"/>
                <w:szCs w:val="20"/>
              </w:rPr>
              <w:t>ards</w:t>
            </w:r>
            <w:proofErr w:type="spellEnd"/>
            <w:r w:rsidRPr="00671E8D">
              <w:rPr>
                <w:rFonts w:cstheme="minorHAnsi"/>
                <w:szCs w:val="20"/>
              </w:rPr>
              <w:t xml:space="preserve"> </w:t>
            </w:r>
            <w:r w:rsidR="00BC690C">
              <w:rPr>
                <w:rFonts w:cstheme="minorHAnsi"/>
                <w:szCs w:val="20"/>
              </w:rPr>
              <w:t>(</w:t>
            </w:r>
            <w:r w:rsidRPr="00671E8D">
              <w:rPr>
                <w:rFonts w:cstheme="minorHAnsi"/>
                <w:szCs w:val="20"/>
              </w:rPr>
              <w:t>=</w:t>
            </w:r>
            <w:r w:rsidR="009B24B3">
              <w:rPr>
                <w:rFonts w:cstheme="minorHAnsi"/>
                <w:szCs w:val="20"/>
              </w:rPr>
              <w:t xml:space="preserve"> O</w:t>
            </w:r>
            <w:r w:rsidRPr="00671E8D">
              <w:rPr>
                <w:rFonts w:cstheme="minorHAnsi"/>
                <w:szCs w:val="20"/>
              </w:rPr>
              <w:t>ut</w:t>
            </w:r>
            <w:r w:rsidR="009B24B3">
              <w:rPr>
                <w:rFonts w:cstheme="minorHAnsi"/>
                <w:szCs w:val="20"/>
              </w:rPr>
              <w:t>-of-P</w:t>
            </w:r>
            <w:r w:rsidRPr="00671E8D">
              <w:rPr>
                <w:rFonts w:cstheme="minorHAnsi"/>
                <w:szCs w:val="20"/>
              </w:rPr>
              <w:t>hase Tasks)</w:t>
            </w:r>
            <w:r w:rsidR="00BC690C">
              <w:rPr>
                <w:rFonts w:cstheme="minorHAnsi"/>
                <w:szCs w:val="20"/>
              </w:rPr>
              <w:t xml:space="preserve">, </w:t>
            </w:r>
            <w:r w:rsidRPr="00671E8D">
              <w:rPr>
                <w:rFonts w:cstheme="minorHAnsi"/>
                <w:szCs w:val="20"/>
              </w:rPr>
              <w:t xml:space="preserve">Block </w:t>
            </w:r>
            <w:proofErr w:type="spellStart"/>
            <w:r w:rsidRPr="00671E8D">
              <w:rPr>
                <w:rFonts w:cstheme="minorHAnsi"/>
                <w:szCs w:val="20"/>
              </w:rPr>
              <w:t>Taskcard</w:t>
            </w:r>
            <w:r w:rsidR="00BC690C">
              <w:rPr>
                <w:rFonts w:cstheme="minorHAnsi"/>
                <w:szCs w:val="20"/>
              </w:rPr>
              <w:t>s</w:t>
            </w:r>
            <w:proofErr w:type="spellEnd"/>
            <w:r w:rsidR="00BC690C">
              <w:rPr>
                <w:rFonts w:cstheme="minorHAnsi"/>
                <w:szCs w:val="20"/>
              </w:rPr>
              <w:t xml:space="preserve"> </w:t>
            </w:r>
            <w:r w:rsidRPr="00671E8D">
              <w:rPr>
                <w:rFonts w:cstheme="minorHAnsi"/>
                <w:szCs w:val="20"/>
              </w:rPr>
              <w:t>(</w:t>
            </w:r>
            <w:r w:rsidR="009B24B3">
              <w:rPr>
                <w:rFonts w:cstheme="minorHAnsi"/>
                <w:szCs w:val="20"/>
              </w:rPr>
              <w:t>=</w:t>
            </w:r>
            <w:r w:rsidRPr="00671E8D">
              <w:rPr>
                <w:rFonts w:cstheme="minorHAnsi"/>
                <w:szCs w:val="20"/>
              </w:rPr>
              <w:t xml:space="preserve"> </w:t>
            </w:r>
            <w:r w:rsidR="009B24B3">
              <w:rPr>
                <w:rFonts w:cstheme="minorHAnsi"/>
                <w:szCs w:val="20"/>
              </w:rPr>
              <w:t>P</w:t>
            </w:r>
            <w:r w:rsidRPr="00671E8D">
              <w:rPr>
                <w:rFonts w:cstheme="minorHAnsi"/>
                <w:szCs w:val="20"/>
              </w:rPr>
              <w:t xml:space="preserve">hased Tasks) </w:t>
            </w:r>
            <w:r w:rsidR="009B24B3">
              <w:rPr>
                <w:rFonts w:cstheme="minorHAnsi"/>
                <w:szCs w:val="20"/>
              </w:rPr>
              <w:t>as well as</w:t>
            </w:r>
            <w:r w:rsidRPr="00671E8D">
              <w:rPr>
                <w:rFonts w:cstheme="minorHAnsi"/>
                <w:szCs w:val="20"/>
              </w:rPr>
              <w:t xml:space="preserve"> On Demand </w:t>
            </w:r>
            <w:proofErr w:type="spellStart"/>
            <w:r w:rsidRPr="00671E8D">
              <w:rPr>
                <w:rFonts w:cstheme="minorHAnsi"/>
                <w:szCs w:val="20"/>
              </w:rPr>
              <w:t>Task</w:t>
            </w:r>
            <w:r w:rsidR="00BC690C">
              <w:rPr>
                <w:rFonts w:cstheme="minorHAnsi"/>
                <w:szCs w:val="20"/>
              </w:rPr>
              <w:t>card</w:t>
            </w:r>
            <w:r w:rsidRPr="00671E8D">
              <w:rPr>
                <w:rFonts w:cstheme="minorHAnsi"/>
                <w:szCs w:val="20"/>
              </w:rPr>
              <w:t>s</w:t>
            </w:r>
            <w:proofErr w:type="spellEnd"/>
            <w:r w:rsidRPr="00671E8D">
              <w:rPr>
                <w:rFonts w:cstheme="minorHAnsi"/>
                <w:szCs w:val="20"/>
              </w:rPr>
              <w:t xml:space="preserve"> can be planned and executed.</w:t>
            </w:r>
            <w:r w:rsidR="009B24B3">
              <w:rPr>
                <w:rFonts w:cstheme="minorHAnsi"/>
                <w:szCs w:val="20"/>
              </w:rPr>
              <w:t xml:space="preserve"> </w:t>
            </w:r>
          </w:p>
          <w:p w14:paraId="3486F969" w14:textId="28E15730" w:rsidR="00994F79" w:rsidRPr="00671E8D" w:rsidRDefault="009B24B3" w:rsidP="00671E8D">
            <w:pPr>
              <w:rPr>
                <w:rFonts w:cstheme="minorHAnsi"/>
                <w:szCs w:val="20"/>
              </w:rPr>
            </w:pPr>
            <w:r>
              <w:rPr>
                <w:rFonts w:cstheme="minorHAnsi"/>
                <w:szCs w:val="20"/>
              </w:rPr>
              <w:t>The</w:t>
            </w:r>
            <w:r w:rsidR="00BC690C">
              <w:rPr>
                <w:rFonts w:cstheme="minorHAnsi"/>
                <w:szCs w:val="20"/>
              </w:rPr>
              <w:t xml:space="preserve"> other</w:t>
            </w:r>
            <w:r>
              <w:rPr>
                <w:rFonts w:cstheme="minorHAnsi"/>
                <w:szCs w:val="20"/>
              </w:rPr>
              <w:t xml:space="preserve"> remaining </w:t>
            </w:r>
            <w:proofErr w:type="spellStart"/>
            <w:r>
              <w:rPr>
                <w:rFonts w:cstheme="minorHAnsi"/>
                <w:szCs w:val="20"/>
              </w:rPr>
              <w:t>taskcard</w:t>
            </w:r>
            <w:proofErr w:type="spellEnd"/>
            <w:r>
              <w:rPr>
                <w:rFonts w:cstheme="minorHAnsi"/>
                <w:szCs w:val="20"/>
              </w:rPr>
              <w:t xml:space="preserve"> types are event driven, i.e. they are </w:t>
            </w:r>
            <w:r w:rsidR="00BC690C">
              <w:rPr>
                <w:rFonts w:cstheme="minorHAnsi"/>
                <w:szCs w:val="20"/>
              </w:rPr>
              <w:t>not</w:t>
            </w:r>
            <w:r>
              <w:rPr>
                <w:rFonts w:cstheme="minorHAnsi"/>
                <w:szCs w:val="20"/>
              </w:rPr>
              <w:t xml:space="preserve"> plannable </w:t>
            </w:r>
            <w:r w:rsidR="00BC690C">
              <w:rPr>
                <w:rFonts w:cstheme="minorHAnsi"/>
                <w:szCs w:val="20"/>
              </w:rPr>
              <w:t xml:space="preserve">hence not </w:t>
            </w:r>
            <w:r>
              <w:rPr>
                <w:rFonts w:cstheme="minorHAnsi"/>
                <w:szCs w:val="20"/>
              </w:rPr>
              <w:t>executable</w:t>
            </w:r>
            <w:r w:rsidR="00BC690C">
              <w:rPr>
                <w:rFonts w:cstheme="minorHAnsi"/>
                <w:szCs w:val="20"/>
              </w:rPr>
              <w:t xml:space="preserve"> either,</w:t>
            </w:r>
            <w:r>
              <w:rPr>
                <w:rFonts w:cstheme="minorHAnsi"/>
                <w:szCs w:val="20"/>
              </w:rPr>
              <w:t xml:space="preserve"> but receive the compliance information after the execution of </w:t>
            </w:r>
            <w:r w:rsidR="00BC690C">
              <w:rPr>
                <w:rFonts w:cstheme="minorHAnsi"/>
                <w:szCs w:val="20"/>
              </w:rPr>
              <w:t>a plannable</w:t>
            </w:r>
            <w:r>
              <w:rPr>
                <w:rFonts w:cstheme="minorHAnsi"/>
                <w:szCs w:val="20"/>
              </w:rPr>
              <w:t xml:space="preserve"> event (Document, Part Requirement, Check, </w:t>
            </w:r>
            <w:proofErr w:type="spellStart"/>
            <w:r>
              <w:rPr>
                <w:rFonts w:cstheme="minorHAnsi"/>
                <w:szCs w:val="20"/>
              </w:rPr>
              <w:t>Taskcard</w:t>
            </w:r>
            <w:proofErr w:type="spellEnd"/>
            <w:r>
              <w:rPr>
                <w:rFonts w:cstheme="minorHAnsi"/>
                <w:szCs w:val="20"/>
              </w:rPr>
              <w:t>)</w:t>
            </w:r>
          </w:p>
          <w:p w14:paraId="05204C5A" w14:textId="1D663F46" w:rsidR="00EC2942" w:rsidRPr="00671E8D" w:rsidRDefault="00BC690C" w:rsidP="00671E8D">
            <w:pPr>
              <w:rPr>
                <w:rFonts w:cstheme="minorHAnsi"/>
                <w:szCs w:val="20"/>
              </w:rPr>
            </w:pPr>
            <w:r>
              <w:rPr>
                <w:rFonts w:cstheme="minorHAnsi"/>
                <w:szCs w:val="20"/>
              </w:rPr>
              <w:t>It is possible to</w:t>
            </w:r>
            <w:r w:rsidR="00994F79" w:rsidRPr="00671E8D">
              <w:rPr>
                <w:rFonts w:cstheme="minorHAnsi"/>
                <w:szCs w:val="20"/>
              </w:rPr>
              <w:t xml:space="preserve"> create a new MP directly out of the MRI. With this process all the MP TC are linked to an MR item.</w:t>
            </w:r>
          </w:p>
        </w:tc>
      </w:tr>
      <w:tr w:rsidR="0070132B" w:rsidRPr="0019283C" w14:paraId="571C84F2"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2369E0D5" w:rsidR="0070132B" w:rsidRPr="00671E8D" w:rsidRDefault="00664581">
            <w:pPr>
              <w:rPr>
                <w:rFonts w:cstheme="minorHAnsi"/>
                <w:szCs w:val="20"/>
              </w:rPr>
            </w:pPr>
            <w:r w:rsidRPr="00671E8D">
              <w:rPr>
                <w:szCs w:val="20"/>
              </w:rPr>
              <w:t xml:space="preserve">Single Running </w:t>
            </w:r>
            <w:proofErr w:type="spellStart"/>
            <w:r w:rsidRPr="00671E8D">
              <w:rPr>
                <w:szCs w:val="20"/>
              </w:rPr>
              <w:t>Taskcard</w:t>
            </w:r>
            <w:proofErr w:type="spellEnd"/>
          </w:p>
        </w:tc>
        <w:tc>
          <w:tcPr>
            <w:tcW w:w="7796" w:type="dxa"/>
          </w:tcPr>
          <w:p w14:paraId="3E622B1B" w14:textId="09001EAC" w:rsidR="0070132B" w:rsidRPr="00671E8D" w:rsidRDefault="00664581" w:rsidP="00671E8D">
            <w:pPr>
              <w:rPr>
                <w:rFonts w:cstheme="minorHAnsi"/>
                <w:szCs w:val="20"/>
              </w:rPr>
            </w:pPr>
            <w:r w:rsidRPr="00671E8D">
              <w:rPr>
                <w:szCs w:val="20"/>
              </w:rPr>
              <w:t xml:space="preserve">Single-Running </w:t>
            </w:r>
            <w:proofErr w:type="spellStart"/>
            <w:r w:rsidRPr="00671E8D">
              <w:rPr>
                <w:szCs w:val="20"/>
              </w:rPr>
              <w:t>Taskcards</w:t>
            </w:r>
            <w:proofErr w:type="spellEnd"/>
            <w:r w:rsidR="009D268B">
              <w:rPr>
                <w:szCs w:val="20"/>
              </w:rPr>
              <w:t xml:space="preserve"> can be described as</w:t>
            </w:r>
            <w:r w:rsidRPr="00671E8D">
              <w:rPr>
                <w:szCs w:val="20"/>
              </w:rPr>
              <w:t xml:space="preserve"> “Out-of-Phase” </w:t>
            </w:r>
            <w:proofErr w:type="spellStart"/>
            <w:r w:rsidRPr="00671E8D">
              <w:rPr>
                <w:szCs w:val="20"/>
              </w:rPr>
              <w:t>Taskcards</w:t>
            </w:r>
            <w:proofErr w:type="spellEnd"/>
            <w:r w:rsidRPr="00671E8D">
              <w:rPr>
                <w:szCs w:val="20"/>
              </w:rPr>
              <w:t>. They are managed individually (</w:t>
            </w:r>
            <w:r w:rsidR="00671E8D" w:rsidRPr="00671E8D">
              <w:rPr>
                <w:szCs w:val="20"/>
              </w:rPr>
              <w:t>i.e.</w:t>
            </w:r>
            <w:r w:rsidRPr="00671E8D">
              <w:rPr>
                <w:szCs w:val="20"/>
              </w:rPr>
              <w:t xml:space="preserve"> not part of a Check) They are</w:t>
            </w:r>
            <w:r w:rsidR="009D268B">
              <w:rPr>
                <w:szCs w:val="20"/>
              </w:rPr>
              <w:t xml:space="preserve"> plannable events and therefore </w:t>
            </w:r>
            <w:r w:rsidR="00AE16DF">
              <w:rPr>
                <w:szCs w:val="20"/>
              </w:rPr>
              <w:t xml:space="preserve">visible </w:t>
            </w:r>
            <w:r w:rsidRPr="00671E8D">
              <w:rPr>
                <w:szCs w:val="20"/>
              </w:rPr>
              <w:t>in the Maintenance Forecast</w:t>
            </w:r>
            <w:r w:rsidR="00AE16DF">
              <w:rPr>
                <w:szCs w:val="20"/>
              </w:rPr>
              <w:t xml:space="preserve"> </w:t>
            </w:r>
            <w:r w:rsidR="00AE16DF" w:rsidRPr="00671E8D">
              <w:rPr>
                <w:rFonts w:cstheme="minorHAnsi"/>
                <w:szCs w:val="20"/>
              </w:rPr>
              <w:t>(APN 1844)</w:t>
            </w:r>
            <w:r w:rsidR="009D268B">
              <w:rPr>
                <w:szCs w:val="20"/>
              </w:rPr>
              <w:t>.</w:t>
            </w:r>
          </w:p>
        </w:tc>
      </w:tr>
      <w:tr w:rsidR="0070132B" w:rsidRPr="0019283C" w14:paraId="7B60C3BA"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3B09F2F4" w:rsidR="0070132B" w:rsidRPr="00671E8D" w:rsidRDefault="00664581">
            <w:pPr>
              <w:rPr>
                <w:rFonts w:cstheme="minorHAnsi"/>
                <w:szCs w:val="20"/>
              </w:rPr>
            </w:pPr>
            <w:r w:rsidRPr="00671E8D">
              <w:rPr>
                <w:szCs w:val="20"/>
              </w:rPr>
              <w:t xml:space="preserve">Block </w:t>
            </w:r>
            <w:proofErr w:type="spellStart"/>
            <w:r w:rsidRPr="00671E8D">
              <w:rPr>
                <w:szCs w:val="20"/>
              </w:rPr>
              <w:t>Taskcard</w:t>
            </w:r>
            <w:proofErr w:type="spellEnd"/>
          </w:p>
        </w:tc>
        <w:tc>
          <w:tcPr>
            <w:tcW w:w="7796" w:type="dxa"/>
          </w:tcPr>
          <w:p w14:paraId="59C849BD" w14:textId="4AB39CF0" w:rsidR="00F03499" w:rsidRPr="00671E8D" w:rsidRDefault="00F03499" w:rsidP="00671E8D">
            <w:pPr>
              <w:rPr>
                <w:rFonts w:cstheme="minorHAnsi"/>
                <w:szCs w:val="20"/>
              </w:rPr>
            </w:pPr>
            <w:r w:rsidRPr="00671E8D">
              <w:rPr>
                <w:rFonts w:cstheme="minorHAnsi"/>
                <w:szCs w:val="20"/>
              </w:rPr>
              <w:t xml:space="preserve">Block </w:t>
            </w:r>
            <w:proofErr w:type="spellStart"/>
            <w:r w:rsidRPr="00671E8D">
              <w:rPr>
                <w:rFonts w:cstheme="minorHAnsi"/>
                <w:szCs w:val="20"/>
              </w:rPr>
              <w:t>Taskcards</w:t>
            </w:r>
            <w:proofErr w:type="spellEnd"/>
            <w:r w:rsidRPr="00671E8D">
              <w:rPr>
                <w:rFonts w:cstheme="minorHAnsi"/>
                <w:szCs w:val="20"/>
              </w:rPr>
              <w:t xml:space="preserve"> </w:t>
            </w:r>
            <w:r w:rsidR="00AE16DF">
              <w:rPr>
                <w:rFonts w:cstheme="minorHAnsi"/>
                <w:szCs w:val="20"/>
              </w:rPr>
              <w:t xml:space="preserve">(BTC) </w:t>
            </w:r>
            <w:r w:rsidRPr="00671E8D">
              <w:rPr>
                <w:rFonts w:cstheme="minorHAnsi"/>
                <w:szCs w:val="20"/>
              </w:rPr>
              <w:t xml:space="preserve">are </w:t>
            </w:r>
            <w:proofErr w:type="spellStart"/>
            <w:r w:rsidRPr="00671E8D">
              <w:rPr>
                <w:rFonts w:cstheme="minorHAnsi"/>
                <w:szCs w:val="20"/>
              </w:rPr>
              <w:t>Taskcards</w:t>
            </w:r>
            <w:proofErr w:type="spellEnd"/>
            <w:r w:rsidRPr="00671E8D">
              <w:rPr>
                <w:rFonts w:cstheme="minorHAnsi"/>
                <w:szCs w:val="20"/>
              </w:rPr>
              <w:t xml:space="preserve"> that </w:t>
            </w:r>
            <w:r w:rsidR="00AE16DF">
              <w:rPr>
                <w:rFonts w:cstheme="minorHAnsi"/>
                <w:szCs w:val="20"/>
              </w:rPr>
              <w:t xml:space="preserve">are </w:t>
            </w:r>
            <w:r w:rsidRPr="00671E8D">
              <w:rPr>
                <w:rFonts w:cstheme="minorHAnsi"/>
                <w:szCs w:val="20"/>
              </w:rPr>
              <w:t>grouped in a Check (</w:t>
            </w:r>
            <w:r w:rsidR="00AE16DF" w:rsidRPr="00671E8D">
              <w:rPr>
                <w:rFonts w:cstheme="minorHAnsi"/>
                <w:szCs w:val="20"/>
              </w:rPr>
              <w:t>i.e.,</w:t>
            </w:r>
            <w:r w:rsidRPr="00671E8D">
              <w:rPr>
                <w:rFonts w:cstheme="minorHAnsi"/>
                <w:szCs w:val="20"/>
              </w:rPr>
              <w:t xml:space="preserve"> via Check Control System</w:t>
            </w:r>
            <w:r w:rsidR="00AE16DF">
              <w:rPr>
                <w:rFonts w:cstheme="minorHAnsi"/>
                <w:szCs w:val="20"/>
              </w:rPr>
              <w:t xml:space="preserve"> (APN 281) and Check Package Builder (APN753)</w:t>
            </w:r>
            <w:r w:rsidRPr="00671E8D">
              <w:rPr>
                <w:rFonts w:cstheme="minorHAnsi"/>
                <w:szCs w:val="20"/>
              </w:rPr>
              <w:t xml:space="preserve">. </w:t>
            </w:r>
            <w:r w:rsidR="00AE16DF">
              <w:rPr>
                <w:rFonts w:cstheme="minorHAnsi"/>
                <w:szCs w:val="20"/>
              </w:rPr>
              <w:t>By default, t</w:t>
            </w:r>
            <w:r w:rsidRPr="00671E8D">
              <w:rPr>
                <w:rFonts w:cstheme="minorHAnsi"/>
                <w:szCs w:val="20"/>
              </w:rPr>
              <w:t xml:space="preserve">hey are not </w:t>
            </w:r>
            <w:r w:rsidR="00AE16DF">
              <w:rPr>
                <w:rFonts w:cstheme="minorHAnsi"/>
                <w:szCs w:val="20"/>
              </w:rPr>
              <w:t>visible</w:t>
            </w:r>
            <w:r w:rsidRPr="00671E8D">
              <w:rPr>
                <w:rFonts w:cstheme="minorHAnsi"/>
                <w:szCs w:val="20"/>
              </w:rPr>
              <w:t xml:space="preserve"> in the Maintenance Forecast (only the </w:t>
            </w:r>
            <w:r w:rsidR="00AE16DF">
              <w:rPr>
                <w:rFonts w:cstheme="minorHAnsi"/>
                <w:szCs w:val="20"/>
              </w:rPr>
              <w:t xml:space="preserve">associated </w:t>
            </w:r>
            <w:r w:rsidRPr="00671E8D">
              <w:rPr>
                <w:rFonts w:cstheme="minorHAnsi"/>
                <w:szCs w:val="20"/>
              </w:rPr>
              <w:t xml:space="preserve">check appears there). </w:t>
            </w:r>
            <w:r w:rsidR="00AE16DF">
              <w:rPr>
                <w:rFonts w:cstheme="minorHAnsi"/>
                <w:szCs w:val="20"/>
              </w:rPr>
              <w:t>However, i</w:t>
            </w:r>
            <w:r w:rsidRPr="00671E8D">
              <w:rPr>
                <w:rFonts w:cstheme="minorHAnsi"/>
                <w:szCs w:val="20"/>
              </w:rPr>
              <w:t xml:space="preserve">n Maintenance Forecast (APN 1844) </w:t>
            </w:r>
            <w:r w:rsidR="00AE16DF">
              <w:rPr>
                <w:rFonts w:cstheme="minorHAnsi"/>
                <w:szCs w:val="20"/>
              </w:rPr>
              <w:t xml:space="preserve">there is a possibility to </w:t>
            </w:r>
            <w:r w:rsidRPr="00671E8D">
              <w:rPr>
                <w:rFonts w:cstheme="minorHAnsi"/>
                <w:szCs w:val="20"/>
              </w:rPr>
              <w:t xml:space="preserve">activate the visibility of Block </w:t>
            </w:r>
            <w:proofErr w:type="spellStart"/>
            <w:r w:rsidRPr="00671E8D">
              <w:rPr>
                <w:rFonts w:cstheme="minorHAnsi"/>
                <w:szCs w:val="20"/>
              </w:rPr>
              <w:t>Task</w:t>
            </w:r>
            <w:r w:rsidR="00AE16DF">
              <w:rPr>
                <w:rFonts w:cstheme="minorHAnsi"/>
                <w:szCs w:val="20"/>
              </w:rPr>
              <w:t>c</w:t>
            </w:r>
            <w:r w:rsidRPr="00671E8D">
              <w:rPr>
                <w:rFonts w:cstheme="minorHAnsi"/>
                <w:szCs w:val="20"/>
              </w:rPr>
              <w:t>ards</w:t>
            </w:r>
            <w:proofErr w:type="spellEnd"/>
            <w:r w:rsidRPr="00671E8D">
              <w:rPr>
                <w:rFonts w:cstheme="minorHAnsi"/>
                <w:szCs w:val="20"/>
              </w:rPr>
              <w:t xml:space="preserve"> in the Event Type filter panel.</w:t>
            </w:r>
          </w:p>
          <w:p w14:paraId="381AE8C6" w14:textId="03F34E3A" w:rsidR="0070132B" w:rsidRPr="00671E8D" w:rsidRDefault="00AE16DF" w:rsidP="00671E8D">
            <w:pPr>
              <w:rPr>
                <w:rFonts w:cstheme="minorHAnsi"/>
                <w:szCs w:val="20"/>
              </w:rPr>
            </w:pPr>
            <w:r>
              <w:rPr>
                <w:rFonts w:cstheme="minorHAnsi"/>
                <w:szCs w:val="20"/>
              </w:rPr>
              <w:t>BTCs</w:t>
            </w:r>
            <w:r w:rsidR="00F03499" w:rsidRPr="00671E8D">
              <w:rPr>
                <w:rFonts w:cstheme="minorHAnsi"/>
                <w:szCs w:val="20"/>
              </w:rPr>
              <w:t xml:space="preserve"> have their own next due</w:t>
            </w:r>
            <w:r>
              <w:rPr>
                <w:rFonts w:cstheme="minorHAnsi"/>
                <w:szCs w:val="20"/>
              </w:rPr>
              <w:t xml:space="preserve">. They </w:t>
            </w:r>
            <w:r w:rsidR="00F03499" w:rsidRPr="00671E8D">
              <w:rPr>
                <w:rFonts w:cstheme="minorHAnsi"/>
                <w:szCs w:val="20"/>
              </w:rPr>
              <w:t xml:space="preserve">can be </w:t>
            </w:r>
            <w:r>
              <w:rPr>
                <w:rFonts w:cstheme="minorHAnsi"/>
                <w:szCs w:val="20"/>
              </w:rPr>
              <w:t xml:space="preserve">individually </w:t>
            </w:r>
            <w:r w:rsidR="00F03499" w:rsidRPr="00671E8D">
              <w:rPr>
                <w:rFonts w:cstheme="minorHAnsi"/>
                <w:szCs w:val="20"/>
              </w:rPr>
              <w:t xml:space="preserve">deferred from </w:t>
            </w:r>
            <w:r>
              <w:rPr>
                <w:rFonts w:cstheme="minorHAnsi"/>
                <w:szCs w:val="20"/>
              </w:rPr>
              <w:t xml:space="preserve">a </w:t>
            </w:r>
            <w:proofErr w:type="spellStart"/>
            <w:r>
              <w:rPr>
                <w:rFonts w:cstheme="minorHAnsi"/>
                <w:szCs w:val="20"/>
              </w:rPr>
              <w:t>workpackage</w:t>
            </w:r>
            <w:proofErr w:type="spellEnd"/>
            <w:r w:rsidR="00F03499" w:rsidRPr="00671E8D">
              <w:rPr>
                <w:rFonts w:cstheme="minorHAnsi"/>
                <w:szCs w:val="20"/>
              </w:rPr>
              <w:t xml:space="preserve"> </w:t>
            </w:r>
            <w:proofErr w:type="gramStart"/>
            <w:r>
              <w:rPr>
                <w:rFonts w:cstheme="minorHAnsi"/>
                <w:szCs w:val="20"/>
              </w:rPr>
              <w:t>and also</w:t>
            </w:r>
            <w:proofErr w:type="gramEnd"/>
            <w:r>
              <w:rPr>
                <w:rFonts w:cstheme="minorHAnsi"/>
                <w:szCs w:val="20"/>
              </w:rPr>
              <w:t xml:space="preserve"> be planned individually </w:t>
            </w:r>
            <w:r w:rsidR="00F03499" w:rsidRPr="00671E8D">
              <w:rPr>
                <w:rFonts w:cstheme="minorHAnsi"/>
                <w:szCs w:val="20"/>
              </w:rPr>
              <w:t>out of the</w:t>
            </w:r>
            <w:r>
              <w:rPr>
                <w:rFonts w:cstheme="minorHAnsi"/>
                <w:szCs w:val="20"/>
              </w:rPr>
              <w:t xml:space="preserve"> </w:t>
            </w:r>
            <w:r w:rsidR="00F03499" w:rsidRPr="00671E8D">
              <w:rPr>
                <w:rFonts w:cstheme="minorHAnsi"/>
                <w:szCs w:val="20"/>
              </w:rPr>
              <w:t>check they are linked to</w:t>
            </w:r>
            <w:r>
              <w:rPr>
                <w:rFonts w:cstheme="minorHAnsi"/>
                <w:szCs w:val="20"/>
              </w:rPr>
              <w:t xml:space="preserve"> if required.</w:t>
            </w:r>
          </w:p>
        </w:tc>
      </w:tr>
      <w:tr w:rsidR="00AE16DF" w:rsidRPr="0019283C" w14:paraId="0D65D0B5"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4DE23EEB" w14:textId="11B6D802" w:rsidR="00AE16DF" w:rsidRPr="00671E8D" w:rsidRDefault="00AE16DF" w:rsidP="00AE16DF">
            <w:pPr>
              <w:rPr>
                <w:rFonts w:cstheme="minorHAnsi"/>
                <w:szCs w:val="20"/>
              </w:rPr>
            </w:pPr>
            <w:r w:rsidRPr="00671E8D">
              <w:rPr>
                <w:rFonts w:cstheme="minorHAnsi"/>
                <w:szCs w:val="20"/>
              </w:rPr>
              <w:t xml:space="preserve">On Demand </w:t>
            </w:r>
            <w:proofErr w:type="spellStart"/>
            <w:r w:rsidRPr="00671E8D">
              <w:rPr>
                <w:rFonts w:cstheme="minorHAnsi"/>
                <w:szCs w:val="20"/>
              </w:rPr>
              <w:t>Taskcard</w:t>
            </w:r>
            <w:proofErr w:type="spellEnd"/>
          </w:p>
        </w:tc>
        <w:tc>
          <w:tcPr>
            <w:tcW w:w="7796" w:type="dxa"/>
          </w:tcPr>
          <w:p w14:paraId="7B949004" w14:textId="14E4858A" w:rsidR="00AE16DF" w:rsidRPr="00671E8D" w:rsidRDefault="00AE16DF" w:rsidP="00AE16DF">
            <w:pPr>
              <w:rPr>
                <w:rFonts w:cstheme="minorHAnsi"/>
                <w:szCs w:val="20"/>
              </w:rPr>
            </w:pPr>
            <w:r w:rsidRPr="00671E8D">
              <w:rPr>
                <w:rFonts w:cstheme="minorHAnsi"/>
                <w:szCs w:val="20"/>
              </w:rPr>
              <w:t xml:space="preserve">On Demand </w:t>
            </w:r>
            <w:proofErr w:type="spellStart"/>
            <w:r w:rsidRPr="00671E8D">
              <w:rPr>
                <w:rFonts w:cstheme="minorHAnsi"/>
                <w:szCs w:val="20"/>
              </w:rPr>
              <w:t>Taskcard</w:t>
            </w:r>
            <w:r>
              <w:rPr>
                <w:rFonts w:cstheme="minorHAnsi"/>
                <w:szCs w:val="20"/>
              </w:rPr>
              <w:t>s</w:t>
            </w:r>
            <w:proofErr w:type="spellEnd"/>
            <w:r w:rsidRPr="00671E8D">
              <w:rPr>
                <w:rFonts w:cstheme="minorHAnsi"/>
                <w:szCs w:val="20"/>
              </w:rPr>
              <w:t xml:space="preserve"> (ODT) are </w:t>
            </w:r>
            <w:r>
              <w:rPr>
                <w:rFonts w:cstheme="minorHAnsi"/>
                <w:szCs w:val="20"/>
              </w:rPr>
              <w:t xml:space="preserve">frequently </w:t>
            </w:r>
            <w:r w:rsidRPr="00671E8D">
              <w:rPr>
                <w:rFonts w:cstheme="minorHAnsi"/>
                <w:szCs w:val="20"/>
              </w:rPr>
              <w:t xml:space="preserve">used </w:t>
            </w:r>
            <w:r>
              <w:rPr>
                <w:rFonts w:cstheme="minorHAnsi"/>
                <w:szCs w:val="20"/>
              </w:rPr>
              <w:t>in the event</w:t>
            </w:r>
            <w:r w:rsidRPr="00671E8D">
              <w:rPr>
                <w:rFonts w:cstheme="minorHAnsi"/>
                <w:szCs w:val="20"/>
              </w:rPr>
              <w:t xml:space="preserve"> a maintenance event under a special condition (e.g. flight through volcanic ash or hard landing of aircraft)</w:t>
            </w:r>
            <w:r>
              <w:rPr>
                <w:rFonts w:cstheme="minorHAnsi"/>
                <w:szCs w:val="20"/>
              </w:rPr>
              <w:t xml:space="preserve"> </w:t>
            </w:r>
            <w:proofErr w:type="gramStart"/>
            <w:r>
              <w:rPr>
                <w:rFonts w:cstheme="minorHAnsi"/>
                <w:szCs w:val="20"/>
              </w:rPr>
              <w:t>has to</w:t>
            </w:r>
            <w:proofErr w:type="gramEnd"/>
            <w:r>
              <w:rPr>
                <w:rFonts w:cstheme="minorHAnsi"/>
                <w:szCs w:val="20"/>
              </w:rPr>
              <w:t xml:space="preserve"> be performed</w:t>
            </w:r>
            <w:r w:rsidRPr="00671E8D">
              <w:rPr>
                <w:rFonts w:cstheme="minorHAnsi"/>
                <w:szCs w:val="20"/>
              </w:rPr>
              <w:t xml:space="preserve">. The ODT has an unlimited interval and can be planned </w:t>
            </w:r>
            <w:r>
              <w:rPr>
                <w:rFonts w:cstheme="minorHAnsi"/>
                <w:szCs w:val="20"/>
              </w:rPr>
              <w:t>via</w:t>
            </w:r>
            <w:r w:rsidRPr="00671E8D">
              <w:rPr>
                <w:rFonts w:cstheme="minorHAnsi"/>
                <w:szCs w:val="20"/>
              </w:rPr>
              <w:t xml:space="preserve"> Maintenance Forecast</w:t>
            </w:r>
            <w:r w:rsidR="009B24B3">
              <w:rPr>
                <w:rFonts w:cstheme="minorHAnsi"/>
                <w:szCs w:val="20"/>
              </w:rPr>
              <w:t xml:space="preserve"> (applying the correct filter in the </w:t>
            </w:r>
            <w:proofErr w:type="gramStart"/>
            <w:r w:rsidR="009B24B3">
              <w:rPr>
                <w:rFonts w:cstheme="minorHAnsi"/>
                <w:szCs w:val="20"/>
              </w:rPr>
              <w:t>time period</w:t>
            </w:r>
            <w:proofErr w:type="gramEnd"/>
            <w:r w:rsidR="009B24B3">
              <w:rPr>
                <w:rFonts w:cstheme="minorHAnsi"/>
                <w:szCs w:val="20"/>
              </w:rPr>
              <w:t xml:space="preserve"> panel)</w:t>
            </w:r>
            <w:r w:rsidRPr="00671E8D">
              <w:rPr>
                <w:rFonts w:cstheme="minorHAnsi"/>
                <w:szCs w:val="20"/>
              </w:rPr>
              <w:t xml:space="preserve"> (APN</w:t>
            </w:r>
            <w:r>
              <w:rPr>
                <w:rFonts w:cstheme="minorHAnsi"/>
                <w:szCs w:val="20"/>
              </w:rPr>
              <w:t xml:space="preserve"> </w:t>
            </w:r>
            <w:r w:rsidRPr="00671E8D">
              <w:rPr>
                <w:rFonts w:cstheme="minorHAnsi"/>
                <w:szCs w:val="20"/>
              </w:rPr>
              <w:t>1844).</w:t>
            </w:r>
          </w:p>
        </w:tc>
      </w:tr>
      <w:tr w:rsidR="00AE16DF" w:rsidRPr="0019283C" w14:paraId="251F0EAD"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57B28CA3" w14:textId="17615675" w:rsidR="00AE16DF" w:rsidRPr="00671E8D" w:rsidRDefault="00AE16DF" w:rsidP="00AE16DF">
            <w:pPr>
              <w:rPr>
                <w:rFonts w:cstheme="minorHAnsi"/>
              </w:rPr>
            </w:pPr>
            <w:r w:rsidRPr="00671E8D">
              <w:rPr>
                <w:rFonts w:cstheme="minorHAnsi"/>
                <w:szCs w:val="20"/>
              </w:rPr>
              <w:t>Task Controlled Task</w:t>
            </w:r>
          </w:p>
        </w:tc>
        <w:tc>
          <w:tcPr>
            <w:tcW w:w="7796" w:type="dxa"/>
          </w:tcPr>
          <w:p w14:paraId="77CA40A6" w14:textId="0C3E87C5" w:rsidR="00AE16DF" w:rsidRPr="00671E8D" w:rsidRDefault="00AE16DF" w:rsidP="00AE16DF">
            <w:pPr>
              <w:rPr>
                <w:rFonts w:cstheme="minorHAnsi"/>
              </w:rPr>
            </w:pPr>
            <w:r w:rsidRPr="00671E8D">
              <w:rPr>
                <w:rFonts w:cstheme="minorHAnsi"/>
                <w:szCs w:val="20"/>
              </w:rPr>
              <w:t xml:space="preserve">Task Controlled </w:t>
            </w:r>
            <w:proofErr w:type="spellStart"/>
            <w:r w:rsidRPr="00671E8D">
              <w:rPr>
                <w:rFonts w:cstheme="minorHAnsi"/>
                <w:szCs w:val="20"/>
              </w:rPr>
              <w:t>Task</w:t>
            </w:r>
            <w:r>
              <w:rPr>
                <w:rFonts w:cstheme="minorHAnsi"/>
                <w:szCs w:val="20"/>
              </w:rPr>
              <w:t>cards</w:t>
            </w:r>
            <w:proofErr w:type="spellEnd"/>
            <w:r w:rsidRPr="00671E8D">
              <w:rPr>
                <w:rFonts w:cstheme="minorHAnsi"/>
                <w:szCs w:val="20"/>
              </w:rPr>
              <w:t xml:space="preserve"> (TCT) are collecting the execution information from other </w:t>
            </w:r>
            <w:proofErr w:type="spellStart"/>
            <w:r>
              <w:rPr>
                <w:rFonts w:cstheme="minorHAnsi"/>
                <w:szCs w:val="20"/>
              </w:rPr>
              <w:t>T</w:t>
            </w:r>
            <w:r w:rsidRPr="00671E8D">
              <w:rPr>
                <w:rFonts w:cstheme="minorHAnsi"/>
                <w:szCs w:val="20"/>
              </w:rPr>
              <w:t>askcards</w:t>
            </w:r>
            <w:proofErr w:type="spellEnd"/>
            <w:r w:rsidRPr="00671E8D">
              <w:rPr>
                <w:rFonts w:cstheme="minorHAnsi"/>
                <w:szCs w:val="20"/>
              </w:rPr>
              <w:t xml:space="preserve">. </w:t>
            </w:r>
          </w:p>
        </w:tc>
      </w:tr>
      <w:tr w:rsidR="00AE16DF" w:rsidRPr="0019283C" w14:paraId="74B94C6D"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3F768C24" w14:textId="31026D27" w:rsidR="00AE16DF" w:rsidRPr="00671E8D" w:rsidRDefault="00AE16DF" w:rsidP="00AE16DF">
            <w:pPr>
              <w:rPr>
                <w:rFonts w:cstheme="minorHAnsi"/>
                <w:szCs w:val="20"/>
              </w:rPr>
            </w:pPr>
            <w:proofErr w:type="spellStart"/>
            <w:r w:rsidRPr="00671E8D">
              <w:rPr>
                <w:rFonts w:cstheme="minorHAnsi"/>
                <w:szCs w:val="20"/>
              </w:rPr>
              <w:t>Rotable</w:t>
            </w:r>
            <w:proofErr w:type="spellEnd"/>
            <w:r w:rsidRPr="00671E8D">
              <w:rPr>
                <w:rFonts w:cstheme="minorHAnsi"/>
                <w:szCs w:val="20"/>
              </w:rPr>
              <w:t xml:space="preserve"> Controlled </w:t>
            </w:r>
            <w:proofErr w:type="spellStart"/>
            <w:r w:rsidRPr="00671E8D">
              <w:rPr>
                <w:rFonts w:cstheme="minorHAnsi"/>
                <w:szCs w:val="20"/>
              </w:rPr>
              <w:t>Taskcard</w:t>
            </w:r>
            <w:proofErr w:type="spellEnd"/>
          </w:p>
        </w:tc>
        <w:tc>
          <w:tcPr>
            <w:tcW w:w="7796" w:type="dxa"/>
          </w:tcPr>
          <w:p w14:paraId="41EB2362" w14:textId="36A90BD4" w:rsidR="00AE16DF" w:rsidRPr="00671E8D" w:rsidRDefault="00AE16DF" w:rsidP="00AE16DF">
            <w:pPr>
              <w:rPr>
                <w:rFonts w:cstheme="minorHAnsi"/>
                <w:szCs w:val="20"/>
              </w:rPr>
            </w:pPr>
            <w:proofErr w:type="spellStart"/>
            <w:r w:rsidRPr="00671E8D">
              <w:rPr>
                <w:rFonts w:cstheme="minorHAnsi"/>
                <w:szCs w:val="20"/>
              </w:rPr>
              <w:t>Rotable</w:t>
            </w:r>
            <w:proofErr w:type="spellEnd"/>
            <w:r w:rsidRPr="00671E8D">
              <w:rPr>
                <w:rFonts w:cstheme="minorHAnsi"/>
                <w:szCs w:val="20"/>
              </w:rPr>
              <w:t xml:space="preserve"> Controlled </w:t>
            </w:r>
            <w:proofErr w:type="spellStart"/>
            <w:r w:rsidRPr="00671E8D">
              <w:rPr>
                <w:rFonts w:cstheme="minorHAnsi"/>
                <w:szCs w:val="20"/>
              </w:rPr>
              <w:t>Taskcards</w:t>
            </w:r>
            <w:proofErr w:type="spellEnd"/>
            <w:r w:rsidRPr="00671E8D">
              <w:rPr>
                <w:rFonts w:cstheme="minorHAnsi"/>
                <w:szCs w:val="20"/>
              </w:rPr>
              <w:t xml:space="preserve"> (RTC) are used to track the performance of Time Controlled Component on the aircraft. Therefore, the Component needs a control limitation on the part number (part requirements) and will be linked thereafter to the RT</w:t>
            </w:r>
            <w:r>
              <w:rPr>
                <w:rFonts w:cstheme="minorHAnsi"/>
                <w:szCs w:val="20"/>
              </w:rPr>
              <w:t>C</w:t>
            </w:r>
            <w:r w:rsidRPr="00671E8D">
              <w:rPr>
                <w:rFonts w:cstheme="minorHAnsi"/>
                <w:szCs w:val="20"/>
              </w:rPr>
              <w:t>.</w:t>
            </w:r>
          </w:p>
        </w:tc>
      </w:tr>
      <w:tr w:rsidR="00AE16DF" w:rsidRPr="0019283C" w14:paraId="3C85CACC"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50FEA5FE" w14:textId="70A71A04" w:rsidR="00AE16DF" w:rsidRPr="00671E8D" w:rsidRDefault="00AE16DF" w:rsidP="00AE16DF">
            <w:pPr>
              <w:rPr>
                <w:rFonts w:cstheme="minorHAnsi"/>
                <w:szCs w:val="20"/>
              </w:rPr>
            </w:pPr>
            <w:r w:rsidRPr="00671E8D">
              <w:rPr>
                <w:rFonts w:cstheme="minorHAnsi"/>
                <w:szCs w:val="20"/>
              </w:rPr>
              <w:t xml:space="preserve">Document Controlled </w:t>
            </w:r>
            <w:proofErr w:type="spellStart"/>
            <w:r w:rsidRPr="00671E8D">
              <w:rPr>
                <w:rFonts w:cstheme="minorHAnsi"/>
                <w:szCs w:val="20"/>
              </w:rPr>
              <w:t>Taskcard</w:t>
            </w:r>
            <w:proofErr w:type="spellEnd"/>
          </w:p>
        </w:tc>
        <w:tc>
          <w:tcPr>
            <w:tcW w:w="7796" w:type="dxa"/>
          </w:tcPr>
          <w:p w14:paraId="5432D0EC" w14:textId="5EC7D8E3" w:rsidR="00AE16DF" w:rsidRPr="00671E8D" w:rsidRDefault="00AE16DF" w:rsidP="00AE16DF">
            <w:pPr>
              <w:rPr>
                <w:rFonts w:cstheme="minorHAnsi"/>
                <w:szCs w:val="20"/>
              </w:rPr>
            </w:pPr>
            <w:r w:rsidRPr="00671E8D">
              <w:rPr>
                <w:rFonts w:cstheme="minorHAnsi"/>
                <w:szCs w:val="20"/>
              </w:rPr>
              <w:t xml:space="preserve">Document Controlled </w:t>
            </w:r>
            <w:proofErr w:type="spellStart"/>
            <w:r w:rsidRPr="00671E8D">
              <w:rPr>
                <w:rFonts w:cstheme="minorHAnsi"/>
                <w:szCs w:val="20"/>
              </w:rPr>
              <w:t>Taskcards</w:t>
            </w:r>
            <w:proofErr w:type="spellEnd"/>
            <w:r w:rsidRPr="00671E8D">
              <w:rPr>
                <w:rFonts w:cstheme="minorHAnsi"/>
                <w:szCs w:val="20"/>
              </w:rPr>
              <w:t xml:space="preserve"> (DCT) are controlled by a document in View/Edit Modifications (APN</w:t>
            </w:r>
            <w:r>
              <w:rPr>
                <w:rFonts w:cstheme="minorHAnsi"/>
                <w:szCs w:val="20"/>
              </w:rPr>
              <w:t xml:space="preserve"> </w:t>
            </w:r>
            <w:r w:rsidRPr="00671E8D">
              <w:rPr>
                <w:rFonts w:cstheme="minorHAnsi"/>
                <w:szCs w:val="20"/>
              </w:rPr>
              <w:t xml:space="preserve">63). The pending will be generated by the document itself and </w:t>
            </w:r>
            <w:r>
              <w:rPr>
                <w:rFonts w:cstheme="minorHAnsi"/>
                <w:szCs w:val="20"/>
              </w:rPr>
              <w:t>the compliance information following the execution of the document gets copied to the DCT</w:t>
            </w:r>
            <w:r w:rsidRPr="00671E8D">
              <w:rPr>
                <w:rFonts w:cstheme="minorHAnsi"/>
                <w:szCs w:val="20"/>
              </w:rPr>
              <w:t>.</w:t>
            </w:r>
          </w:p>
        </w:tc>
      </w:tr>
      <w:tr w:rsidR="00AE16DF" w:rsidRPr="0019283C" w14:paraId="6D47FF93"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1A25F37B" w14:textId="76162042" w:rsidR="00AE16DF" w:rsidRPr="00671E8D" w:rsidRDefault="00AE16DF" w:rsidP="00AE16DF">
            <w:pPr>
              <w:rPr>
                <w:rFonts w:cstheme="minorHAnsi"/>
                <w:szCs w:val="20"/>
              </w:rPr>
            </w:pPr>
            <w:r w:rsidRPr="00671E8D">
              <w:rPr>
                <w:rFonts w:cstheme="minorHAnsi"/>
                <w:szCs w:val="20"/>
              </w:rPr>
              <w:lastRenderedPageBreak/>
              <w:t xml:space="preserve">Check Controlled </w:t>
            </w:r>
            <w:proofErr w:type="spellStart"/>
            <w:r w:rsidRPr="00671E8D">
              <w:rPr>
                <w:rFonts w:cstheme="minorHAnsi"/>
                <w:szCs w:val="20"/>
              </w:rPr>
              <w:t>Taskcard</w:t>
            </w:r>
            <w:proofErr w:type="spellEnd"/>
          </w:p>
        </w:tc>
        <w:tc>
          <w:tcPr>
            <w:tcW w:w="7796" w:type="dxa"/>
          </w:tcPr>
          <w:p w14:paraId="3CFA66D6" w14:textId="46030E01" w:rsidR="00AE16DF" w:rsidRPr="00671E8D" w:rsidRDefault="00AE16DF" w:rsidP="00AE16DF">
            <w:pPr>
              <w:rPr>
                <w:rFonts w:cstheme="minorHAnsi"/>
                <w:szCs w:val="20"/>
              </w:rPr>
            </w:pPr>
            <w:r w:rsidRPr="00671E8D">
              <w:rPr>
                <w:rFonts w:cstheme="minorHAnsi"/>
                <w:szCs w:val="20"/>
              </w:rPr>
              <w:t xml:space="preserve">Check Controlled </w:t>
            </w:r>
            <w:proofErr w:type="spellStart"/>
            <w:r w:rsidRPr="00671E8D">
              <w:rPr>
                <w:rFonts w:cstheme="minorHAnsi"/>
                <w:szCs w:val="20"/>
              </w:rPr>
              <w:t>Taskcards</w:t>
            </w:r>
            <w:proofErr w:type="spellEnd"/>
            <w:r w:rsidRPr="00671E8D">
              <w:rPr>
                <w:rFonts w:cstheme="minorHAnsi"/>
                <w:szCs w:val="20"/>
              </w:rPr>
              <w:t xml:space="preserve"> (CCT) are usually "easier" </w:t>
            </w:r>
            <w:proofErr w:type="spellStart"/>
            <w:r w:rsidRPr="00671E8D">
              <w:rPr>
                <w:rFonts w:cstheme="minorHAnsi"/>
                <w:szCs w:val="20"/>
              </w:rPr>
              <w:t>taskcards</w:t>
            </w:r>
            <w:proofErr w:type="spellEnd"/>
            <w:r w:rsidRPr="00671E8D">
              <w:rPr>
                <w:rFonts w:cstheme="minorHAnsi"/>
                <w:szCs w:val="20"/>
              </w:rPr>
              <w:t xml:space="preserve"> which can be performed within daily or weekly checks. The performance of the </w:t>
            </w:r>
            <w:proofErr w:type="spellStart"/>
            <w:r w:rsidRPr="00671E8D">
              <w:rPr>
                <w:rFonts w:cstheme="minorHAnsi"/>
                <w:szCs w:val="20"/>
              </w:rPr>
              <w:t>taskcard</w:t>
            </w:r>
            <w:proofErr w:type="spellEnd"/>
            <w:r w:rsidRPr="00671E8D">
              <w:rPr>
                <w:rFonts w:cstheme="minorHAnsi"/>
                <w:szCs w:val="20"/>
              </w:rPr>
              <w:t xml:space="preserve"> is done by a check maintenance event</w:t>
            </w:r>
          </w:p>
        </w:tc>
      </w:tr>
      <w:tr w:rsidR="00AE16DF" w:rsidRPr="0019283C" w14:paraId="3C0EECB7"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1780437C" w14:textId="76C52572" w:rsidR="00AE16DF" w:rsidRPr="00671E8D" w:rsidRDefault="00AE16DF" w:rsidP="00AE16DF">
            <w:pPr>
              <w:rPr>
                <w:rFonts w:cstheme="minorHAnsi"/>
              </w:rPr>
            </w:pPr>
            <w:r>
              <w:rPr>
                <w:rFonts w:cstheme="minorHAnsi"/>
              </w:rPr>
              <w:t>Master Maintenance Program</w:t>
            </w:r>
          </w:p>
        </w:tc>
        <w:tc>
          <w:tcPr>
            <w:tcW w:w="7796" w:type="dxa"/>
          </w:tcPr>
          <w:p w14:paraId="0E44369C" w14:textId="1826CC2E" w:rsidR="00512F43" w:rsidRPr="00512F43" w:rsidRDefault="00512F43" w:rsidP="00512F43">
            <w:pPr>
              <w:rPr>
                <w:rFonts w:cstheme="minorHAnsi"/>
                <w:szCs w:val="20"/>
              </w:rPr>
            </w:pPr>
            <w:r w:rsidRPr="00671E8D">
              <w:rPr>
                <w:rFonts w:cstheme="minorHAnsi"/>
                <w:szCs w:val="20"/>
              </w:rPr>
              <w:t xml:space="preserve">In case of </w:t>
            </w:r>
            <w:r>
              <w:rPr>
                <w:rFonts w:cstheme="minorHAnsi"/>
                <w:szCs w:val="20"/>
              </w:rPr>
              <w:t>Multi</w:t>
            </w:r>
            <w:r w:rsidRPr="00671E8D">
              <w:rPr>
                <w:rFonts w:cstheme="minorHAnsi"/>
                <w:szCs w:val="20"/>
              </w:rPr>
              <w:t>-</w:t>
            </w:r>
            <w:r>
              <w:rPr>
                <w:rFonts w:cstheme="minorHAnsi"/>
                <w:szCs w:val="20"/>
              </w:rPr>
              <w:t>O</w:t>
            </w:r>
            <w:r w:rsidRPr="00671E8D">
              <w:rPr>
                <w:rFonts w:cstheme="minorHAnsi"/>
                <w:szCs w:val="20"/>
              </w:rPr>
              <w:t>perator</w:t>
            </w:r>
            <w:r>
              <w:rPr>
                <w:rFonts w:cstheme="minorHAnsi"/>
                <w:szCs w:val="20"/>
              </w:rPr>
              <w:t xml:space="preserve"> </w:t>
            </w:r>
            <w:proofErr w:type="gramStart"/>
            <w:r>
              <w:rPr>
                <w:rFonts w:cstheme="minorHAnsi"/>
                <w:szCs w:val="20"/>
              </w:rPr>
              <w:t xml:space="preserve">Mode </w:t>
            </w:r>
            <w:r w:rsidRPr="00671E8D">
              <w:rPr>
                <w:rFonts w:cstheme="minorHAnsi"/>
                <w:szCs w:val="20"/>
              </w:rPr>
              <w:t>:</w:t>
            </w:r>
            <w:proofErr w:type="gramEnd"/>
          </w:p>
          <w:p w14:paraId="2EA99D93" w14:textId="3DFF82A8" w:rsidR="00AE16DF" w:rsidRPr="00671E8D" w:rsidRDefault="00AE16DF" w:rsidP="00AE16DF">
            <w:pPr>
              <w:rPr>
                <w:rFonts w:cstheme="minorHAnsi"/>
              </w:rPr>
            </w:pPr>
            <w:r>
              <w:rPr>
                <w:rFonts w:cstheme="minorHAnsi"/>
              </w:rPr>
              <w:t xml:space="preserve">A master maintenance program (MMP) is used when the MPs are managed in </w:t>
            </w:r>
            <w:r w:rsidRPr="00F56939">
              <w:rPr>
                <w:rFonts w:cstheme="minorHAnsi"/>
              </w:rPr>
              <w:t>Multi-Operator Mode</w:t>
            </w:r>
            <w:r>
              <w:rPr>
                <w:rFonts w:cstheme="minorHAnsi"/>
              </w:rPr>
              <w:t xml:space="preserve">. This </w:t>
            </w:r>
            <w:r w:rsidRPr="00F56939">
              <w:rPr>
                <w:rFonts w:cstheme="minorHAnsi"/>
              </w:rPr>
              <w:t>allows easier Maintenance Program revisioning by updating a root set of task</w:t>
            </w:r>
            <w:r w:rsidR="00662D55">
              <w:rPr>
                <w:rFonts w:cstheme="minorHAnsi"/>
              </w:rPr>
              <w:t>s</w:t>
            </w:r>
            <w:r w:rsidRPr="00F56939">
              <w:rPr>
                <w:rFonts w:cstheme="minorHAnsi"/>
              </w:rPr>
              <w:t xml:space="preserve"> that can update the same set of </w:t>
            </w:r>
            <w:proofErr w:type="spellStart"/>
            <w:r w:rsidRPr="00F56939">
              <w:rPr>
                <w:rFonts w:cstheme="minorHAnsi"/>
              </w:rPr>
              <w:t>task</w:t>
            </w:r>
            <w:r w:rsidR="00662D55">
              <w:rPr>
                <w:rFonts w:cstheme="minorHAnsi"/>
              </w:rPr>
              <w:t>card</w:t>
            </w:r>
            <w:r w:rsidRPr="00F56939">
              <w:rPr>
                <w:rFonts w:cstheme="minorHAnsi"/>
              </w:rPr>
              <w:t>s</w:t>
            </w:r>
            <w:proofErr w:type="spellEnd"/>
            <w:r w:rsidRPr="00F56939">
              <w:rPr>
                <w:rFonts w:cstheme="minorHAnsi"/>
              </w:rPr>
              <w:t xml:space="preserve"> being part of multiple</w:t>
            </w:r>
            <w:r w:rsidR="00662D55">
              <w:rPr>
                <w:rFonts w:cstheme="minorHAnsi"/>
              </w:rPr>
              <w:t xml:space="preserve"> operator</w:t>
            </w:r>
            <w:r w:rsidRPr="00F56939">
              <w:rPr>
                <w:rFonts w:cstheme="minorHAnsi"/>
              </w:rPr>
              <w:t xml:space="preserve"> maintenance programs managed for different operators, under different authorities of a specific aircraft type.</w:t>
            </w:r>
          </w:p>
        </w:tc>
      </w:tr>
      <w:tr w:rsidR="00AE16DF" w:rsidRPr="0019283C" w14:paraId="47503DEF"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61613A29" w14:textId="05CBE3E1" w:rsidR="00AE16DF" w:rsidRPr="00671E8D" w:rsidRDefault="00AE16DF" w:rsidP="00AE16DF">
            <w:pPr>
              <w:rPr>
                <w:rFonts w:cstheme="minorHAnsi"/>
                <w:szCs w:val="20"/>
              </w:rPr>
            </w:pPr>
            <w:r w:rsidRPr="00671E8D">
              <w:rPr>
                <w:rFonts w:cstheme="minorHAnsi"/>
                <w:szCs w:val="20"/>
              </w:rPr>
              <w:t>Operator Maintenance Program</w:t>
            </w:r>
          </w:p>
        </w:tc>
        <w:tc>
          <w:tcPr>
            <w:tcW w:w="7796" w:type="dxa"/>
          </w:tcPr>
          <w:p w14:paraId="05166D5E" w14:textId="42D662A4" w:rsidR="00AE16DF" w:rsidRPr="00671E8D" w:rsidRDefault="00AE16DF" w:rsidP="00AE16DF">
            <w:pPr>
              <w:rPr>
                <w:rFonts w:cstheme="minorHAnsi"/>
                <w:szCs w:val="20"/>
              </w:rPr>
            </w:pPr>
            <w:r w:rsidRPr="00671E8D">
              <w:rPr>
                <w:rFonts w:cstheme="minorHAnsi"/>
                <w:szCs w:val="20"/>
              </w:rPr>
              <w:t xml:space="preserve">In case of </w:t>
            </w:r>
            <w:r w:rsidR="00512F43">
              <w:rPr>
                <w:rFonts w:cstheme="minorHAnsi"/>
                <w:szCs w:val="20"/>
              </w:rPr>
              <w:t>Single</w:t>
            </w:r>
            <w:r w:rsidRPr="00671E8D">
              <w:rPr>
                <w:rFonts w:cstheme="minorHAnsi"/>
                <w:szCs w:val="20"/>
              </w:rPr>
              <w:t>-</w:t>
            </w:r>
            <w:r w:rsidR="00512F43">
              <w:rPr>
                <w:rFonts w:cstheme="minorHAnsi"/>
                <w:szCs w:val="20"/>
              </w:rPr>
              <w:t>O</w:t>
            </w:r>
            <w:r w:rsidRPr="00671E8D">
              <w:rPr>
                <w:rFonts w:cstheme="minorHAnsi"/>
                <w:szCs w:val="20"/>
              </w:rPr>
              <w:t>perator</w:t>
            </w:r>
            <w:r>
              <w:rPr>
                <w:rFonts w:cstheme="minorHAnsi"/>
                <w:szCs w:val="20"/>
              </w:rPr>
              <w:t xml:space="preserve"> Mode</w:t>
            </w:r>
            <w:r w:rsidRPr="00671E8D">
              <w:rPr>
                <w:rFonts w:cstheme="minorHAnsi"/>
                <w:szCs w:val="20"/>
              </w:rPr>
              <w:t>:</w:t>
            </w:r>
          </w:p>
          <w:p w14:paraId="77A5A49C" w14:textId="66147415" w:rsidR="00AE16DF" w:rsidRPr="00671E8D" w:rsidRDefault="00512F43" w:rsidP="00AE16DF">
            <w:pPr>
              <w:rPr>
                <w:rFonts w:cstheme="minorHAnsi"/>
                <w:szCs w:val="20"/>
              </w:rPr>
            </w:pPr>
            <w:r>
              <w:rPr>
                <w:rFonts w:cstheme="minorHAnsi"/>
                <w:szCs w:val="20"/>
              </w:rPr>
              <w:t>T</w:t>
            </w:r>
            <w:r w:rsidR="00AE16DF" w:rsidRPr="00671E8D">
              <w:rPr>
                <w:rFonts w:cstheme="minorHAnsi"/>
                <w:szCs w:val="20"/>
              </w:rPr>
              <w:t xml:space="preserve">he </w:t>
            </w:r>
            <w:proofErr w:type="spellStart"/>
            <w:r w:rsidR="00AE16DF" w:rsidRPr="00671E8D">
              <w:rPr>
                <w:rFonts w:cstheme="minorHAnsi"/>
                <w:szCs w:val="20"/>
              </w:rPr>
              <w:t>Taskcards</w:t>
            </w:r>
            <w:proofErr w:type="spellEnd"/>
            <w:r w:rsidR="00AE16DF" w:rsidRPr="00671E8D">
              <w:rPr>
                <w:rFonts w:cstheme="minorHAnsi"/>
                <w:szCs w:val="20"/>
              </w:rPr>
              <w:t xml:space="preserve"> defined in the Maintenance Program (APN: 249) are transferred</w:t>
            </w:r>
            <w:r w:rsidR="00AA2F6A">
              <w:rPr>
                <w:rFonts w:cstheme="minorHAnsi"/>
                <w:szCs w:val="20"/>
              </w:rPr>
              <w:t xml:space="preserve"> Into </w:t>
            </w:r>
            <w:r w:rsidR="00AA2F6A" w:rsidRPr="00671E8D">
              <w:rPr>
                <w:rFonts w:cstheme="minorHAnsi"/>
                <w:szCs w:val="20"/>
              </w:rPr>
              <w:t>OMP (APN 1934)</w:t>
            </w:r>
            <w:r w:rsidR="00AE16DF" w:rsidRPr="00671E8D">
              <w:rPr>
                <w:rFonts w:cstheme="minorHAnsi"/>
                <w:szCs w:val="20"/>
              </w:rPr>
              <w:t>, where you can customize them</w:t>
            </w:r>
            <w:r w:rsidR="00AE16DF">
              <w:rPr>
                <w:rFonts w:cstheme="minorHAnsi"/>
                <w:szCs w:val="20"/>
              </w:rPr>
              <w:t xml:space="preserve"> as well as n</w:t>
            </w:r>
            <w:r w:rsidR="00AE16DF" w:rsidRPr="00671E8D">
              <w:rPr>
                <w:rFonts w:cstheme="minorHAnsi"/>
                <w:szCs w:val="20"/>
              </w:rPr>
              <w:t xml:space="preserve">ew Operator </w:t>
            </w:r>
            <w:proofErr w:type="spellStart"/>
            <w:r w:rsidR="00AE16DF" w:rsidRPr="00671E8D">
              <w:rPr>
                <w:rFonts w:cstheme="minorHAnsi"/>
                <w:szCs w:val="20"/>
              </w:rPr>
              <w:t>Taskcards</w:t>
            </w:r>
            <w:proofErr w:type="spellEnd"/>
            <w:r w:rsidR="00AE16DF" w:rsidRPr="00671E8D">
              <w:rPr>
                <w:rFonts w:cstheme="minorHAnsi"/>
                <w:szCs w:val="20"/>
              </w:rPr>
              <w:t xml:space="preserve"> can be created.</w:t>
            </w:r>
          </w:p>
          <w:p w14:paraId="6A011A06" w14:textId="28A8FD7E" w:rsidR="00AE16DF" w:rsidRPr="00671E8D" w:rsidRDefault="00AE16DF" w:rsidP="00AE16DF">
            <w:pPr>
              <w:rPr>
                <w:rFonts w:cstheme="minorHAnsi"/>
                <w:szCs w:val="20"/>
              </w:rPr>
            </w:pPr>
            <w:r w:rsidRPr="00671E8D">
              <w:rPr>
                <w:rFonts w:cstheme="minorHAnsi"/>
                <w:szCs w:val="20"/>
              </w:rPr>
              <w:t xml:space="preserve">Only the </w:t>
            </w:r>
            <w:proofErr w:type="spellStart"/>
            <w:r w:rsidRPr="00671E8D">
              <w:rPr>
                <w:rFonts w:cstheme="minorHAnsi"/>
                <w:szCs w:val="20"/>
              </w:rPr>
              <w:t>Taskcards</w:t>
            </w:r>
            <w:proofErr w:type="spellEnd"/>
            <w:r w:rsidRPr="00671E8D">
              <w:rPr>
                <w:rFonts w:cstheme="minorHAnsi"/>
                <w:szCs w:val="20"/>
              </w:rPr>
              <w:t xml:space="preserve"> with the status finished and the </w:t>
            </w:r>
            <w:proofErr w:type="spellStart"/>
            <w:r w:rsidRPr="00671E8D">
              <w:rPr>
                <w:rFonts w:cstheme="minorHAnsi"/>
                <w:szCs w:val="20"/>
              </w:rPr>
              <w:t>Worktemplate</w:t>
            </w:r>
            <w:proofErr w:type="spellEnd"/>
            <w:r w:rsidRPr="00671E8D">
              <w:rPr>
                <w:rFonts w:cstheme="minorHAnsi"/>
                <w:szCs w:val="20"/>
              </w:rPr>
              <w:t xml:space="preserve"> with the status active can be planned (once initialized).</w:t>
            </w:r>
          </w:p>
        </w:tc>
      </w:tr>
      <w:tr w:rsidR="00512F43" w:rsidRPr="0019283C" w14:paraId="45590CAA"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02D44C69" w14:textId="77777777" w:rsidR="00512F43" w:rsidRDefault="00512F43" w:rsidP="00AE16DF">
            <w:pPr>
              <w:rPr>
                <w:rFonts w:cstheme="minorHAnsi"/>
              </w:rPr>
            </w:pPr>
            <w:r>
              <w:rPr>
                <w:rFonts w:cstheme="minorHAnsi"/>
              </w:rPr>
              <w:t>Multi-Operator</w:t>
            </w:r>
          </w:p>
          <w:p w14:paraId="2B045850" w14:textId="4F267FC0" w:rsidR="00512F43" w:rsidRPr="00671E8D" w:rsidRDefault="00512F43" w:rsidP="00AE16DF">
            <w:pPr>
              <w:rPr>
                <w:rFonts w:cstheme="minorHAnsi"/>
              </w:rPr>
            </w:pPr>
            <w:r>
              <w:rPr>
                <w:rFonts w:cstheme="minorHAnsi"/>
              </w:rPr>
              <w:t>Maintenance Program</w:t>
            </w:r>
          </w:p>
        </w:tc>
        <w:tc>
          <w:tcPr>
            <w:tcW w:w="7796" w:type="dxa"/>
          </w:tcPr>
          <w:p w14:paraId="0C0DFECE" w14:textId="3F667F98" w:rsidR="00512F43" w:rsidRPr="00671E8D" w:rsidRDefault="00512F43" w:rsidP="00512F43">
            <w:pPr>
              <w:rPr>
                <w:rFonts w:cstheme="minorHAnsi"/>
                <w:szCs w:val="20"/>
              </w:rPr>
            </w:pPr>
            <w:r>
              <w:rPr>
                <w:rFonts w:cstheme="minorHAnsi"/>
                <w:szCs w:val="20"/>
              </w:rPr>
              <w:t>Case:</w:t>
            </w:r>
            <w:r w:rsidRPr="00671E8D">
              <w:rPr>
                <w:rFonts w:cstheme="minorHAnsi"/>
                <w:szCs w:val="20"/>
              </w:rPr>
              <w:t xml:space="preserve"> </w:t>
            </w:r>
            <w:r>
              <w:rPr>
                <w:rFonts w:cstheme="minorHAnsi"/>
                <w:szCs w:val="20"/>
              </w:rPr>
              <w:t>Multi</w:t>
            </w:r>
            <w:r w:rsidRPr="00671E8D">
              <w:rPr>
                <w:rFonts w:cstheme="minorHAnsi"/>
                <w:szCs w:val="20"/>
              </w:rPr>
              <w:t>-</w:t>
            </w:r>
            <w:r>
              <w:rPr>
                <w:rFonts w:cstheme="minorHAnsi"/>
                <w:szCs w:val="20"/>
              </w:rPr>
              <w:t>O</w:t>
            </w:r>
            <w:r w:rsidRPr="00671E8D">
              <w:rPr>
                <w:rFonts w:cstheme="minorHAnsi"/>
                <w:szCs w:val="20"/>
              </w:rPr>
              <w:t>perator</w:t>
            </w:r>
            <w:r>
              <w:rPr>
                <w:rFonts w:cstheme="minorHAnsi"/>
                <w:szCs w:val="20"/>
              </w:rPr>
              <w:t xml:space="preserve"> Mode sharing the same Maintenance </w:t>
            </w:r>
            <w:proofErr w:type="gramStart"/>
            <w:r>
              <w:rPr>
                <w:rFonts w:cstheme="minorHAnsi"/>
                <w:szCs w:val="20"/>
              </w:rPr>
              <w:t xml:space="preserve">Program </w:t>
            </w:r>
            <w:r w:rsidRPr="00671E8D">
              <w:rPr>
                <w:rFonts w:cstheme="minorHAnsi"/>
                <w:szCs w:val="20"/>
              </w:rPr>
              <w:t>:</w:t>
            </w:r>
            <w:proofErr w:type="gramEnd"/>
          </w:p>
          <w:p w14:paraId="60BCC832" w14:textId="34583812" w:rsidR="00512F43" w:rsidRPr="00671E8D" w:rsidRDefault="00512F43" w:rsidP="00AE16DF">
            <w:pPr>
              <w:rPr>
                <w:rFonts w:cstheme="minorHAnsi"/>
              </w:rPr>
            </w:pPr>
            <w:r>
              <w:rPr>
                <w:rFonts w:cstheme="minorHAnsi"/>
              </w:rPr>
              <w:t>The management of this MOMP follows the same logic as in the Single-Operator Mode, however it is applicable to 2 or more than operators (AOC) allowing for easier aircraft transfers between AOCs.</w:t>
            </w:r>
          </w:p>
        </w:tc>
      </w:tr>
      <w:tr w:rsidR="00AE16DF" w:rsidRPr="0019283C" w14:paraId="79440260"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6E46E37E" w14:textId="5EB5C916" w:rsidR="00AE16DF" w:rsidRPr="00671E8D" w:rsidRDefault="00AE16DF" w:rsidP="00AE16DF">
            <w:pPr>
              <w:rPr>
                <w:rFonts w:cstheme="minorHAnsi"/>
                <w:szCs w:val="20"/>
              </w:rPr>
            </w:pPr>
            <w:r w:rsidRPr="00671E8D">
              <w:rPr>
                <w:rFonts w:cstheme="minorHAnsi"/>
                <w:szCs w:val="20"/>
              </w:rPr>
              <w:t>Job Card</w:t>
            </w:r>
          </w:p>
        </w:tc>
        <w:tc>
          <w:tcPr>
            <w:tcW w:w="7796" w:type="dxa"/>
          </w:tcPr>
          <w:p w14:paraId="48C447E8" w14:textId="0B50C0A7" w:rsidR="00AE16DF" w:rsidRPr="00671E8D" w:rsidRDefault="00AE16DF" w:rsidP="00AE16DF">
            <w:pPr>
              <w:rPr>
                <w:rFonts w:cstheme="minorHAnsi"/>
                <w:szCs w:val="20"/>
              </w:rPr>
            </w:pPr>
            <w:r w:rsidRPr="00671E8D">
              <w:rPr>
                <w:rFonts w:cstheme="minorHAnsi"/>
                <w:szCs w:val="20"/>
              </w:rPr>
              <w:t>There two different types of Job Cards:</w:t>
            </w:r>
          </w:p>
          <w:p w14:paraId="2D0774D0" w14:textId="093BD28C" w:rsidR="00AE16DF" w:rsidRPr="00671E8D" w:rsidRDefault="00AE16DF" w:rsidP="00AE16DF">
            <w:pPr>
              <w:pStyle w:val="ListParagraph"/>
              <w:numPr>
                <w:ilvl w:val="0"/>
                <w:numId w:val="12"/>
              </w:numPr>
              <w:rPr>
                <w:rFonts w:cstheme="minorHAnsi"/>
                <w:szCs w:val="20"/>
              </w:rPr>
            </w:pPr>
            <w:r w:rsidRPr="00671E8D">
              <w:rPr>
                <w:rFonts w:cstheme="minorHAnsi"/>
                <w:szCs w:val="20"/>
              </w:rPr>
              <w:t>Preparation Job Card (special marking) - this job</w:t>
            </w:r>
            <w:r>
              <w:rPr>
                <w:rFonts w:cstheme="minorHAnsi"/>
                <w:szCs w:val="20"/>
              </w:rPr>
              <w:t xml:space="preserve"> </w:t>
            </w:r>
            <w:r w:rsidRPr="00671E8D">
              <w:rPr>
                <w:rFonts w:cstheme="minorHAnsi"/>
                <w:szCs w:val="20"/>
              </w:rPr>
              <w:t>card is usually created to support another maintenance task and can be link to any maintenance event</w:t>
            </w:r>
          </w:p>
          <w:p w14:paraId="0CE3DCA1" w14:textId="77777777" w:rsidR="00AE16DF" w:rsidRDefault="00AE16DF" w:rsidP="00AE16DF">
            <w:pPr>
              <w:pStyle w:val="ListParagraph"/>
              <w:numPr>
                <w:ilvl w:val="0"/>
                <w:numId w:val="12"/>
              </w:numPr>
              <w:rPr>
                <w:rFonts w:cstheme="minorHAnsi"/>
                <w:szCs w:val="20"/>
              </w:rPr>
            </w:pPr>
            <w:r w:rsidRPr="00671E8D">
              <w:rPr>
                <w:rFonts w:cstheme="minorHAnsi"/>
                <w:szCs w:val="20"/>
              </w:rPr>
              <w:t>Regular Job Card - this job card can be used to perform the actual work and can be signed individually from the maintenance event</w:t>
            </w:r>
          </w:p>
          <w:p w14:paraId="309257EE" w14:textId="75399D33" w:rsidR="00662D55" w:rsidRPr="00662D55" w:rsidRDefault="00662D55" w:rsidP="00662D55">
            <w:pPr>
              <w:rPr>
                <w:rFonts w:cstheme="minorHAnsi"/>
              </w:rPr>
            </w:pPr>
            <w:proofErr w:type="spellStart"/>
            <w:r>
              <w:rPr>
                <w:rFonts w:cstheme="minorHAnsi"/>
              </w:rPr>
              <w:t>Jobcards</w:t>
            </w:r>
            <w:proofErr w:type="spellEnd"/>
            <w:r>
              <w:rPr>
                <w:rFonts w:cstheme="minorHAnsi"/>
              </w:rPr>
              <w:t xml:space="preserve"> are created and maintained in Work Template Manager (APN 1848), ref. Process 07.03 </w:t>
            </w:r>
            <w:proofErr w:type="spellStart"/>
            <w:r>
              <w:rPr>
                <w:rFonts w:cstheme="minorHAnsi"/>
              </w:rPr>
              <w:t>Worktemplates</w:t>
            </w:r>
            <w:proofErr w:type="spellEnd"/>
          </w:p>
        </w:tc>
      </w:tr>
      <w:tr w:rsidR="00AE16DF" w:rsidRPr="0019283C" w14:paraId="51945925"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5C5C11D6" w14:textId="285335D9" w:rsidR="00AE16DF" w:rsidRPr="00671E8D" w:rsidRDefault="00AE16DF" w:rsidP="00AE16DF">
            <w:pPr>
              <w:rPr>
                <w:rFonts w:cstheme="minorHAnsi"/>
                <w:szCs w:val="20"/>
              </w:rPr>
            </w:pPr>
            <w:r w:rsidRPr="00671E8D">
              <w:rPr>
                <w:rFonts w:cstheme="minorHAnsi"/>
                <w:szCs w:val="20"/>
              </w:rPr>
              <w:t>MP Level (top level)</w:t>
            </w:r>
          </w:p>
        </w:tc>
        <w:tc>
          <w:tcPr>
            <w:tcW w:w="7796" w:type="dxa"/>
          </w:tcPr>
          <w:p w14:paraId="53251B47" w14:textId="63B092C9" w:rsidR="00AE16DF" w:rsidRPr="00671E8D" w:rsidRDefault="00AE16DF" w:rsidP="00AE16DF">
            <w:pPr>
              <w:rPr>
                <w:rFonts w:cstheme="minorHAnsi"/>
                <w:szCs w:val="20"/>
              </w:rPr>
            </w:pPr>
            <w:r>
              <w:rPr>
                <w:rFonts w:cstheme="minorHAnsi"/>
                <w:szCs w:val="20"/>
              </w:rPr>
              <w:t>T</w:t>
            </w:r>
            <w:r w:rsidRPr="00671E8D">
              <w:rPr>
                <w:rFonts w:cstheme="minorHAnsi"/>
                <w:szCs w:val="20"/>
              </w:rPr>
              <w:t>he main container of your maintenance program</w:t>
            </w:r>
            <w:r>
              <w:rPr>
                <w:rFonts w:cstheme="minorHAnsi"/>
                <w:szCs w:val="20"/>
              </w:rPr>
              <w:t xml:space="preserve"> incl. </w:t>
            </w:r>
            <w:r w:rsidRPr="00671E8D">
              <w:rPr>
                <w:rFonts w:cstheme="minorHAnsi"/>
                <w:szCs w:val="20"/>
              </w:rPr>
              <w:t>the</w:t>
            </w:r>
            <w:r>
              <w:rPr>
                <w:rFonts w:cstheme="minorHAnsi"/>
                <w:szCs w:val="20"/>
              </w:rPr>
              <w:t xml:space="preserve"> respective </w:t>
            </w:r>
            <w:r w:rsidRPr="00671E8D">
              <w:rPr>
                <w:rFonts w:cstheme="minorHAnsi"/>
                <w:szCs w:val="20"/>
              </w:rPr>
              <w:t>name and the affected aircraft type(s)</w:t>
            </w:r>
          </w:p>
        </w:tc>
      </w:tr>
      <w:tr w:rsidR="00AE16DF" w:rsidRPr="0019283C" w14:paraId="3EBF845B"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323F9CA1" w14:textId="5EA1663F" w:rsidR="00AE16DF" w:rsidRPr="00671E8D" w:rsidRDefault="00AE16DF" w:rsidP="00AE16DF">
            <w:pPr>
              <w:rPr>
                <w:rFonts w:cstheme="minorHAnsi"/>
                <w:szCs w:val="20"/>
              </w:rPr>
            </w:pPr>
            <w:r w:rsidRPr="00671E8D">
              <w:rPr>
                <w:rFonts w:cstheme="minorHAnsi"/>
                <w:szCs w:val="20"/>
              </w:rPr>
              <w:t>MP Issue Level</w:t>
            </w:r>
          </w:p>
        </w:tc>
        <w:tc>
          <w:tcPr>
            <w:tcW w:w="7796" w:type="dxa"/>
          </w:tcPr>
          <w:p w14:paraId="4D688B94" w14:textId="2B11EAF1" w:rsidR="00AE16DF" w:rsidRPr="00671E8D" w:rsidRDefault="00AE16DF" w:rsidP="00AE16DF">
            <w:pPr>
              <w:rPr>
                <w:rFonts w:cstheme="minorHAnsi"/>
                <w:szCs w:val="20"/>
              </w:rPr>
            </w:pPr>
            <w:r w:rsidRPr="00671E8D">
              <w:rPr>
                <w:rFonts w:cstheme="minorHAnsi"/>
                <w:szCs w:val="20"/>
              </w:rPr>
              <w:t>Issues are updated editions of the entire published Maintenance Program. An Issue contains all the Revisions which have been published since the previous Issue.</w:t>
            </w:r>
          </w:p>
        </w:tc>
      </w:tr>
      <w:tr w:rsidR="00AE16DF" w:rsidRPr="0019283C" w14:paraId="72555537"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2F6365E6" w14:textId="189E9AC0" w:rsidR="00AE16DF" w:rsidRPr="00671E8D" w:rsidRDefault="00AE16DF" w:rsidP="00AE16DF">
            <w:pPr>
              <w:rPr>
                <w:rFonts w:cstheme="minorHAnsi"/>
                <w:szCs w:val="20"/>
              </w:rPr>
            </w:pPr>
            <w:r w:rsidRPr="00671E8D">
              <w:rPr>
                <w:rFonts w:cstheme="minorHAnsi"/>
                <w:szCs w:val="20"/>
              </w:rPr>
              <w:t>MP Revision level</w:t>
            </w:r>
          </w:p>
        </w:tc>
        <w:tc>
          <w:tcPr>
            <w:tcW w:w="7796" w:type="dxa"/>
          </w:tcPr>
          <w:p w14:paraId="5881D84A" w14:textId="6689E228" w:rsidR="00AE16DF" w:rsidRPr="00671E8D" w:rsidRDefault="00AE16DF" w:rsidP="00AE16DF">
            <w:pPr>
              <w:rPr>
                <w:rFonts w:cstheme="minorHAnsi"/>
                <w:szCs w:val="20"/>
              </w:rPr>
            </w:pPr>
            <w:r w:rsidRPr="00671E8D">
              <w:rPr>
                <w:rFonts w:cstheme="minorHAnsi"/>
                <w:szCs w:val="20"/>
              </w:rPr>
              <w:t xml:space="preserve">A revision contains all </w:t>
            </w:r>
            <w:proofErr w:type="spellStart"/>
            <w:r w:rsidRPr="00671E8D">
              <w:rPr>
                <w:rFonts w:cstheme="minorHAnsi"/>
                <w:szCs w:val="20"/>
              </w:rPr>
              <w:t>taskcards</w:t>
            </w:r>
            <w:proofErr w:type="spellEnd"/>
            <w:r w:rsidRPr="00671E8D">
              <w:rPr>
                <w:rFonts w:cstheme="minorHAnsi"/>
                <w:szCs w:val="20"/>
              </w:rPr>
              <w:t xml:space="preserve"> of a Maintenance Program.</w:t>
            </w:r>
          </w:p>
          <w:p w14:paraId="1348FE6D" w14:textId="08536E1F" w:rsidR="00AE16DF" w:rsidRPr="00671E8D" w:rsidRDefault="00AE16DF" w:rsidP="00AE16DF">
            <w:pPr>
              <w:rPr>
                <w:rFonts w:cstheme="minorHAnsi"/>
                <w:szCs w:val="20"/>
              </w:rPr>
            </w:pPr>
            <w:r w:rsidRPr="00671E8D">
              <w:rPr>
                <w:rFonts w:cstheme="minorHAnsi"/>
                <w:szCs w:val="20"/>
              </w:rPr>
              <w:t>There can only be one Revision with status "active". Older revisions of Maintenance Programs are archived. Revisions not activated - and therefore still editable - are called Tentative. If a Tentative Revision is activated the former revision is automatically archived.</w:t>
            </w:r>
          </w:p>
        </w:tc>
      </w:tr>
    </w:tbl>
    <w:p w14:paraId="6814D254" w14:textId="77777777" w:rsidR="00EC2942" w:rsidRPr="0019283C" w:rsidRDefault="00EC2942" w:rsidP="00EC2942">
      <w:pPr>
        <w:rPr>
          <w:rFonts w:cstheme="minorHAnsi"/>
          <w:sz w:val="22"/>
          <w:szCs w:val="22"/>
        </w:rPr>
      </w:pPr>
    </w:p>
    <w:bookmarkEnd w:id="6"/>
    <w:p w14:paraId="76086CB4" w14:textId="1032758F" w:rsidR="00EC2942" w:rsidRDefault="00EC2942" w:rsidP="00BC690C">
      <w:pPr>
        <w:rPr>
          <w:rFonts w:cstheme="minorHAnsi"/>
          <w:sz w:val="22"/>
          <w:szCs w:val="22"/>
        </w:rPr>
      </w:pPr>
    </w:p>
    <w:p w14:paraId="2AEEA531" w14:textId="77777777" w:rsidR="009E3FDC" w:rsidRDefault="009E3FDC" w:rsidP="00BC690C">
      <w:pPr>
        <w:rPr>
          <w:rFonts w:cstheme="minorHAnsi"/>
          <w:sz w:val="22"/>
          <w:szCs w:val="22"/>
        </w:rPr>
      </w:pPr>
    </w:p>
    <w:p w14:paraId="12F043E2" w14:textId="77777777" w:rsidR="009E3FDC" w:rsidRPr="0019283C" w:rsidRDefault="009E3FDC" w:rsidP="00BC690C">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9" w:name="_Toc159516456"/>
      <w:bookmarkStart w:id="10" w:name="_Toc164350942"/>
      <w:r w:rsidRPr="0019283C">
        <w:rPr>
          <w:rFonts w:asciiTheme="minorHAnsi" w:hAnsiTheme="minorHAnsi" w:cstheme="minorHAnsi"/>
          <w:sz w:val="22"/>
          <w:szCs w:val="22"/>
        </w:rPr>
        <w:t xml:space="preserve">Process </w:t>
      </w:r>
      <w:bookmarkEnd w:id="9"/>
      <w:r w:rsidRPr="0019283C">
        <w:rPr>
          <w:rFonts w:asciiTheme="minorHAnsi" w:hAnsiTheme="minorHAnsi" w:cstheme="minorHAnsi"/>
          <w:sz w:val="22"/>
          <w:szCs w:val="22"/>
        </w:rPr>
        <w:t>Tasks</w:t>
      </w:r>
      <w:bookmarkEnd w:id="10"/>
    </w:p>
    <w:p w14:paraId="56B04B25" w14:textId="77777777" w:rsidR="0031484E" w:rsidRDefault="0031484E" w:rsidP="00EC2942">
      <w:pPr>
        <w:jc w:val="both"/>
        <w:rPr>
          <w:rFonts w:cstheme="minorHAnsi"/>
          <w:sz w:val="22"/>
          <w:szCs w:val="22"/>
        </w:rPr>
      </w:pPr>
    </w:p>
    <w:p w14:paraId="59E006D2" w14:textId="60E1FD60" w:rsidR="005025A7" w:rsidRPr="002F4899" w:rsidRDefault="005025A7" w:rsidP="005025A7">
      <w:pPr>
        <w:pStyle w:val="ListParagraph"/>
        <w:numPr>
          <w:ilvl w:val="0"/>
          <w:numId w:val="5"/>
        </w:numPr>
        <w:rPr>
          <w:rFonts w:cstheme="minorHAnsi"/>
          <w:iCs/>
          <w:sz w:val="22"/>
          <w:szCs w:val="22"/>
        </w:rPr>
      </w:pPr>
      <w:r w:rsidRPr="002F4899">
        <w:rPr>
          <w:rFonts w:cstheme="minorHAnsi"/>
          <w:iCs/>
          <w:sz w:val="22"/>
          <w:szCs w:val="22"/>
        </w:rPr>
        <w:t>Create/Update Maintenance Program</w:t>
      </w:r>
      <w:r w:rsidR="000D676D" w:rsidRPr="002F4899">
        <w:rPr>
          <w:rFonts w:cstheme="minorHAnsi"/>
          <w:iCs/>
          <w:sz w:val="22"/>
          <w:szCs w:val="22"/>
        </w:rPr>
        <w:t xml:space="preserve"> </w:t>
      </w:r>
      <w:r w:rsidR="009D7836">
        <w:rPr>
          <w:rFonts w:cstheme="minorHAnsi"/>
          <w:iCs/>
          <w:sz w:val="22"/>
          <w:szCs w:val="22"/>
        </w:rPr>
        <w:t>(MMP / OMP</w:t>
      </w:r>
      <w:r w:rsidR="00512F43">
        <w:rPr>
          <w:rFonts w:cstheme="minorHAnsi"/>
          <w:iCs/>
          <w:sz w:val="22"/>
          <w:szCs w:val="22"/>
        </w:rPr>
        <w:t xml:space="preserve"> / MOMP</w:t>
      </w:r>
      <w:r w:rsidR="009D7836">
        <w:rPr>
          <w:rFonts w:cstheme="minorHAnsi"/>
          <w:iCs/>
          <w:sz w:val="22"/>
          <w:szCs w:val="22"/>
        </w:rPr>
        <w:t>)</w:t>
      </w:r>
    </w:p>
    <w:p w14:paraId="0810153A" w14:textId="77777777" w:rsidR="009B24B3" w:rsidRPr="002F4899" w:rsidRDefault="005025A7" w:rsidP="005025A7">
      <w:pPr>
        <w:pStyle w:val="ListParagraph"/>
        <w:numPr>
          <w:ilvl w:val="0"/>
          <w:numId w:val="5"/>
        </w:numPr>
        <w:rPr>
          <w:rFonts w:cstheme="minorHAnsi"/>
          <w:iCs/>
          <w:sz w:val="22"/>
          <w:szCs w:val="22"/>
        </w:rPr>
      </w:pPr>
      <w:r w:rsidRPr="002F4899">
        <w:rPr>
          <w:rFonts w:cstheme="minorHAnsi"/>
          <w:iCs/>
          <w:sz w:val="22"/>
          <w:szCs w:val="22"/>
        </w:rPr>
        <w:t xml:space="preserve">Create/Update </w:t>
      </w:r>
      <w:r w:rsidR="0031484E" w:rsidRPr="002F4899">
        <w:rPr>
          <w:rFonts w:cstheme="minorHAnsi"/>
          <w:iCs/>
          <w:sz w:val="22"/>
          <w:szCs w:val="22"/>
        </w:rPr>
        <w:t>T</w:t>
      </w:r>
      <w:r w:rsidRPr="002F4899">
        <w:rPr>
          <w:rFonts w:cstheme="minorHAnsi"/>
          <w:iCs/>
          <w:sz w:val="22"/>
          <w:szCs w:val="22"/>
        </w:rPr>
        <w:t>asks</w:t>
      </w:r>
    </w:p>
    <w:p w14:paraId="0272920A" w14:textId="1268D535" w:rsidR="005025A7" w:rsidRPr="002F4899" w:rsidRDefault="009B24B3" w:rsidP="005025A7">
      <w:pPr>
        <w:pStyle w:val="ListParagraph"/>
        <w:numPr>
          <w:ilvl w:val="0"/>
          <w:numId w:val="5"/>
        </w:numPr>
        <w:rPr>
          <w:rFonts w:cstheme="minorHAnsi"/>
          <w:iCs/>
          <w:sz w:val="22"/>
          <w:szCs w:val="22"/>
        </w:rPr>
      </w:pPr>
      <w:r w:rsidRPr="002F4899">
        <w:rPr>
          <w:rFonts w:cstheme="minorHAnsi"/>
          <w:iCs/>
          <w:sz w:val="22"/>
          <w:szCs w:val="22"/>
        </w:rPr>
        <w:t xml:space="preserve">Create/Update </w:t>
      </w:r>
      <w:proofErr w:type="spellStart"/>
      <w:r w:rsidRPr="002F4899">
        <w:rPr>
          <w:rFonts w:cstheme="minorHAnsi"/>
          <w:iCs/>
          <w:sz w:val="22"/>
          <w:szCs w:val="22"/>
        </w:rPr>
        <w:t>Taskcards</w:t>
      </w:r>
      <w:proofErr w:type="spellEnd"/>
      <w:r w:rsidR="007C477A" w:rsidRPr="002F4899">
        <w:rPr>
          <w:rFonts w:cstheme="minorHAnsi"/>
          <w:iCs/>
          <w:sz w:val="22"/>
          <w:szCs w:val="22"/>
        </w:rPr>
        <w:t xml:space="preserve"> </w:t>
      </w:r>
    </w:p>
    <w:p w14:paraId="005944C1" w14:textId="2BAF5A4D" w:rsidR="005025A7" w:rsidRPr="002F4899" w:rsidRDefault="005025A7" w:rsidP="005025A7">
      <w:pPr>
        <w:pStyle w:val="ListParagraph"/>
        <w:numPr>
          <w:ilvl w:val="0"/>
          <w:numId w:val="5"/>
        </w:numPr>
        <w:rPr>
          <w:rFonts w:cstheme="minorHAnsi"/>
          <w:iCs/>
          <w:sz w:val="22"/>
          <w:szCs w:val="22"/>
        </w:rPr>
      </w:pPr>
      <w:r w:rsidRPr="002F4899">
        <w:rPr>
          <w:rFonts w:cstheme="minorHAnsi"/>
          <w:iCs/>
          <w:sz w:val="22"/>
          <w:szCs w:val="22"/>
        </w:rPr>
        <w:lastRenderedPageBreak/>
        <w:t xml:space="preserve">Create/Update </w:t>
      </w:r>
      <w:r w:rsidR="00372B00" w:rsidRPr="002F4899">
        <w:rPr>
          <w:rFonts w:cstheme="minorHAnsi"/>
          <w:iCs/>
          <w:sz w:val="22"/>
          <w:szCs w:val="22"/>
        </w:rPr>
        <w:t>Maintenance C</w:t>
      </w:r>
      <w:r w:rsidRPr="002F4899">
        <w:rPr>
          <w:rFonts w:cstheme="minorHAnsi"/>
          <w:iCs/>
          <w:sz w:val="22"/>
          <w:szCs w:val="22"/>
        </w:rPr>
        <w:t>hecks</w:t>
      </w:r>
    </w:p>
    <w:p w14:paraId="7BAF5FA7" w14:textId="3D9B0006" w:rsidR="005025A7" w:rsidRPr="002F4899" w:rsidRDefault="005025A7" w:rsidP="005025A7">
      <w:pPr>
        <w:pStyle w:val="ListParagraph"/>
        <w:numPr>
          <w:ilvl w:val="0"/>
          <w:numId w:val="5"/>
        </w:numPr>
        <w:rPr>
          <w:rFonts w:cstheme="minorHAnsi"/>
          <w:iCs/>
          <w:sz w:val="22"/>
          <w:szCs w:val="22"/>
        </w:rPr>
      </w:pPr>
      <w:r w:rsidRPr="002F4899">
        <w:rPr>
          <w:rFonts w:cstheme="minorHAnsi"/>
          <w:iCs/>
          <w:sz w:val="22"/>
          <w:szCs w:val="22"/>
        </w:rPr>
        <w:t>Approve &amp; Activate Maintenance Program</w:t>
      </w:r>
      <w:r w:rsidR="00351D8E" w:rsidRPr="002F4899">
        <w:rPr>
          <w:rFonts w:cstheme="minorHAnsi"/>
          <w:iCs/>
          <w:sz w:val="22"/>
          <w:szCs w:val="22"/>
        </w:rPr>
        <w:t xml:space="preserve"> </w:t>
      </w:r>
    </w:p>
    <w:p w14:paraId="2314D60E" w14:textId="3B89683F" w:rsidR="0070132B" w:rsidRPr="002F4899" w:rsidRDefault="005025A7" w:rsidP="005025A7">
      <w:pPr>
        <w:pStyle w:val="ListParagraph"/>
        <w:numPr>
          <w:ilvl w:val="0"/>
          <w:numId w:val="5"/>
        </w:numPr>
        <w:rPr>
          <w:rFonts w:cstheme="minorHAnsi"/>
          <w:iCs/>
          <w:sz w:val="22"/>
          <w:szCs w:val="22"/>
        </w:rPr>
      </w:pPr>
      <w:r w:rsidRPr="002F4899">
        <w:rPr>
          <w:rFonts w:cstheme="minorHAnsi"/>
          <w:iCs/>
          <w:sz w:val="22"/>
          <w:szCs w:val="22"/>
        </w:rPr>
        <w:t xml:space="preserve">Initialize </w:t>
      </w:r>
      <w:proofErr w:type="spellStart"/>
      <w:r w:rsidRPr="002F4899">
        <w:rPr>
          <w:rFonts w:cstheme="minorHAnsi"/>
          <w:iCs/>
          <w:sz w:val="22"/>
          <w:szCs w:val="22"/>
        </w:rPr>
        <w:t>Taskcards</w:t>
      </w:r>
      <w:proofErr w:type="spellEnd"/>
    </w:p>
    <w:p w14:paraId="2781A93A" w14:textId="77777777" w:rsidR="00EC2942" w:rsidRPr="0019283C" w:rsidRDefault="00EC2942" w:rsidP="00EC2942">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11" w:name="_Toc164350943"/>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11"/>
    </w:p>
    <w:p w14:paraId="0FFC1ADB" w14:textId="5989DDB2" w:rsidR="00B70EFD" w:rsidRPr="002F4899" w:rsidRDefault="00B70EFD" w:rsidP="002F4899">
      <w:pPr>
        <w:rPr>
          <w:rFonts w:cstheme="minorHAnsi"/>
          <w:i/>
          <w:color w:val="0000FF"/>
          <w:sz w:val="22"/>
          <w:szCs w:val="22"/>
        </w:rPr>
      </w:pPr>
    </w:p>
    <w:tbl>
      <w:tblPr>
        <w:tblStyle w:val="TableGrid"/>
        <w:tblW w:w="0" w:type="auto"/>
        <w:tblLook w:val="04A0" w:firstRow="1" w:lastRow="0" w:firstColumn="1" w:lastColumn="0" w:noHBand="0" w:noVBand="1"/>
      </w:tblPr>
      <w:tblGrid>
        <w:gridCol w:w="3224"/>
        <w:gridCol w:w="3225"/>
        <w:gridCol w:w="3225"/>
      </w:tblGrid>
      <w:tr w:rsidR="002F4899" w:rsidRPr="007D2714" w14:paraId="4349AD42" w14:textId="77777777" w:rsidTr="0027288E">
        <w:tc>
          <w:tcPr>
            <w:tcW w:w="3224" w:type="dxa"/>
          </w:tcPr>
          <w:p w14:paraId="4F9DA114" w14:textId="77777777" w:rsidR="002F4899" w:rsidRPr="00EE0040" w:rsidRDefault="002F4899" w:rsidP="0027288E">
            <w:pPr>
              <w:rPr>
                <w:rFonts w:cstheme="minorHAnsi"/>
                <w:sz w:val="22"/>
                <w:szCs w:val="22"/>
              </w:rPr>
            </w:pPr>
            <w:r w:rsidRPr="00EE0040">
              <w:rPr>
                <w:rFonts w:cstheme="minorHAnsi"/>
                <w:sz w:val="22"/>
                <w:szCs w:val="22"/>
              </w:rPr>
              <w:t>INPUT</w:t>
            </w:r>
          </w:p>
        </w:tc>
        <w:tc>
          <w:tcPr>
            <w:tcW w:w="3225" w:type="dxa"/>
          </w:tcPr>
          <w:p w14:paraId="6D395607" w14:textId="77777777" w:rsidR="002F4899" w:rsidRPr="00EE0040" w:rsidRDefault="002F4899" w:rsidP="0027288E">
            <w:pPr>
              <w:rPr>
                <w:rFonts w:cstheme="minorHAnsi"/>
                <w:sz w:val="22"/>
                <w:szCs w:val="22"/>
              </w:rPr>
            </w:pPr>
            <w:r w:rsidRPr="00EE0040">
              <w:rPr>
                <w:rFonts w:cstheme="minorHAnsi"/>
                <w:sz w:val="22"/>
                <w:szCs w:val="22"/>
              </w:rPr>
              <w:t>CONCURRENT</w:t>
            </w:r>
          </w:p>
        </w:tc>
        <w:tc>
          <w:tcPr>
            <w:tcW w:w="3225" w:type="dxa"/>
          </w:tcPr>
          <w:p w14:paraId="4BA63B9C" w14:textId="77777777" w:rsidR="002F4899" w:rsidRPr="00EE0040" w:rsidRDefault="002F4899" w:rsidP="0027288E">
            <w:pPr>
              <w:rPr>
                <w:rFonts w:cstheme="minorHAnsi"/>
                <w:sz w:val="22"/>
                <w:szCs w:val="22"/>
              </w:rPr>
            </w:pPr>
            <w:r w:rsidRPr="00EE0040">
              <w:rPr>
                <w:rFonts w:cstheme="minorHAnsi"/>
                <w:sz w:val="22"/>
                <w:szCs w:val="22"/>
              </w:rPr>
              <w:t>OUTPUT</w:t>
            </w:r>
          </w:p>
        </w:tc>
      </w:tr>
      <w:tr w:rsidR="002F4899" w:rsidRPr="007D2714" w14:paraId="2BEF5E3B" w14:textId="77777777" w:rsidTr="0027288E">
        <w:tc>
          <w:tcPr>
            <w:tcW w:w="3224" w:type="dxa"/>
          </w:tcPr>
          <w:p w14:paraId="44B6B005" w14:textId="77777777" w:rsidR="002F4899" w:rsidRPr="002F4899" w:rsidRDefault="002F4899" w:rsidP="002F4899">
            <w:pPr>
              <w:rPr>
                <w:rFonts w:cstheme="minorHAnsi"/>
                <w:iCs/>
                <w:sz w:val="22"/>
                <w:szCs w:val="22"/>
              </w:rPr>
            </w:pPr>
            <w:r w:rsidRPr="002F4899">
              <w:rPr>
                <w:rFonts w:cstheme="minorHAnsi"/>
                <w:iCs/>
                <w:sz w:val="22"/>
                <w:szCs w:val="22"/>
              </w:rPr>
              <w:t xml:space="preserve">01.07 Reliability Program </w:t>
            </w:r>
          </w:p>
          <w:p w14:paraId="4D53927F" w14:textId="77777777" w:rsidR="002F4899" w:rsidRPr="002F4899" w:rsidRDefault="002F4899" w:rsidP="002F4899">
            <w:pPr>
              <w:pStyle w:val="ListParagraph"/>
              <w:rPr>
                <w:rFonts w:cstheme="minorHAnsi"/>
                <w:iCs/>
                <w:sz w:val="22"/>
                <w:szCs w:val="22"/>
              </w:rPr>
            </w:pPr>
          </w:p>
        </w:tc>
        <w:tc>
          <w:tcPr>
            <w:tcW w:w="3225" w:type="dxa"/>
          </w:tcPr>
          <w:p w14:paraId="1A27DDF7" w14:textId="781F082F" w:rsidR="002F4899" w:rsidRPr="002F4899" w:rsidRDefault="002F4899" w:rsidP="0027288E">
            <w:pPr>
              <w:rPr>
                <w:rFonts w:cstheme="minorHAnsi"/>
                <w:iCs/>
                <w:sz w:val="22"/>
                <w:szCs w:val="22"/>
              </w:rPr>
            </w:pPr>
            <w:r w:rsidRPr="002F4899">
              <w:rPr>
                <w:rFonts w:cstheme="minorHAnsi"/>
                <w:iCs/>
                <w:sz w:val="22"/>
                <w:szCs w:val="22"/>
              </w:rPr>
              <w:t>02.01 Aircraft Phase-in</w:t>
            </w:r>
          </w:p>
          <w:p w14:paraId="067B1FAE" w14:textId="1B3FDFC7" w:rsidR="002F4899" w:rsidRPr="002F4899" w:rsidRDefault="002F4899" w:rsidP="0027288E">
            <w:pPr>
              <w:rPr>
                <w:rFonts w:cstheme="minorHAnsi"/>
                <w:iCs/>
                <w:sz w:val="22"/>
                <w:szCs w:val="22"/>
              </w:rPr>
            </w:pPr>
            <w:r w:rsidRPr="002F4899">
              <w:rPr>
                <w:rFonts w:cstheme="minorHAnsi"/>
                <w:iCs/>
                <w:sz w:val="22"/>
                <w:szCs w:val="22"/>
              </w:rPr>
              <w:t>02.03 Multi operator A/C transfer</w:t>
            </w:r>
          </w:p>
          <w:p w14:paraId="4B754A36" w14:textId="593A47A5" w:rsidR="002F4899" w:rsidRPr="002F4899" w:rsidRDefault="002F4899" w:rsidP="0027288E">
            <w:pPr>
              <w:rPr>
                <w:rFonts w:cstheme="minorHAnsi"/>
                <w:iCs/>
                <w:sz w:val="22"/>
                <w:szCs w:val="22"/>
              </w:rPr>
            </w:pPr>
            <w:r w:rsidRPr="002F4899">
              <w:rPr>
                <w:rFonts w:cstheme="minorHAnsi"/>
                <w:iCs/>
                <w:sz w:val="22"/>
                <w:szCs w:val="22"/>
              </w:rPr>
              <w:t>02.09 Airworthiness Certificate</w:t>
            </w:r>
          </w:p>
          <w:p w14:paraId="6DACE390" w14:textId="77777777" w:rsidR="002F4899" w:rsidRPr="002F4899" w:rsidRDefault="002F4899" w:rsidP="002F4899">
            <w:pPr>
              <w:rPr>
                <w:rFonts w:cstheme="minorHAnsi"/>
                <w:iCs/>
                <w:sz w:val="22"/>
                <w:szCs w:val="22"/>
              </w:rPr>
            </w:pPr>
            <w:r w:rsidRPr="002F4899">
              <w:rPr>
                <w:rFonts w:cstheme="minorHAnsi"/>
                <w:iCs/>
                <w:sz w:val="22"/>
                <w:szCs w:val="22"/>
              </w:rPr>
              <w:t>02.07 Structural Damages</w:t>
            </w:r>
          </w:p>
          <w:p w14:paraId="6AF42AAD" w14:textId="77777777" w:rsidR="002F4899" w:rsidRPr="002F4899" w:rsidRDefault="002F4899" w:rsidP="002F4899">
            <w:pPr>
              <w:rPr>
                <w:rFonts w:cstheme="minorHAnsi"/>
                <w:iCs/>
                <w:sz w:val="22"/>
                <w:szCs w:val="22"/>
              </w:rPr>
            </w:pPr>
            <w:r w:rsidRPr="002F4899">
              <w:rPr>
                <w:rFonts w:cstheme="minorHAnsi"/>
                <w:iCs/>
                <w:sz w:val="22"/>
                <w:szCs w:val="22"/>
              </w:rPr>
              <w:t>04.04 Approval Control</w:t>
            </w:r>
          </w:p>
          <w:p w14:paraId="0FE69EEA" w14:textId="77777777" w:rsidR="002F4899" w:rsidRPr="002F4899" w:rsidRDefault="002F4899" w:rsidP="002F4899">
            <w:pPr>
              <w:rPr>
                <w:rFonts w:cstheme="minorHAnsi"/>
                <w:iCs/>
                <w:sz w:val="22"/>
                <w:szCs w:val="22"/>
              </w:rPr>
            </w:pPr>
            <w:r w:rsidRPr="002F4899">
              <w:rPr>
                <w:rFonts w:cstheme="minorHAnsi"/>
                <w:iCs/>
                <w:sz w:val="22"/>
                <w:szCs w:val="22"/>
              </w:rPr>
              <w:t>01.04 SB &amp; AD Assessment</w:t>
            </w:r>
          </w:p>
          <w:p w14:paraId="70BF56ED" w14:textId="77777777" w:rsidR="002F4899" w:rsidRPr="002F4899" w:rsidRDefault="002F4899" w:rsidP="002F4899">
            <w:pPr>
              <w:rPr>
                <w:rFonts w:cstheme="minorHAnsi"/>
                <w:iCs/>
                <w:sz w:val="22"/>
                <w:szCs w:val="22"/>
              </w:rPr>
            </w:pPr>
            <w:r w:rsidRPr="002F4899">
              <w:rPr>
                <w:rFonts w:cstheme="minorHAnsi"/>
                <w:iCs/>
                <w:sz w:val="22"/>
                <w:szCs w:val="22"/>
              </w:rPr>
              <w:t>01.02 Part Definition</w:t>
            </w:r>
          </w:p>
          <w:p w14:paraId="3C7B0C9C" w14:textId="77777777" w:rsidR="002F4899" w:rsidRPr="002F4899" w:rsidRDefault="002F4899" w:rsidP="0027288E">
            <w:pPr>
              <w:rPr>
                <w:rFonts w:cstheme="minorHAnsi"/>
                <w:iCs/>
                <w:sz w:val="22"/>
                <w:szCs w:val="22"/>
              </w:rPr>
            </w:pPr>
          </w:p>
        </w:tc>
        <w:tc>
          <w:tcPr>
            <w:tcW w:w="3225" w:type="dxa"/>
          </w:tcPr>
          <w:p w14:paraId="786F1E60" w14:textId="5125A1A7" w:rsidR="002F4899" w:rsidRPr="002F4899" w:rsidRDefault="002F4899" w:rsidP="002F4899">
            <w:pPr>
              <w:rPr>
                <w:rFonts w:cstheme="minorHAnsi"/>
                <w:iCs/>
                <w:sz w:val="22"/>
                <w:szCs w:val="22"/>
              </w:rPr>
            </w:pPr>
            <w:r w:rsidRPr="002F4899">
              <w:rPr>
                <w:rFonts w:cstheme="minorHAnsi"/>
                <w:iCs/>
                <w:sz w:val="22"/>
                <w:szCs w:val="22"/>
              </w:rPr>
              <w:t>02.06 Requirements Work Scoping</w:t>
            </w:r>
          </w:p>
          <w:p w14:paraId="559C399C" w14:textId="77777777" w:rsidR="002F4899" w:rsidRPr="002F4899" w:rsidRDefault="002F4899" w:rsidP="002F4899">
            <w:pPr>
              <w:rPr>
                <w:rFonts w:cstheme="minorHAnsi"/>
                <w:iCs/>
                <w:sz w:val="22"/>
                <w:szCs w:val="22"/>
              </w:rPr>
            </w:pPr>
            <w:r w:rsidRPr="002F4899">
              <w:rPr>
                <w:rFonts w:cstheme="minorHAnsi"/>
                <w:iCs/>
                <w:sz w:val="22"/>
                <w:szCs w:val="22"/>
              </w:rPr>
              <w:t>03.01 Planning</w:t>
            </w:r>
          </w:p>
          <w:p w14:paraId="3F68A0D8" w14:textId="48E690AD" w:rsidR="002F4899" w:rsidRPr="002F4899" w:rsidRDefault="002F4899" w:rsidP="002F4899">
            <w:pPr>
              <w:rPr>
                <w:rFonts w:cstheme="minorHAnsi"/>
                <w:iCs/>
                <w:sz w:val="22"/>
                <w:szCs w:val="22"/>
              </w:rPr>
            </w:pPr>
            <w:r w:rsidRPr="002F4899">
              <w:rPr>
                <w:rFonts w:cstheme="minorHAnsi"/>
                <w:iCs/>
                <w:sz w:val="22"/>
                <w:szCs w:val="22"/>
              </w:rPr>
              <w:t xml:space="preserve">01.07 Reliability Program </w:t>
            </w:r>
          </w:p>
        </w:tc>
      </w:tr>
    </w:tbl>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7AFAD9EC" w:rsidR="00EC2942" w:rsidRPr="0019283C" w:rsidRDefault="00EC2942" w:rsidP="00FA08CA">
      <w:pPr>
        <w:pStyle w:val="Heading1"/>
        <w:numPr>
          <w:ilvl w:val="0"/>
          <w:numId w:val="4"/>
        </w:numPr>
        <w:rPr>
          <w:rFonts w:asciiTheme="minorHAnsi" w:hAnsiTheme="minorHAnsi" w:cstheme="minorHAnsi"/>
          <w:sz w:val="22"/>
          <w:szCs w:val="22"/>
        </w:rPr>
      </w:pPr>
      <w:bookmarkStart w:id="12" w:name="_Toc164350944"/>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12"/>
    </w:p>
    <w:p w14:paraId="699BB2F7" w14:textId="62AD4DDD" w:rsidR="00EC2942" w:rsidRPr="0019283C" w:rsidRDefault="008D749D">
      <w:pPr>
        <w:jc w:val="center"/>
        <w:rPr>
          <w:rFonts w:cstheme="minorHAnsi"/>
          <w:sz w:val="22"/>
          <w:szCs w:val="22"/>
        </w:rPr>
        <w:pPrChange w:id="13" w:author="Kazarow Boris" w:date="2024-12-19T17:47:00Z">
          <w:pPr/>
        </w:pPrChange>
      </w:pPr>
      <w:ins w:id="14" w:author="Kazarow Boris" w:date="2024-12-19T17:46:00Z">
        <w:r w:rsidRPr="008D749D">
          <w:rPr>
            <w:rFonts w:cstheme="minorHAnsi"/>
            <w:noProof/>
            <w:sz w:val="22"/>
            <w:szCs w:val="22"/>
          </w:rPr>
          <w:lastRenderedPageBreak/>
          <w:drawing>
            <wp:inline distT="0" distB="0" distL="0" distR="0" wp14:anchorId="2D910069" wp14:editId="389CB7B9">
              <wp:extent cx="7666124" cy="5410200"/>
              <wp:effectExtent l="0" t="0" r="0" b="0"/>
              <wp:docPr id="15772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8396" name=""/>
                      <pic:cNvPicPr/>
                    </pic:nvPicPr>
                    <pic:blipFill>
                      <a:blip r:embed="rId17"/>
                      <a:stretch>
                        <a:fillRect/>
                      </a:stretch>
                    </pic:blipFill>
                    <pic:spPr>
                      <a:xfrm>
                        <a:off x="0" y="0"/>
                        <a:ext cx="7680204" cy="5420136"/>
                      </a:xfrm>
                      <a:prstGeom prst="rect">
                        <a:avLst/>
                      </a:prstGeom>
                    </pic:spPr>
                  </pic:pic>
                </a:graphicData>
              </a:graphic>
            </wp:inline>
          </w:drawing>
        </w:r>
      </w:ins>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15" w:name="_Toc164350945"/>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15"/>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568"/>
        <w:gridCol w:w="7371"/>
        <w:gridCol w:w="5811"/>
      </w:tblGrid>
      <w:tr w:rsidR="00EC2942" w:rsidRPr="0019283C" w14:paraId="1BEB8B5D" w14:textId="77777777" w:rsidTr="00140715">
        <w:trPr>
          <w:cnfStyle w:val="100000000000" w:firstRow="1" w:lastRow="0" w:firstColumn="0" w:lastColumn="0" w:oddVBand="0" w:evenVBand="0" w:oddHBand="0" w:evenHBand="0" w:firstRowFirstColumn="0" w:firstRowLastColumn="0" w:lastRowFirstColumn="0" w:lastRowLastColumn="0"/>
          <w:tblHeader/>
        </w:trPr>
        <w:tc>
          <w:tcPr>
            <w:tcW w:w="568" w:type="dxa"/>
          </w:tcPr>
          <w:p w14:paraId="6E95C35D" w14:textId="0BAAE683" w:rsidR="00EC2942" w:rsidRPr="0019283C" w:rsidRDefault="00EC2942">
            <w:pPr>
              <w:rPr>
                <w:rFonts w:cstheme="minorHAnsi"/>
                <w:sz w:val="22"/>
                <w:szCs w:val="22"/>
              </w:rPr>
            </w:pPr>
            <w:r w:rsidRPr="0019283C">
              <w:rPr>
                <w:rFonts w:cstheme="minorHAnsi"/>
                <w:sz w:val="22"/>
                <w:szCs w:val="22"/>
              </w:rPr>
              <w:t>#</w:t>
            </w:r>
          </w:p>
        </w:tc>
        <w:tc>
          <w:tcPr>
            <w:tcW w:w="7371" w:type="dxa"/>
          </w:tcPr>
          <w:p w14:paraId="0274AEF1" w14:textId="77777777" w:rsidR="00EC2942" w:rsidRPr="0019283C" w:rsidRDefault="00EC2942" w:rsidP="00140715">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pPr>
              <w:rPr>
                <w:rFonts w:cstheme="minorHAnsi"/>
                <w:sz w:val="22"/>
                <w:szCs w:val="22"/>
              </w:rPr>
            </w:pPr>
            <w:r w:rsidRPr="0019283C">
              <w:rPr>
                <w:rFonts w:cstheme="minorHAnsi"/>
                <w:sz w:val="22"/>
                <w:szCs w:val="22"/>
              </w:rPr>
              <w:t>Answer</w:t>
            </w:r>
          </w:p>
        </w:tc>
      </w:tr>
      <w:tr w:rsidR="00EC2942" w:rsidRPr="0019283C" w14:paraId="78A4C995" w14:textId="77777777" w:rsidTr="00140715">
        <w:trPr>
          <w:cnfStyle w:val="000000100000" w:firstRow="0" w:lastRow="0" w:firstColumn="0" w:lastColumn="0" w:oddVBand="0" w:evenVBand="0" w:oddHBand="1" w:evenHBand="0" w:firstRowFirstColumn="0" w:firstRowLastColumn="0" w:lastRowFirstColumn="0" w:lastRowLastColumn="0"/>
        </w:trPr>
        <w:tc>
          <w:tcPr>
            <w:tcW w:w="568" w:type="dxa"/>
          </w:tcPr>
          <w:p w14:paraId="364E203D" w14:textId="3D6B64CF" w:rsidR="00EC2942" w:rsidRPr="00FE2679" w:rsidRDefault="00FE2679">
            <w:pPr>
              <w:rPr>
                <w:rFonts w:cstheme="minorHAnsi"/>
                <w:sz w:val="22"/>
                <w:szCs w:val="22"/>
              </w:rPr>
            </w:pPr>
            <w:r>
              <w:rPr>
                <w:rFonts w:cstheme="minorHAnsi"/>
                <w:sz w:val="22"/>
                <w:szCs w:val="22"/>
              </w:rPr>
              <w:t>1</w:t>
            </w:r>
          </w:p>
        </w:tc>
        <w:tc>
          <w:tcPr>
            <w:tcW w:w="7371" w:type="dxa"/>
          </w:tcPr>
          <w:p w14:paraId="6E379980" w14:textId="1F43CACF" w:rsidR="00EC2942" w:rsidRPr="0019283C" w:rsidRDefault="0017464D" w:rsidP="00140715">
            <w:pPr>
              <w:jc w:val="left"/>
              <w:rPr>
                <w:rFonts w:cstheme="minorHAnsi"/>
                <w:sz w:val="22"/>
                <w:szCs w:val="22"/>
              </w:rPr>
            </w:pPr>
            <w:r w:rsidRPr="0017464D">
              <w:rPr>
                <w:rFonts w:cstheme="minorHAnsi"/>
                <w:sz w:val="22"/>
                <w:szCs w:val="22"/>
              </w:rPr>
              <w:t>How many MP</w:t>
            </w:r>
            <w:r w:rsidR="00671E8D">
              <w:rPr>
                <w:rFonts w:cstheme="minorHAnsi"/>
                <w:sz w:val="22"/>
                <w:szCs w:val="22"/>
              </w:rPr>
              <w:t xml:space="preserve"> do you manage</w:t>
            </w:r>
            <w:r w:rsidRPr="0017464D">
              <w:rPr>
                <w:rFonts w:cstheme="minorHAnsi"/>
                <w:sz w:val="22"/>
                <w:szCs w:val="22"/>
              </w:rPr>
              <w:t>? One per A/C Type/Fleet or per Customer/Operator?</w:t>
            </w:r>
          </w:p>
        </w:tc>
        <w:tc>
          <w:tcPr>
            <w:tcW w:w="5811" w:type="dxa"/>
          </w:tcPr>
          <w:p w14:paraId="6608BF6E" w14:textId="06C82E4F" w:rsidR="00EC2942" w:rsidRPr="0019283C" w:rsidRDefault="00EC2942">
            <w:pPr>
              <w:rPr>
                <w:rFonts w:cstheme="minorHAnsi"/>
                <w:sz w:val="22"/>
                <w:szCs w:val="22"/>
              </w:rPr>
            </w:pPr>
          </w:p>
        </w:tc>
      </w:tr>
      <w:tr w:rsidR="00EC2942" w:rsidRPr="0019283C" w14:paraId="4692EF7F" w14:textId="77777777" w:rsidTr="00140715">
        <w:trPr>
          <w:cnfStyle w:val="000000010000" w:firstRow="0" w:lastRow="0" w:firstColumn="0" w:lastColumn="0" w:oddVBand="0" w:evenVBand="0" w:oddHBand="0" w:evenHBand="1" w:firstRowFirstColumn="0" w:firstRowLastColumn="0" w:lastRowFirstColumn="0" w:lastRowLastColumn="0"/>
        </w:trPr>
        <w:tc>
          <w:tcPr>
            <w:tcW w:w="568" w:type="dxa"/>
          </w:tcPr>
          <w:p w14:paraId="64D6452C" w14:textId="5C0733DC" w:rsidR="00EC2942" w:rsidRPr="00FE2679" w:rsidRDefault="00FE2679">
            <w:pPr>
              <w:rPr>
                <w:rFonts w:cstheme="minorHAnsi"/>
                <w:sz w:val="22"/>
                <w:szCs w:val="22"/>
              </w:rPr>
            </w:pPr>
            <w:r>
              <w:rPr>
                <w:rFonts w:cstheme="minorHAnsi"/>
                <w:sz w:val="22"/>
                <w:szCs w:val="22"/>
              </w:rPr>
              <w:t>2</w:t>
            </w:r>
          </w:p>
        </w:tc>
        <w:tc>
          <w:tcPr>
            <w:tcW w:w="7371" w:type="dxa"/>
          </w:tcPr>
          <w:p w14:paraId="415BEA96" w14:textId="77777777" w:rsidR="00515873" w:rsidRDefault="00671E8D" w:rsidP="00140715">
            <w:pPr>
              <w:jc w:val="left"/>
              <w:rPr>
                <w:rFonts w:cstheme="minorHAnsi"/>
                <w:sz w:val="22"/>
                <w:szCs w:val="22"/>
              </w:rPr>
            </w:pPr>
            <w:r>
              <w:rPr>
                <w:rFonts w:cstheme="minorHAnsi"/>
                <w:sz w:val="22"/>
                <w:szCs w:val="22"/>
              </w:rPr>
              <w:t xml:space="preserve">Which MP(s) shall run in Single </w:t>
            </w:r>
            <w:r w:rsidR="009416B3" w:rsidRPr="009416B3">
              <w:rPr>
                <w:rFonts w:cstheme="minorHAnsi"/>
                <w:sz w:val="22"/>
                <w:szCs w:val="22"/>
              </w:rPr>
              <w:t>Operator Maintenance Program</w:t>
            </w:r>
            <w:r>
              <w:rPr>
                <w:rFonts w:cstheme="minorHAnsi"/>
                <w:sz w:val="22"/>
                <w:szCs w:val="22"/>
              </w:rPr>
              <w:t xml:space="preserve"> – Mode?</w:t>
            </w:r>
          </w:p>
          <w:p w14:paraId="7687E13D" w14:textId="77777777" w:rsidR="00EC2942" w:rsidRDefault="00671E8D" w:rsidP="00140715">
            <w:pPr>
              <w:jc w:val="left"/>
              <w:rPr>
                <w:rFonts w:cstheme="minorHAnsi"/>
                <w:sz w:val="22"/>
                <w:szCs w:val="22"/>
              </w:rPr>
            </w:pPr>
            <w:r>
              <w:rPr>
                <w:rFonts w:cstheme="minorHAnsi"/>
                <w:sz w:val="22"/>
                <w:szCs w:val="22"/>
              </w:rPr>
              <w:t>Which MP(s) shall run in Multi Operator</w:t>
            </w:r>
            <w:r w:rsidR="009416B3" w:rsidRPr="009416B3">
              <w:rPr>
                <w:rFonts w:cstheme="minorHAnsi"/>
                <w:sz w:val="22"/>
                <w:szCs w:val="22"/>
              </w:rPr>
              <w:t xml:space="preserve"> Maintenance Program</w:t>
            </w:r>
            <w:r>
              <w:rPr>
                <w:rFonts w:cstheme="minorHAnsi"/>
                <w:sz w:val="22"/>
                <w:szCs w:val="22"/>
              </w:rPr>
              <w:t xml:space="preserve"> – Mode (1 Master + X Operator Maintenance Programs (X&gt;1</w:t>
            </w:r>
            <w:r w:rsidR="00F56939">
              <w:rPr>
                <w:rFonts w:cstheme="minorHAnsi"/>
                <w:sz w:val="22"/>
                <w:szCs w:val="22"/>
              </w:rPr>
              <w:t>)?</w:t>
            </w:r>
          </w:p>
          <w:p w14:paraId="0B28A67E" w14:textId="0D7BD1DC" w:rsidR="00515873" w:rsidRPr="0019283C" w:rsidRDefault="00515873" w:rsidP="00140715">
            <w:pPr>
              <w:jc w:val="left"/>
              <w:rPr>
                <w:rFonts w:cstheme="minorHAnsi"/>
                <w:sz w:val="22"/>
                <w:szCs w:val="22"/>
              </w:rPr>
            </w:pPr>
            <w:r>
              <w:rPr>
                <w:rFonts w:cstheme="minorHAnsi"/>
                <w:sz w:val="22"/>
                <w:szCs w:val="22"/>
              </w:rPr>
              <w:t xml:space="preserve">Do you have multiple </w:t>
            </w:r>
            <w:proofErr w:type="gramStart"/>
            <w:r>
              <w:rPr>
                <w:rFonts w:cstheme="minorHAnsi"/>
                <w:sz w:val="22"/>
                <w:szCs w:val="22"/>
              </w:rPr>
              <w:t>AOCs ?</w:t>
            </w:r>
            <w:proofErr w:type="gramEnd"/>
            <w:r>
              <w:rPr>
                <w:rFonts w:cstheme="minorHAnsi"/>
                <w:sz w:val="22"/>
                <w:szCs w:val="22"/>
              </w:rPr>
              <w:t xml:space="preserve"> Do you use the EASA “One CAMO” possibility?</w:t>
            </w:r>
          </w:p>
        </w:tc>
        <w:tc>
          <w:tcPr>
            <w:tcW w:w="5811" w:type="dxa"/>
          </w:tcPr>
          <w:p w14:paraId="3187ECC4" w14:textId="48A54EA3" w:rsidR="00EC2942" w:rsidRPr="0019283C" w:rsidRDefault="00EC2942">
            <w:pPr>
              <w:rPr>
                <w:rFonts w:cstheme="minorHAnsi"/>
                <w:sz w:val="22"/>
                <w:szCs w:val="22"/>
              </w:rPr>
            </w:pPr>
          </w:p>
        </w:tc>
      </w:tr>
      <w:tr w:rsidR="0070132B" w:rsidRPr="0019283C" w14:paraId="4176CFA6" w14:textId="77777777" w:rsidTr="00140715">
        <w:trPr>
          <w:cnfStyle w:val="000000100000" w:firstRow="0" w:lastRow="0" w:firstColumn="0" w:lastColumn="0" w:oddVBand="0" w:evenVBand="0" w:oddHBand="1" w:evenHBand="0" w:firstRowFirstColumn="0" w:firstRowLastColumn="0" w:lastRowFirstColumn="0" w:lastRowLastColumn="0"/>
        </w:trPr>
        <w:tc>
          <w:tcPr>
            <w:tcW w:w="568" w:type="dxa"/>
          </w:tcPr>
          <w:p w14:paraId="7F030E71" w14:textId="5DE53FAA" w:rsidR="0070132B" w:rsidRPr="00FE2679" w:rsidRDefault="00BF2B84">
            <w:pPr>
              <w:rPr>
                <w:rFonts w:cstheme="minorHAnsi"/>
                <w:sz w:val="22"/>
                <w:szCs w:val="22"/>
              </w:rPr>
            </w:pPr>
            <w:r>
              <w:rPr>
                <w:rFonts w:cstheme="minorHAnsi"/>
                <w:sz w:val="22"/>
                <w:szCs w:val="22"/>
              </w:rPr>
              <w:t>3</w:t>
            </w:r>
          </w:p>
        </w:tc>
        <w:tc>
          <w:tcPr>
            <w:tcW w:w="7371" w:type="dxa"/>
          </w:tcPr>
          <w:p w14:paraId="347BE958" w14:textId="64B84E0F" w:rsidR="001342F4" w:rsidRPr="001342F4" w:rsidRDefault="001342F4" w:rsidP="00140715">
            <w:pPr>
              <w:jc w:val="left"/>
              <w:rPr>
                <w:rFonts w:cstheme="minorHAnsi"/>
                <w:sz w:val="22"/>
                <w:szCs w:val="22"/>
              </w:rPr>
            </w:pPr>
            <w:r w:rsidRPr="001342F4">
              <w:rPr>
                <w:rFonts w:cstheme="minorHAnsi"/>
                <w:sz w:val="22"/>
                <w:szCs w:val="22"/>
              </w:rPr>
              <w:t>What</w:t>
            </w:r>
            <w:r w:rsidR="00AA2F6A">
              <w:rPr>
                <w:rFonts w:cstheme="minorHAnsi"/>
                <w:sz w:val="22"/>
                <w:szCs w:val="22"/>
              </w:rPr>
              <w:t xml:space="preserve"> is the</w:t>
            </w:r>
            <w:r w:rsidRPr="001342F4">
              <w:rPr>
                <w:rFonts w:cstheme="minorHAnsi"/>
                <w:sz w:val="22"/>
                <w:szCs w:val="22"/>
              </w:rPr>
              <w:t xml:space="preserve"> approval process for a new MP revision?</w:t>
            </w:r>
          </w:p>
          <w:p w14:paraId="334DF645" w14:textId="10B39B1B" w:rsidR="0070132B" w:rsidRPr="00140715" w:rsidRDefault="001342F4" w:rsidP="00140715">
            <w:pPr>
              <w:jc w:val="left"/>
              <w:rPr>
                <w:rFonts w:cstheme="minorHAnsi"/>
                <w:i/>
                <w:iCs/>
                <w:sz w:val="22"/>
                <w:szCs w:val="22"/>
              </w:rPr>
            </w:pPr>
            <w:r w:rsidRPr="00140715">
              <w:rPr>
                <w:rFonts w:cstheme="minorHAnsi"/>
                <w:i/>
                <w:iCs/>
                <w:sz w:val="22"/>
                <w:szCs w:val="22"/>
              </w:rPr>
              <w:t xml:space="preserve">Note: On the Maintenance Program </w:t>
            </w:r>
            <w:proofErr w:type="gramStart"/>
            <w:r w:rsidRPr="00140715">
              <w:rPr>
                <w:rFonts w:cstheme="minorHAnsi"/>
                <w:i/>
                <w:iCs/>
                <w:sz w:val="22"/>
                <w:szCs w:val="22"/>
              </w:rPr>
              <w:t>Revision</w:t>
            </w:r>
            <w:proofErr w:type="gramEnd"/>
            <w:r w:rsidRPr="00140715">
              <w:rPr>
                <w:rFonts w:cstheme="minorHAnsi"/>
                <w:i/>
                <w:iCs/>
                <w:sz w:val="22"/>
                <w:szCs w:val="22"/>
              </w:rPr>
              <w:t xml:space="preserve"> you can print the Summary of Changes report.</w:t>
            </w:r>
          </w:p>
        </w:tc>
        <w:tc>
          <w:tcPr>
            <w:tcW w:w="5811" w:type="dxa"/>
          </w:tcPr>
          <w:p w14:paraId="50ED7A39" w14:textId="72F24AF7" w:rsidR="001700DA" w:rsidRPr="0019283C" w:rsidRDefault="001700DA">
            <w:pPr>
              <w:rPr>
                <w:rFonts w:cstheme="minorHAnsi"/>
                <w:sz w:val="22"/>
                <w:szCs w:val="22"/>
              </w:rPr>
            </w:pPr>
          </w:p>
        </w:tc>
      </w:tr>
      <w:tr w:rsidR="00534D1B" w:rsidRPr="0019283C" w14:paraId="0C9DF586" w14:textId="77777777" w:rsidTr="00140715">
        <w:trPr>
          <w:cnfStyle w:val="000000010000" w:firstRow="0" w:lastRow="0" w:firstColumn="0" w:lastColumn="0" w:oddVBand="0" w:evenVBand="0" w:oddHBand="0" w:evenHBand="1" w:firstRowFirstColumn="0" w:firstRowLastColumn="0" w:lastRowFirstColumn="0" w:lastRowLastColumn="0"/>
        </w:trPr>
        <w:tc>
          <w:tcPr>
            <w:tcW w:w="568" w:type="dxa"/>
          </w:tcPr>
          <w:p w14:paraId="375D16D2" w14:textId="3EC83732" w:rsidR="00534D1B" w:rsidRDefault="00BF2B84" w:rsidP="00534D1B">
            <w:pPr>
              <w:rPr>
                <w:rFonts w:cstheme="minorHAnsi"/>
                <w:sz w:val="22"/>
                <w:szCs w:val="22"/>
              </w:rPr>
            </w:pPr>
            <w:r>
              <w:rPr>
                <w:rFonts w:cstheme="minorHAnsi"/>
                <w:sz w:val="22"/>
                <w:szCs w:val="22"/>
              </w:rPr>
              <w:t>4</w:t>
            </w:r>
          </w:p>
        </w:tc>
        <w:tc>
          <w:tcPr>
            <w:tcW w:w="7371" w:type="dxa"/>
          </w:tcPr>
          <w:p w14:paraId="20A6AA1E" w14:textId="77777777" w:rsidR="00534D1B" w:rsidRDefault="00534D1B" w:rsidP="00534D1B">
            <w:pPr>
              <w:jc w:val="left"/>
              <w:rPr>
                <w:rFonts w:cstheme="minorHAnsi"/>
                <w:sz w:val="22"/>
                <w:szCs w:val="22"/>
              </w:rPr>
            </w:pPr>
            <w:r w:rsidRPr="00C171BF">
              <w:rPr>
                <w:rFonts w:cstheme="minorHAnsi"/>
                <w:sz w:val="22"/>
                <w:szCs w:val="22"/>
              </w:rPr>
              <w:t xml:space="preserve">How is your company currently approving the OMP/MMP externally? </w:t>
            </w:r>
          </w:p>
          <w:p w14:paraId="0941530E" w14:textId="34D8FCB1" w:rsidR="00534D1B" w:rsidRPr="001342F4" w:rsidRDefault="00534D1B" w:rsidP="00BF2B84">
            <w:pPr>
              <w:jc w:val="left"/>
              <w:rPr>
                <w:rFonts w:cstheme="minorHAnsi"/>
                <w:sz w:val="22"/>
                <w:szCs w:val="22"/>
              </w:rPr>
            </w:pPr>
            <w:r w:rsidRPr="00C171BF">
              <w:rPr>
                <w:rFonts w:cstheme="minorHAnsi"/>
                <w:sz w:val="22"/>
                <w:szCs w:val="22"/>
              </w:rPr>
              <w:t>(explain the way how the paper is floating and who gives the signature?)</w:t>
            </w:r>
          </w:p>
        </w:tc>
        <w:tc>
          <w:tcPr>
            <w:tcW w:w="5811" w:type="dxa"/>
          </w:tcPr>
          <w:p w14:paraId="2A1BEE9E" w14:textId="77777777" w:rsidR="00534D1B" w:rsidRPr="0019283C" w:rsidRDefault="00534D1B" w:rsidP="00534D1B">
            <w:pPr>
              <w:rPr>
                <w:rFonts w:cstheme="minorHAnsi"/>
                <w:sz w:val="22"/>
                <w:szCs w:val="22"/>
              </w:rPr>
            </w:pPr>
          </w:p>
        </w:tc>
      </w:tr>
      <w:tr w:rsidR="00534D1B" w:rsidRPr="0019283C" w14:paraId="4685A422" w14:textId="77777777" w:rsidTr="00140715">
        <w:trPr>
          <w:cnfStyle w:val="000000100000" w:firstRow="0" w:lastRow="0" w:firstColumn="0" w:lastColumn="0" w:oddVBand="0" w:evenVBand="0" w:oddHBand="1" w:evenHBand="0" w:firstRowFirstColumn="0" w:firstRowLastColumn="0" w:lastRowFirstColumn="0" w:lastRowLastColumn="0"/>
        </w:trPr>
        <w:tc>
          <w:tcPr>
            <w:tcW w:w="568" w:type="dxa"/>
          </w:tcPr>
          <w:p w14:paraId="39AB7F9C" w14:textId="6FB67D06" w:rsidR="00534D1B" w:rsidRPr="00FE2679" w:rsidRDefault="00534D1B" w:rsidP="00534D1B">
            <w:pPr>
              <w:rPr>
                <w:rFonts w:cstheme="minorHAnsi"/>
                <w:sz w:val="22"/>
                <w:szCs w:val="22"/>
              </w:rPr>
            </w:pPr>
            <w:r>
              <w:rPr>
                <w:rFonts w:cstheme="minorHAnsi"/>
                <w:sz w:val="22"/>
                <w:szCs w:val="22"/>
              </w:rPr>
              <w:t>5</w:t>
            </w:r>
          </w:p>
        </w:tc>
        <w:tc>
          <w:tcPr>
            <w:tcW w:w="7371" w:type="dxa"/>
          </w:tcPr>
          <w:p w14:paraId="3328CF86" w14:textId="164E3722" w:rsidR="00534D1B" w:rsidRPr="001342F4" w:rsidRDefault="00534D1B" w:rsidP="00534D1B">
            <w:pPr>
              <w:jc w:val="left"/>
              <w:rPr>
                <w:rFonts w:cstheme="minorHAnsi"/>
                <w:sz w:val="22"/>
                <w:szCs w:val="22"/>
              </w:rPr>
            </w:pPr>
            <w:r w:rsidRPr="001342F4">
              <w:rPr>
                <w:rFonts w:cstheme="minorHAnsi"/>
                <w:sz w:val="22"/>
                <w:szCs w:val="22"/>
              </w:rPr>
              <w:t xml:space="preserve">Which </w:t>
            </w:r>
            <w:proofErr w:type="spellStart"/>
            <w:r w:rsidRPr="001342F4">
              <w:rPr>
                <w:rFonts w:cstheme="minorHAnsi"/>
                <w:sz w:val="22"/>
                <w:szCs w:val="22"/>
              </w:rPr>
              <w:t>Taskcard</w:t>
            </w:r>
            <w:proofErr w:type="spellEnd"/>
            <w:r w:rsidRPr="001342F4">
              <w:rPr>
                <w:rFonts w:cstheme="minorHAnsi"/>
                <w:sz w:val="22"/>
                <w:szCs w:val="22"/>
              </w:rPr>
              <w:t xml:space="preserve"> numbering logic will be used?</w:t>
            </w:r>
          </w:p>
          <w:p w14:paraId="22581524" w14:textId="0F7C154E" w:rsidR="00534D1B" w:rsidRDefault="00534D1B" w:rsidP="00534D1B">
            <w:pPr>
              <w:pStyle w:val="ListParagraph"/>
              <w:numPr>
                <w:ilvl w:val="0"/>
                <w:numId w:val="18"/>
              </w:numPr>
              <w:jc w:val="left"/>
              <w:rPr>
                <w:rFonts w:cstheme="minorHAnsi"/>
                <w:sz w:val="22"/>
                <w:szCs w:val="22"/>
              </w:rPr>
            </w:pPr>
            <w:r w:rsidRPr="00140715">
              <w:rPr>
                <w:rFonts w:cstheme="minorHAnsi"/>
                <w:sz w:val="22"/>
                <w:szCs w:val="22"/>
              </w:rPr>
              <w:t xml:space="preserve">Simple Number:  any number can be entered </w:t>
            </w:r>
            <w:r w:rsidRPr="00140715">
              <w:rPr>
                <w:rFonts w:cstheme="minorHAnsi"/>
                <w:sz w:val="22"/>
                <w:szCs w:val="22"/>
              </w:rPr>
              <w:br/>
              <w:t>(char max length = 20)</w:t>
            </w:r>
          </w:p>
          <w:p w14:paraId="6936065F" w14:textId="0450945B" w:rsidR="00534D1B" w:rsidRPr="00365E75" w:rsidRDefault="00534D1B" w:rsidP="00534D1B">
            <w:pPr>
              <w:pStyle w:val="ListParagraph"/>
              <w:numPr>
                <w:ilvl w:val="0"/>
                <w:numId w:val="18"/>
              </w:numPr>
              <w:jc w:val="left"/>
              <w:rPr>
                <w:rFonts w:cstheme="minorHAnsi"/>
                <w:sz w:val="22"/>
                <w:szCs w:val="22"/>
              </w:rPr>
            </w:pPr>
            <w:r w:rsidRPr="00140715">
              <w:rPr>
                <w:rFonts w:cstheme="minorHAnsi"/>
                <w:sz w:val="22"/>
                <w:szCs w:val="22"/>
              </w:rPr>
              <w:t xml:space="preserve">Composite Number: use a pre-defined </w:t>
            </w:r>
            <w:proofErr w:type="spellStart"/>
            <w:r w:rsidRPr="00140715">
              <w:rPr>
                <w:rFonts w:cstheme="minorHAnsi"/>
                <w:sz w:val="22"/>
                <w:szCs w:val="22"/>
              </w:rPr>
              <w:t>Taskcard</w:t>
            </w:r>
            <w:proofErr w:type="spellEnd"/>
            <w:r w:rsidRPr="00140715">
              <w:rPr>
                <w:rFonts w:cstheme="minorHAnsi"/>
                <w:sz w:val="22"/>
                <w:szCs w:val="22"/>
              </w:rPr>
              <w:t xml:space="preserve"> numbering logic.</w:t>
            </w:r>
          </w:p>
          <w:p w14:paraId="034B5247" w14:textId="1334CC6E" w:rsidR="00534D1B" w:rsidRPr="00140715" w:rsidRDefault="00534D1B" w:rsidP="00534D1B">
            <w:pPr>
              <w:jc w:val="left"/>
              <w:rPr>
                <w:rFonts w:cstheme="minorHAnsi"/>
                <w:i/>
                <w:iCs/>
                <w:sz w:val="22"/>
                <w:szCs w:val="22"/>
              </w:rPr>
            </w:pPr>
            <w:r w:rsidRPr="00140715">
              <w:rPr>
                <w:rFonts w:cstheme="minorHAnsi"/>
                <w:i/>
                <w:iCs/>
                <w:sz w:val="22"/>
                <w:szCs w:val="22"/>
              </w:rPr>
              <w:t>Note: If you are planning</w:t>
            </w:r>
            <w:r>
              <w:rPr>
                <w:rFonts w:cstheme="minorHAnsi"/>
                <w:i/>
                <w:iCs/>
                <w:sz w:val="22"/>
                <w:szCs w:val="22"/>
              </w:rPr>
              <w:t xml:space="preserve"> </w:t>
            </w:r>
            <w:r w:rsidRPr="00140715">
              <w:rPr>
                <w:rFonts w:cstheme="minorHAnsi"/>
                <w:i/>
                <w:iCs/>
                <w:sz w:val="22"/>
                <w:szCs w:val="22"/>
              </w:rPr>
              <w:t>to use the import from an OEM upload file,</w:t>
            </w:r>
            <w:r>
              <w:rPr>
                <w:rFonts w:cstheme="minorHAnsi"/>
                <w:i/>
                <w:iCs/>
                <w:sz w:val="22"/>
                <w:szCs w:val="22"/>
              </w:rPr>
              <w:t xml:space="preserve"> it is recommended</w:t>
            </w:r>
            <w:r w:rsidRPr="00140715">
              <w:rPr>
                <w:rFonts w:cstheme="minorHAnsi"/>
                <w:i/>
                <w:iCs/>
                <w:sz w:val="22"/>
                <w:szCs w:val="22"/>
              </w:rPr>
              <w:t xml:space="preserve"> you should keep the same logic and numbering used by the OEM</w:t>
            </w:r>
          </w:p>
        </w:tc>
        <w:tc>
          <w:tcPr>
            <w:tcW w:w="5811" w:type="dxa"/>
          </w:tcPr>
          <w:p w14:paraId="7BA00FA8" w14:textId="459DFE1B" w:rsidR="00534D1B" w:rsidRPr="0019283C" w:rsidRDefault="00534D1B" w:rsidP="00534D1B">
            <w:pPr>
              <w:rPr>
                <w:rFonts w:cstheme="minorHAnsi"/>
                <w:sz w:val="22"/>
                <w:szCs w:val="22"/>
              </w:rPr>
            </w:pPr>
          </w:p>
        </w:tc>
      </w:tr>
      <w:tr w:rsidR="004D2821" w:rsidRPr="0019283C" w14:paraId="32FC6566" w14:textId="77777777" w:rsidTr="00140715">
        <w:trPr>
          <w:cnfStyle w:val="000000010000" w:firstRow="0" w:lastRow="0" w:firstColumn="0" w:lastColumn="0" w:oddVBand="0" w:evenVBand="0" w:oddHBand="0" w:evenHBand="1" w:firstRowFirstColumn="0" w:firstRowLastColumn="0" w:lastRowFirstColumn="0" w:lastRowLastColumn="0"/>
        </w:trPr>
        <w:tc>
          <w:tcPr>
            <w:tcW w:w="568" w:type="dxa"/>
          </w:tcPr>
          <w:p w14:paraId="1FF74F1F" w14:textId="0C9D57C6" w:rsidR="004D2821" w:rsidRDefault="004D2821" w:rsidP="00534D1B">
            <w:pPr>
              <w:rPr>
                <w:rFonts w:cstheme="minorHAnsi"/>
                <w:sz w:val="22"/>
                <w:szCs w:val="22"/>
              </w:rPr>
            </w:pPr>
            <w:r>
              <w:rPr>
                <w:rFonts w:cstheme="minorHAnsi"/>
                <w:sz w:val="22"/>
                <w:szCs w:val="22"/>
              </w:rPr>
              <w:t>6</w:t>
            </w:r>
          </w:p>
        </w:tc>
        <w:tc>
          <w:tcPr>
            <w:tcW w:w="7371" w:type="dxa"/>
          </w:tcPr>
          <w:p w14:paraId="6EE57B31" w14:textId="1F23EC93" w:rsidR="004D2821" w:rsidRDefault="004D2821" w:rsidP="004D2821">
            <w:pPr>
              <w:jc w:val="left"/>
              <w:rPr>
                <w:rFonts w:cstheme="minorHAnsi"/>
                <w:sz w:val="22"/>
                <w:szCs w:val="22"/>
              </w:rPr>
            </w:pPr>
            <w:r>
              <w:rPr>
                <w:rFonts w:cstheme="minorHAnsi"/>
                <w:sz w:val="22"/>
                <w:szCs w:val="22"/>
              </w:rPr>
              <w:t xml:space="preserve">How will you track component maintenance </w:t>
            </w:r>
            <w:r w:rsidR="000E0A16">
              <w:rPr>
                <w:rFonts w:cstheme="minorHAnsi"/>
                <w:sz w:val="22"/>
                <w:szCs w:val="22"/>
              </w:rPr>
              <w:t>requirements?</w:t>
            </w:r>
            <w:r>
              <w:rPr>
                <w:rFonts w:cstheme="minorHAnsi"/>
                <w:sz w:val="22"/>
                <w:szCs w:val="22"/>
              </w:rPr>
              <w:t xml:space="preserve"> </w:t>
            </w:r>
          </w:p>
          <w:p w14:paraId="6DA31DA5" w14:textId="6FFF14A5" w:rsidR="004D2821" w:rsidRPr="004D2821" w:rsidRDefault="004D2821" w:rsidP="004D2821">
            <w:pPr>
              <w:jc w:val="left"/>
              <w:rPr>
                <w:rFonts w:cstheme="minorHAnsi"/>
                <w:i/>
                <w:iCs/>
                <w:sz w:val="22"/>
                <w:szCs w:val="22"/>
              </w:rPr>
            </w:pPr>
            <w:r w:rsidRPr="004D2821">
              <w:rPr>
                <w:rFonts w:cstheme="minorHAnsi"/>
                <w:i/>
                <w:iCs/>
                <w:sz w:val="22"/>
                <w:szCs w:val="22"/>
              </w:rPr>
              <w:t xml:space="preserve">Note: It is recommended to </w:t>
            </w:r>
            <w:r>
              <w:rPr>
                <w:rFonts w:cstheme="minorHAnsi"/>
                <w:i/>
                <w:iCs/>
                <w:sz w:val="22"/>
                <w:szCs w:val="22"/>
              </w:rPr>
              <w:t>set up</w:t>
            </w:r>
            <w:r w:rsidRPr="004D2821">
              <w:rPr>
                <w:rFonts w:cstheme="minorHAnsi"/>
                <w:i/>
                <w:iCs/>
                <w:sz w:val="22"/>
                <w:szCs w:val="22"/>
              </w:rPr>
              <w:t xml:space="preserve"> the Part Requirement on the PN level</w:t>
            </w:r>
            <w:r>
              <w:rPr>
                <w:rFonts w:cstheme="minorHAnsi"/>
                <w:i/>
                <w:iCs/>
                <w:sz w:val="22"/>
                <w:szCs w:val="22"/>
              </w:rPr>
              <w:t xml:space="preserve"> (APN 2773) (cf. Process 01.02 Part Definition)</w:t>
            </w:r>
            <w:r w:rsidRPr="004D2821">
              <w:rPr>
                <w:rFonts w:cstheme="minorHAnsi"/>
                <w:i/>
                <w:iCs/>
                <w:sz w:val="22"/>
                <w:szCs w:val="22"/>
              </w:rPr>
              <w:t xml:space="preserve"> and create an associated </w:t>
            </w:r>
            <w:proofErr w:type="spellStart"/>
            <w:r w:rsidRPr="004D2821">
              <w:rPr>
                <w:rFonts w:cstheme="minorHAnsi"/>
                <w:i/>
                <w:iCs/>
                <w:sz w:val="22"/>
                <w:szCs w:val="22"/>
              </w:rPr>
              <w:t>Rotable</w:t>
            </w:r>
            <w:proofErr w:type="spellEnd"/>
            <w:r w:rsidRPr="004D2821">
              <w:rPr>
                <w:rFonts w:cstheme="minorHAnsi"/>
                <w:i/>
                <w:iCs/>
                <w:sz w:val="22"/>
                <w:szCs w:val="22"/>
              </w:rPr>
              <w:t xml:space="preserve"> Controlled </w:t>
            </w:r>
            <w:proofErr w:type="spellStart"/>
            <w:r w:rsidRPr="004D2821">
              <w:rPr>
                <w:rFonts w:cstheme="minorHAnsi"/>
                <w:i/>
                <w:iCs/>
                <w:sz w:val="22"/>
                <w:szCs w:val="22"/>
              </w:rPr>
              <w:t>Taskcard</w:t>
            </w:r>
            <w:proofErr w:type="spellEnd"/>
            <w:r w:rsidRPr="004D2821">
              <w:rPr>
                <w:rFonts w:cstheme="minorHAnsi"/>
                <w:i/>
                <w:iCs/>
                <w:sz w:val="22"/>
                <w:szCs w:val="22"/>
              </w:rPr>
              <w:t xml:space="preserve"> linked to it</w:t>
            </w:r>
          </w:p>
        </w:tc>
        <w:tc>
          <w:tcPr>
            <w:tcW w:w="5811" w:type="dxa"/>
          </w:tcPr>
          <w:p w14:paraId="25B52FED" w14:textId="77777777" w:rsidR="004D2821" w:rsidRPr="0019283C" w:rsidRDefault="004D2821" w:rsidP="00534D1B">
            <w:pPr>
              <w:rPr>
                <w:rFonts w:cstheme="minorHAnsi"/>
                <w:sz w:val="22"/>
                <w:szCs w:val="22"/>
              </w:rPr>
            </w:pPr>
          </w:p>
        </w:tc>
      </w:tr>
      <w:tr w:rsidR="004D2821" w:rsidRPr="0019283C" w14:paraId="168923AA" w14:textId="77777777" w:rsidTr="00140715">
        <w:trPr>
          <w:cnfStyle w:val="000000100000" w:firstRow="0" w:lastRow="0" w:firstColumn="0" w:lastColumn="0" w:oddVBand="0" w:evenVBand="0" w:oddHBand="1" w:evenHBand="0" w:firstRowFirstColumn="0" w:firstRowLastColumn="0" w:lastRowFirstColumn="0" w:lastRowLastColumn="0"/>
        </w:trPr>
        <w:tc>
          <w:tcPr>
            <w:tcW w:w="568" w:type="dxa"/>
          </w:tcPr>
          <w:p w14:paraId="6E732DF6" w14:textId="0B3D04E6" w:rsidR="004D2821" w:rsidRDefault="004D2821" w:rsidP="004D2821">
            <w:pPr>
              <w:rPr>
                <w:rFonts w:cstheme="minorHAnsi"/>
                <w:sz w:val="22"/>
                <w:szCs w:val="22"/>
              </w:rPr>
            </w:pPr>
            <w:r>
              <w:rPr>
                <w:rFonts w:cstheme="minorHAnsi"/>
                <w:sz w:val="22"/>
                <w:szCs w:val="22"/>
              </w:rPr>
              <w:t>7</w:t>
            </w:r>
          </w:p>
        </w:tc>
        <w:tc>
          <w:tcPr>
            <w:tcW w:w="7371" w:type="dxa"/>
          </w:tcPr>
          <w:p w14:paraId="019FC7A2" w14:textId="2D118DCE" w:rsidR="004D2821" w:rsidRDefault="004D2821" w:rsidP="004D2821">
            <w:pPr>
              <w:jc w:val="left"/>
              <w:rPr>
                <w:rFonts w:cstheme="minorHAnsi"/>
                <w:sz w:val="22"/>
                <w:szCs w:val="22"/>
              </w:rPr>
            </w:pPr>
            <w:r>
              <w:rPr>
                <w:rFonts w:cstheme="minorHAnsi"/>
                <w:sz w:val="22"/>
                <w:szCs w:val="22"/>
              </w:rPr>
              <w:t>How will you track repetitive requirements coming from a document (e.g. AD/SB/STC/ICA</w:t>
            </w:r>
            <w:proofErr w:type="gramStart"/>
            <w:r>
              <w:rPr>
                <w:rFonts w:cstheme="minorHAnsi"/>
                <w:sz w:val="22"/>
                <w:szCs w:val="22"/>
              </w:rPr>
              <w:t>) ?</w:t>
            </w:r>
            <w:proofErr w:type="gramEnd"/>
          </w:p>
          <w:p w14:paraId="575E9025" w14:textId="77777777" w:rsidR="004D2821" w:rsidRDefault="004D2821" w:rsidP="004D2821">
            <w:pPr>
              <w:jc w:val="left"/>
              <w:rPr>
                <w:rFonts w:cstheme="minorHAnsi"/>
                <w:i/>
                <w:iCs/>
                <w:sz w:val="22"/>
                <w:szCs w:val="22"/>
              </w:rPr>
            </w:pPr>
            <w:r w:rsidRPr="004D2821">
              <w:rPr>
                <w:rFonts w:cstheme="minorHAnsi"/>
                <w:i/>
                <w:iCs/>
                <w:sz w:val="22"/>
                <w:szCs w:val="22"/>
              </w:rPr>
              <w:lastRenderedPageBreak/>
              <w:t xml:space="preserve">Note: It is recommended to </w:t>
            </w:r>
            <w:r>
              <w:rPr>
                <w:rFonts w:cstheme="minorHAnsi"/>
                <w:i/>
                <w:iCs/>
                <w:sz w:val="22"/>
                <w:szCs w:val="22"/>
              </w:rPr>
              <w:t>set up</w:t>
            </w:r>
            <w:r w:rsidRPr="004D2821">
              <w:rPr>
                <w:rFonts w:cstheme="minorHAnsi"/>
                <w:i/>
                <w:iCs/>
                <w:sz w:val="22"/>
                <w:szCs w:val="22"/>
              </w:rPr>
              <w:t xml:space="preserve"> </w:t>
            </w:r>
            <w:r>
              <w:rPr>
                <w:rFonts w:cstheme="minorHAnsi"/>
                <w:i/>
                <w:iCs/>
                <w:sz w:val="22"/>
                <w:szCs w:val="22"/>
              </w:rPr>
              <w:t>the Document in APN 63 (cf. Process 01.04 SB/AD Assessment)</w:t>
            </w:r>
            <w:r w:rsidRPr="004D2821">
              <w:rPr>
                <w:rFonts w:cstheme="minorHAnsi"/>
                <w:i/>
                <w:iCs/>
                <w:sz w:val="22"/>
                <w:szCs w:val="22"/>
              </w:rPr>
              <w:t xml:space="preserve"> and create an associated </w:t>
            </w:r>
            <w:r>
              <w:rPr>
                <w:rFonts w:cstheme="minorHAnsi"/>
                <w:i/>
                <w:iCs/>
                <w:sz w:val="22"/>
                <w:szCs w:val="22"/>
              </w:rPr>
              <w:t>Document</w:t>
            </w:r>
            <w:r w:rsidRPr="004D2821">
              <w:rPr>
                <w:rFonts w:cstheme="minorHAnsi"/>
                <w:i/>
                <w:iCs/>
                <w:sz w:val="22"/>
                <w:szCs w:val="22"/>
              </w:rPr>
              <w:t xml:space="preserve"> Controlled </w:t>
            </w:r>
            <w:proofErr w:type="spellStart"/>
            <w:r w:rsidRPr="004D2821">
              <w:rPr>
                <w:rFonts w:cstheme="minorHAnsi"/>
                <w:i/>
                <w:iCs/>
                <w:sz w:val="22"/>
                <w:szCs w:val="22"/>
              </w:rPr>
              <w:t>Taskcard</w:t>
            </w:r>
            <w:proofErr w:type="spellEnd"/>
            <w:r w:rsidRPr="004D2821">
              <w:rPr>
                <w:rFonts w:cstheme="minorHAnsi"/>
                <w:i/>
                <w:iCs/>
                <w:sz w:val="22"/>
                <w:szCs w:val="22"/>
              </w:rPr>
              <w:t xml:space="preserve"> linked to it</w:t>
            </w:r>
          </w:p>
          <w:p w14:paraId="53B72735" w14:textId="4CFBE838" w:rsidR="004D2821" w:rsidRPr="004D2821" w:rsidRDefault="004D2821" w:rsidP="004D2821">
            <w:pPr>
              <w:jc w:val="left"/>
              <w:rPr>
                <w:rFonts w:cstheme="minorHAnsi"/>
                <w:i/>
                <w:iCs/>
                <w:sz w:val="22"/>
                <w:szCs w:val="22"/>
              </w:rPr>
            </w:pPr>
            <w:r>
              <w:rPr>
                <w:rFonts w:cstheme="minorHAnsi"/>
                <w:i/>
                <w:iCs/>
                <w:sz w:val="22"/>
                <w:szCs w:val="22"/>
              </w:rPr>
              <w:t>Repetitive Requirements out of a Structural Damage</w:t>
            </w:r>
            <w:r w:rsidR="00191375">
              <w:rPr>
                <w:rFonts w:cstheme="minorHAnsi"/>
                <w:i/>
                <w:iCs/>
                <w:sz w:val="22"/>
                <w:szCs w:val="22"/>
              </w:rPr>
              <w:t xml:space="preserve"> (creating the SDR item as a document)</w:t>
            </w:r>
            <w:r>
              <w:rPr>
                <w:rFonts w:cstheme="minorHAnsi"/>
                <w:i/>
                <w:iCs/>
                <w:sz w:val="22"/>
                <w:szCs w:val="22"/>
              </w:rPr>
              <w:t xml:space="preserve"> can also be </w:t>
            </w:r>
            <w:r w:rsidR="00191375">
              <w:rPr>
                <w:rFonts w:cstheme="minorHAnsi"/>
                <w:i/>
                <w:iCs/>
                <w:sz w:val="22"/>
                <w:szCs w:val="22"/>
              </w:rPr>
              <w:t>set up accordingly</w:t>
            </w:r>
          </w:p>
        </w:tc>
        <w:tc>
          <w:tcPr>
            <w:tcW w:w="5811" w:type="dxa"/>
          </w:tcPr>
          <w:p w14:paraId="34680B60" w14:textId="77777777" w:rsidR="004D2821" w:rsidRPr="0019283C" w:rsidRDefault="004D2821" w:rsidP="004D2821">
            <w:pPr>
              <w:rPr>
                <w:rFonts w:cstheme="minorHAnsi"/>
                <w:sz w:val="22"/>
                <w:szCs w:val="22"/>
              </w:rPr>
            </w:pPr>
          </w:p>
        </w:tc>
      </w:tr>
      <w:tr w:rsidR="004D2821" w:rsidRPr="0019283C" w14:paraId="09943133" w14:textId="77777777" w:rsidTr="00140715">
        <w:trPr>
          <w:cnfStyle w:val="000000010000" w:firstRow="0" w:lastRow="0" w:firstColumn="0" w:lastColumn="0" w:oddVBand="0" w:evenVBand="0" w:oddHBand="0" w:evenHBand="1" w:firstRowFirstColumn="0" w:firstRowLastColumn="0" w:lastRowFirstColumn="0" w:lastRowLastColumn="0"/>
        </w:trPr>
        <w:tc>
          <w:tcPr>
            <w:tcW w:w="568" w:type="dxa"/>
          </w:tcPr>
          <w:p w14:paraId="0FF67FC0" w14:textId="1F71EF55" w:rsidR="004D2821" w:rsidRPr="00FE2679" w:rsidRDefault="00191375" w:rsidP="004D2821">
            <w:pPr>
              <w:rPr>
                <w:rFonts w:cstheme="minorHAnsi"/>
                <w:sz w:val="22"/>
                <w:szCs w:val="22"/>
              </w:rPr>
            </w:pPr>
            <w:r>
              <w:rPr>
                <w:rFonts w:cstheme="minorHAnsi"/>
                <w:sz w:val="22"/>
                <w:szCs w:val="22"/>
              </w:rPr>
              <w:t>8</w:t>
            </w:r>
          </w:p>
        </w:tc>
        <w:tc>
          <w:tcPr>
            <w:tcW w:w="7371" w:type="dxa"/>
          </w:tcPr>
          <w:p w14:paraId="6F924A7B" w14:textId="4944B29E" w:rsidR="004D2821" w:rsidRPr="00B616DF" w:rsidRDefault="004D2821" w:rsidP="004D2821">
            <w:pPr>
              <w:jc w:val="left"/>
              <w:rPr>
                <w:rFonts w:cstheme="minorHAnsi"/>
                <w:sz w:val="22"/>
                <w:szCs w:val="22"/>
              </w:rPr>
            </w:pPr>
            <w:r w:rsidRPr="00B616DF">
              <w:rPr>
                <w:rFonts w:cstheme="minorHAnsi"/>
                <w:sz w:val="22"/>
                <w:szCs w:val="22"/>
              </w:rPr>
              <w:t>How will your company revise a Maintenance Program?</w:t>
            </w:r>
          </w:p>
          <w:p w14:paraId="5A404F03" w14:textId="77777777" w:rsidR="004D2821" w:rsidRPr="00140715" w:rsidRDefault="004D2821" w:rsidP="004D2821">
            <w:pPr>
              <w:pStyle w:val="ListParagraph"/>
              <w:numPr>
                <w:ilvl w:val="0"/>
                <w:numId w:val="18"/>
              </w:numPr>
              <w:jc w:val="left"/>
              <w:rPr>
                <w:rFonts w:cstheme="minorHAnsi"/>
                <w:sz w:val="22"/>
                <w:szCs w:val="22"/>
              </w:rPr>
            </w:pPr>
            <w:r w:rsidRPr="00140715">
              <w:rPr>
                <w:rFonts w:cstheme="minorHAnsi"/>
                <w:sz w:val="22"/>
                <w:szCs w:val="22"/>
              </w:rPr>
              <w:t>Inside AMOS?</w:t>
            </w:r>
          </w:p>
          <w:p w14:paraId="7E8FA297" w14:textId="5468E6BE" w:rsidR="004D2821" w:rsidRPr="00140715" w:rsidRDefault="004D2821" w:rsidP="004D2821">
            <w:pPr>
              <w:pStyle w:val="ListParagraph"/>
              <w:numPr>
                <w:ilvl w:val="0"/>
                <w:numId w:val="18"/>
              </w:numPr>
              <w:jc w:val="left"/>
              <w:rPr>
                <w:rFonts w:cstheme="minorHAnsi"/>
                <w:sz w:val="22"/>
                <w:szCs w:val="22"/>
              </w:rPr>
            </w:pPr>
            <w:r w:rsidRPr="00140715">
              <w:rPr>
                <w:rFonts w:cstheme="minorHAnsi"/>
                <w:sz w:val="22"/>
                <w:szCs w:val="22"/>
              </w:rPr>
              <w:t xml:space="preserve">From an OEM file import? Is your OEM providing you </w:t>
            </w:r>
            <w:r>
              <w:rPr>
                <w:rFonts w:cstheme="minorHAnsi"/>
                <w:sz w:val="22"/>
                <w:szCs w:val="22"/>
              </w:rPr>
              <w:t xml:space="preserve">a </w:t>
            </w:r>
            <w:r w:rsidRPr="00140715">
              <w:rPr>
                <w:rFonts w:cstheme="minorHAnsi"/>
                <w:sz w:val="22"/>
                <w:szCs w:val="22"/>
              </w:rPr>
              <w:t>customized on your fleet or is the general one?</w:t>
            </w:r>
          </w:p>
        </w:tc>
        <w:tc>
          <w:tcPr>
            <w:tcW w:w="5811" w:type="dxa"/>
          </w:tcPr>
          <w:p w14:paraId="675D83BF" w14:textId="592A1B9D" w:rsidR="004D2821" w:rsidRPr="0019283C" w:rsidRDefault="004D2821" w:rsidP="004D2821">
            <w:pPr>
              <w:rPr>
                <w:rFonts w:cstheme="minorHAnsi"/>
                <w:sz w:val="22"/>
                <w:szCs w:val="22"/>
              </w:rPr>
            </w:pPr>
          </w:p>
        </w:tc>
      </w:tr>
      <w:tr w:rsidR="004D2821" w:rsidRPr="0019283C" w14:paraId="56E47F1F" w14:textId="77777777" w:rsidTr="00140715">
        <w:trPr>
          <w:cnfStyle w:val="000000100000" w:firstRow="0" w:lastRow="0" w:firstColumn="0" w:lastColumn="0" w:oddVBand="0" w:evenVBand="0" w:oddHBand="1" w:evenHBand="0" w:firstRowFirstColumn="0" w:firstRowLastColumn="0" w:lastRowFirstColumn="0" w:lastRowLastColumn="0"/>
        </w:trPr>
        <w:tc>
          <w:tcPr>
            <w:tcW w:w="568" w:type="dxa"/>
          </w:tcPr>
          <w:p w14:paraId="355B3E7C" w14:textId="5A21BD3F" w:rsidR="004D2821" w:rsidRDefault="00191375" w:rsidP="004D2821">
            <w:pPr>
              <w:rPr>
                <w:rFonts w:cstheme="minorHAnsi"/>
                <w:sz w:val="22"/>
                <w:szCs w:val="22"/>
              </w:rPr>
            </w:pPr>
            <w:r>
              <w:rPr>
                <w:rFonts w:cstheme="minorHAnsi"/>
                <w:sz w:val="22"/>
                <w:szCs w:val="22"/>
              </w:rPr>
              <w:t>9</w:t>
            </w:r>
          </w:p>
        </w:tc>
        <w:tc>
          <w:tcPr>
            <w:tcW w:w="7371" w:type="dxa"/>
          </w:tcPr>
          <w:p w14:paraId="3D79E8A9" w14:textId="4AD7F785" w:rsidR="004D2821" w:rsidRPr="007939D1" w:rsidRDefault="004D2821" w:rsidP="004D2821">
            <w:pPr>
              <w:jc w:val="left"/>
              <w:rPr>
                <w:rFonts w:cstheme="minorHAnsi"/>
                <w:sz w:val="22"/>
                <w:szCs w:val="22"/>
              </w:rPr>
            </w:pPr>
            <w:r w:rsidRPr="007939D1">
              <w:rPr>
                <w:rFonts w:cstheme="minorHAnsi"/>
                <w:sz w:val="22"/>
                <w:szCs w:val="22"/>
              </w:rPr>
              <w:t>What is the data source of the Maintenance Program data that will be used for the revision process? (after Go-Live)</w:t>
            </w:r>
          </w:p>
          <w:p w14:paraId="0878DE43" w14:textId="08DF777C" w:rsidR="004D2821" w:rsidRPr="00B616DF" w:rsidRDefault="004D2821" w:rsidP="004D2821">
            <w:pPr>
              <w:jc w:val="left"/>
              <w:rPr>
                <w:rFonts w:cstheme="minorHAnsi"/>
                <w:sz w:val="22"/>
                <w:szCs w:val="22"/>
              </w:rPr>
            </w:pPr>
            <w:r w:rsidRPr="007939D1">
              <w:rPr>
                <w:rFonts w:cstheme="minorHAnsi"/>
                <w:sz w:val="22"/>
                <w:szCs w:val="22"/>
              </w:rPr>
              <w:t>Are Boeing (SGML), Boeing toolbox or Airbus (TSDF) files available?</w:t>
            </w:r>
          </w:p>
        </w:tc>
        <w:tc>
          <w:tcPr>
            <w:tcW w:w="5811" w:type="dxa"/>
          </w:tcPr>
          <w:p w14:paraId="1FF36132" w14:textId="3F722CA7" w:rsidR="004D2821" w:rsidRPr="0019283C" w:rsidRDefault="004D2821" w:rsidP="004D2821">
            <w:pPr>
              <w:rPr>
                <w:rFonts w:cstheme="minorHAnsi"/>
                <w:sz w:val="22"/>
                <w:szCs w:val="22"/>
              </w:rPr>
            </w:pPr>
          </w:p>
        </w:tc>
      </w:tr>
      <w:tr w:rsidR="004D2821" w:rsidRPr="0019283C" w14:paraId="643AD9CA" w14:textId="77777777" w:rsidTr="00140715">
        <w:trPr>
          <w:cnfStyle w:val="000000010000" w:firstRow="0" w:lastRow="0" w:firstColumn="0" w:lastColumn="0" w:oddVBand="0" w:evenVBand="0" w:oddHBand="0" w:evenHBand="1" w:firstRowFirstColumn="0" w:firstRowLastColumn="0" w:lastRowFirstColumn="0" w:lastRowLastColumn="0"/>
        </w:trPr>
        <w:tc>
          <w:tcPr>
            <w:tcW w:w="568" w:type="dxa"/>
          </w:tcPr>
          <w:p w14:paraId="3FA1A3BD" w14:textId="03522C0B" w:rsidR="004D2821" w:rsidRDefault="00191375" w:rsidP="004D2821">
            <w:pPr>
              <w:rPr>
                <w:rFonts w:cstheme="minorHAnsi"/>
                <w:sz w:val="22"/>
                <w:szCs w:val="22"/>
              </w:rPr>
            </w:pPr>
            <w:r>
              <w:rPr>
                <w:rFonts w:cstheme="minorHAnsi"/>
                <w:sz w:val="22"/>
                <w:szCs w:val="22"/>
              </w:rPr>
              <w:t>10</w:t>
            </w:r>
          </w:p>
        </w:tc>
        <w:tc>
          <w:tcPr>
            <w:tcW w:w="7371" w:type="dxa"/>
          </w:tcPr>
          <w:p w14:paraId="6B3BD58D" w14:textId="745A6A69" w:rsidR="004D2821" w:rsidRPr="007939D1" w:rsidRDefault="004D2821" w:rsidP="004D2821">
            <w:pPr>
              <w:jc w:val="left"/>
              <w:rPr>
                <w:rFonts w:cstheme="minorHAnsi"/>
                <w:sz w:val="22"/>
                <w:szCs w:val="22"/>
              </w:rPr>
            </w:pPr>
            <w:r w:rsidRPr="007939D1">
              <w:rPr>
                <w:rFonts w:cstheme="minorHAnsi"/>
                <w:sz w:val="22"/>
                <w:szCs w:val="22"/>
              </w:rPr>
              <w:t>Which Maintenance Program report layouts will be used?</w:t>
            </w:r>
            <w:r>
              <w:rPr>
                <w:rFonts w:cstheme="minorHAnsi"/>
                <w:sz w:val="22"/>
                <w:szCs w:val="22"/>
              </w:rPr>
              <w:t xml:space="preserve"> (Each Maintenance Program </w:t>
            </w:r>
          </w:p>
          <w:p w14:paraId="08506D42" w14:textId="57ED5AB4" w:rsidR="004D2821" w:rsidRPr="004508EB" w:rsidRDefault="004D2821" w:rsidP="004D2821">
            <w:pPr>
              <w:pStyle w:val="ListParagraph"/>
              <w:numPr>
                <w:ilvl w:val="0"/>
                <w:numId w:val="18"/>
              </w:numPr>
              <w:jc w:val="left"/>
              <w:rPr>
                <w:rFonts w:cstheme="minorHAnsi"/>
                <w:sz w:val="22"/>
                <w:szCs w:val="22"/>
              </w:rPr>
            </w:pPr>
            <w:proofErr w:type="spellStart"/>
            <w:r w:rsidRPr="004508EB">
              <w:rPr>
                <w:rFonts w:cstheme="minorHAnsi"/>
                <w:sz w:val="22"/>
                <w:szCs w:val="22"/>
              </w:rPr>
              <w:t>Taskcard</w:t>
            </w:r>
            <w:proofErr w:type="spellEnd"/>
            <w:r w:rsidRPr="004508EB">
              <w:rPr>
                <w:rFonts w:cstheme="minorHAnsi"/>
                <w:sz w:val="22"/>
                <w:szCs w:val="22"/>
              </w:rPr>
              <w:t xml:space="preserve"> layout?</w:t>
            </w:r>
          </w:p>
          <w:p w14:paraId="107C231E" w14:textId="46E6FDB2" w:rsidR="004D2821" w:rsidRPr="004508EB" w:rsidRDefault="004D2821" w:rsidP="004D2821">
            <w:pPr>
              <w:jc w:val="left"/>
              <w:rPr>
                <w:rFonts w:cstheme="minorHAnsi"/>
                <w:i/>
                <w:iCs/>
                <w:sz w:val="22"/>
                <w:szCs w:val="22"/>
              </w:rPr>
            </w:pPr>
            <w:r w:rsidRPr="004508EB">
              <w:rPr>
                <w:rFonts w:cstheme="minorHAnsi"/>
                <w:i/>
                <w:iCs/>
                <w:sz w:val="22"/>
                <w:szCs w:val="22"/>
              </w:rPr>
              <w:t>Note: Some TC layout</w:t>
            </w:r>
            <w:r>
              <w:rPr>
                <w:rFonts w:cstheme="minorHAnsi"/>
                <w:i/>
                <w:iCs/>
                <w:sz w:val="22"/>
                <w:szCs w:val="22"/>
              </w:rPr>
              <w:t>s</w:t>
            </w:r>
            <w:r w:rsidRPr="004508EB">
              <w:rPr>
                <w:rFonts w:cstheme="minorHAnsi"/>
                <w:i/>
                <w:iCs/>
                <w:sz w:val="22"/>
                <w:szCs w:val="22"/>
              </w:rPr>
              <w:t xml:space="preserve"> can be customized in report designer (not all). </w:t>
            </w:r>
            <w:proofErr w:type="spellStart"/>
            <w:r w:rsidRPr="004508EB">
              <w:rPr>
                <w:rFonts w:cstheme="minorHAnsi"/>
                <w:i/>
                <w:iCs/>
                <w:sz w:val="22"/>
                <w:szCs w:val="22"/>
              </w:rPr>
              <w:t>Taskcard</w:t>
            </w:r>
            <w:proofErr w:type="spellEnd"/>
            <w:r w:rsidRPr="004508EB">
              <w:rPr>
                <w:rFonts w:cstheme="minorHAnsi"/>
                <w:i/>
                <w:iCs/>
                <w:sz w:val="22"/>
                <w:szCs w:val="22"/>
              </w:rPr>
              <w:t xml:space="preserve"> layouts are available for selection from the &lt;Print Setup&gt; </w:t>
            </w:r>
            <w:proofErr w:type="spellStart"/>
            <w:r w:rsidRPr="004508EB">
              <w:rPr>
                <w:rFonts w:cstheme="minorHAnsi"/>
                <w:i/>
                <w:iCs/>
                <w:sz w:val="22"/>
                <w:szCs w:val="22"/>
              </w:rPr>
              <w:t>tabsheet</w:t>
            </w:r>
            <w:proofErr w:type="spellEnd"/>
            <w:r w:rsidRPr="004508EB">
              <w:rPr>
                <w:rFonts w:cstheme="minorHAnsi"/>
                <w:i/>
                <w:iCs/>
                <w:sz w:val="22"/>
                <w:szCs w:val="22"/>
              </w:rPr>
              <w:t xml:space="preserve"> of each Maintenance Program.</w:t>
            </w:r>
          </w:p>
          <w:p w14:paraId="2D08B1BA" w14:textId="002417EF" w:rsidR="004D2821" w:rsidRDefault="004D2821" w:rsidP="004D2821">
            <w:pPr>
              <w:pStyle w:val="ListParagraph"/>
              <w:numPr>
                <w:ilvl w:val="0"/>
                <w:numId w:val="18"/>
              </w:numPr>
              <w:jc w:val="left"/>
              <w:rPr>
                <w:rFonts w:cstheme="minorHAnsi"/>
                <w:sz w:val="22"/>
                <w:szCs w:val="22"/>
              </w:rPr>
            </w:pPr>
            <w:r w:rsidRPr="004508EB">
              <w:rPr>
                <w:rFonts w:cstheme="minorHAnsi"/>
                <w:sz w:val="22"/>
                <w:szCs w:val="22"/>
              </w:rPr>
              <w:t>Maintenance Program Summary?</w:t>
            </w:r>
          </w:p>
          <w:p w14:paraId="198A5FAF" w14:textId="3AC42762" w:rsidR="004D2821" w:rsidRPr="004508EB" w:rsidRDefault="004D2821" w:rsidP="004D2821">
            <w:pPr>
              <w:jc w:val="left"/>
              <w:rPr>
                <w:rFonts w:cstheme="minorHAnsi"/>
                <w:i/>
                <w:iCs/>
                <w:sz w:val="22"/>
                <w:szCs w:val="22"/>
              </w:rPr>
            </w:pPr>
            <w:r>
              <w:rPr>
                <w:rFonts w:cstheme="minorHAnsi"/>
                <w:i/>
                <w:iCs/>
                <w:sz w:val="22"/>
                <w:szCs w:val="22"/>
              </w:rPr>
              <w:t xml:space="preserve">Note: </w:t>
            </w:r>
            <w:r w:rsidRPr="004508EB">
              <w:rPr>
                <w:rFonts w:cstheme="minorHAnsi"/>
                <w:i/>
                <w:iCs/>
                <w:sz w:val="22"/>
                <w:szCs w:val="22"/>
              </w:rPr>
              <w:t>Default Maintenance Program Summary</w:t>
            </w:r>
            <w:r>
              <w:rPr>
                <w:rFonts w:cstheme="minorHAnsi"/>
                <w:i/>
                <w:iCs/>
                <w:sz w:val="22"/>
                <w:szCs w:val="22"/>
              </w:rPr>
              <w:t xml:space="preserve"> report</w:t>
            </w:r>
            <w:r w:rsidRPr="004508EB">
              <w:rPr>
                <w:rFonts w:cstheme="minorHAnsi"/>
                <w:i/>
                <w:iCs/>
                <w:sz w:val="22"/>
                <w:szCs w:val="22"/>
              </w:rPr>
              <w:t xml:space="preserve"> is configurable in the &lt;Print Setup&gt; </w:t>
            </w:r>
            <w:proofErr w:type="spellStart"/>
            <w:r w:rsidRPr="004508EB">
              <w:rPr>
                <w:rFonts w:cstheme="minorHAnsi"/>
                <w:i/>
                <w:iCs/>
                <w:sz w:val="22"/>
                <w:szCs w:val="22"/>
              </w:rPr>
              <w:t>tabsheet</w:t>
            </w:r>
            <w:proofErr w:type="spellEnd"/>
            <w:r w:rsidRPr="004508EB">
              <w:rPr>
                <w:rFonts w:cstheme="minorHAnsi"/>
                <w:i/>
                <w:iCs/>
                <w:sz w:val="22"/>
                <w:szCs w:val="22"/>
              </w:rPr>
              <w:t xml:space="preserve"> of each Maintenance Program.</w:t>
            </w:r>
          </w:p>
          <w:p w14:paraId="430109C6" w14:textId="3BC18D12" w:rsidR="004D2821" w:rsidRPr="004508EB" w:rsidRDefault="004D2821" w:rsidP="004D2821">
            <w:pPr>
              <w:pStyle w:val="ListParagraph"/>
              <w:numPr>
                <w:ilvl w:val="0"/>
                <w:numId w:val="18"/>
              </w:numPr>
              <w:jc w:val="left"/>
              <w:rPr>
                <w:rFonts w:cstheme="minorHAnsi"/>
                <w:sz w:val="22"/>
                <w:szCs w:val="22"/>
              </w:rPr>
            </w:pPr>
            <w:r>
              <w:rPr>
                <w:rFonts w:cstheme="minorHAnsi"/>
                <w:sz w:val="22"/>
                <w:szCs w:val="22"/>
              </w:rPr>
              <w:t>Temporary Revision</w:t>
            </w:r>
            <w:r w:rsidRPr="004508EB">
              <w:rPr>
                <w:rFonts w:cstheme="minorHAnsi"/>
                <w:sz w:val="22"/>
                <w:szCs w:val="22"/>
              </w:rPr>
              <w:t xml:space="preserve"> report?</w:t>
            </w:r>
          </w:p>
          <w:p w14:paraId="371358EF" w14:textId="2E7FBF60" w:rsidR="004D2821" w:rsidRPr="004508EB" w:rsidRDefault="004D2821" w:rsidP="004D2821">
            <w:pPr>
              <w:pStyle w:val="ListParagraph"/>
              <w:numPr>
                <w:ilvl w:val="0"/>
                <w:numId w:val="18"/>
              </w:numPr>
              <w:jc w:val="left"/>
              <w:rPr>
                <w:rFonts w:cstheme="minorHAnsi"/>
                <w:sz w:val="22"/>
                <w:szCs w:val="22"/>
              </w:rPr>
            </w:pPr>
            <w:r>
              <w:rPr>
                <w:rFonts w:cstheme="minorHAnsi"/>
                <w:sz w:val="22"/>
                <w:szCs w:val="22"/>
              </w:rPr>
              <w:t>Summary of Changes report</w:t>
            </w:r>
            <w:r w:rsidRPr="004508EB">
              <w:rPr>
                <w:rFonts w:cstheme="minorHAnsi"/>
                <w:sz w:val="22"/>
                <w:szCs w:val="22"/>
              </w:rPr>
              <w:t>?</w:t>
            </w:r>
          </w:p>
        </w:tc>
        <w:tc>
          <w:tcPr>
            <w:tcW w:w="5811" w:type="dxa"/>
          </w:tcPr>
          <w:p w14:paraId="7C47A967" w14:textId="1A27DB9C" w:rsidR="004D2821" w:rsidRPr="0019283C" w:rsidRDefault="004D2821" w:rsidP="004D2821">
            <w:pPr>
              <w:rPr>
                <w:rFonts w:cstheme="minorHAnsi"/>
                <w:sz w:val="22"/>
                <w:szCs w:val="22"/>
              </w:rPr>
            </w:pPr>
          </w:p>
        </w:tc>
      </w:tr>
      <w:tr w:rsidR="004D2821" w:rsidRPr="0019283C" w14:paraId="6CDAA5B2" w14:textId="77777777" w:rsidTr="00140715">
        <w:trPr>
          <w:cnfStyle w:val="000000100000" w:firstRow="0" w:lastRow="0" w:firstColumn="0" w:lastColumn="0" w:oddVBand="0" w:evenVBand="0" w:oddHBand="1" w:evenHBand="0" w:firstRowFirstColumn="0" w:firstRowLastColumn="0" w:lastRowFirstColumn="0" w:lastRowLastColumn="0"/>
        </w:trPr>
        <w:tc>
          <w:tcPr>
            <w:tcW w:w="568" w:type="dxa"/>
          </w:tcPr>
          <w:p w14:paraId="2707594C" w14:textId="1FEAFD92" w:rsidR="004D2821" w:rsidRDefault="00191375" w:rsidP="004D2821">
            <w:pPr>
              <w:rPr>
                <w:rFonts w:cstheme="minorHAnsi"/>
                <w:sz w:val="22"/>
                <w:szCs w:val="22"/>
              </w:rPr>
            </w:pPr>
            <w:r>
              <w:rPr>
                <w:rFonts w:cstheme="minorHAnsi"/>
                <w:sz w:val="22"/>
                <w:szCs w:val="22"/>
              </w:rPr>
              <w:t>11</w:t>
            </w:r>
          </w:p>
        </w:tc>
        <w:tc>
          <w:tcPr>
            <w:tcW w:w="7371" w:type="dxa"/>
          </w:tcPr>
          <w:p w14:paraId="5FF99166" w14:textId="7B1EC61C" w:rsidR="004D2821" w:rsidRPr="007939D1" w:rsidRDefault="004D2821" w:rsidP="004D2821">
            <w:pPr>
              <w:jc w:val="left"/>
              <w:rPr>
                <w:rFonts w:cstheme="minorHAnsi"/>
                <w:sz w:val="22"/>
                <w:szCs w:val="22"/>
              </w:rPr>
            </w:pPr>
            <w:r w:rsidRPr="00757ADB">
              <w:rPr>
                <w:rFonts w:cstheme="minorHAnsi"/>
                <w:sz w:val="22"/>
                <w:szCs w:val="22"/>
              </w:rPr>
              <w:t>Will the Maintenance Program Summary Pre-amble text, and Section Pre-amble text be entered in AMOS?</w:t>
            </w:r>
          </w:p>
        </w:tc>
        <w:tc>
          <w:tcPr>
            <w:tcW w:w="5811" w:type="dxa"/>
          </w:tcPr>
          <w:p w14:paraId="044BD944" w14:textId="0620BA74" w:rsidR="004D2821" w:rsidRPr="0019283C" w:rsidRDefault="004D2821" w:rsidP="004D2821">
            <w:pPr>
              <w:rPr>
                <w:rFonts w:cstheme="minorHAnsi"/>
                <w:sz w:val="22"/>
                <w:szCs w:val="22"/>
              </w:rPr>
            </w:pPr>
          </w:p>
        </w:tc>
      </w:tr>
      <w:tr w:rsidR="004D2821" w:rsidRPr="0019283C" w14:paraId="41B690BE" w14:textId="77777777" w:rsidTr="00140715">
        <w:trPr>
          <w:cnfStyle w:val="000000010000" w:firstRow="0" w:lastRow="0" w:firstColumn="0" w:lastColumn="0" w:oddVBand="0" w:evenVBand="0" w:oddHBand="0" w:evenHBand="1" w:firstRowFirstColumn="0" w:firstRowLastColumn="0" w:lastRowFirstColumn="0" w:lastRowLastColumn="0"/>
        </w:trPr>
        <w:tc>
          <w:tcPr>
            <w:tcW w:w="568" w:type="dxa"/>
          </w:tcPr>
          <w:p w14:paraId="6F7E38BA" w14:textId="7EECBE4E" w:rsidR="004D2821" w:rsidRDefault="00191375" w:rsidP="004D2821">
            <w:pPr>
              <w:rPr>
                <w:rFonts w:cstheme="minorHAnsi"/>
                <w:sz w:val="22"/>
                <w:szCs w:val="22"/>
              </w:rPr>
            </w:pPr>
            <w:r>
              <w:rPr>
                <w:rFonts w:cstheme="minorHAnsi"/>
                <w:sz w:val="22"/>
                <w:szCs w:val="22"/>
              </w:rPr>
              <w:lastRenderedPageBreak/>
              <w:t>12</w:t>
            </w:r>
          </w:p>
        </w:tc>
        <w:tc>
          <w:tcPr>
            <w:tcW w:w="7371" w:type="dxa"/>
          </w:tcPr>
          <w:p w14:paraId="727CBA7C" w14:textId="2918C136" w:rsidR="004D2821" w:rsidRPr="00757ADB" w:rsidRDefault="004D2821" w:rsidP="004D2821">
            <w:pPr>
              <w:jc w:val="left"/>
              <w:rPr>
                <w:rFonts w:cstheme="minorHAnsi"/>
                <w:sz w:val="22"/>
                <w:szCs w:val="22"/>
              </w:rPr>
            </w:pPr>
            <w:r w:rsidRPr="00757ADB">
              <w:rPr>
                <w:rFonts w:cstheme="minorHAnsi"/>
                <w:sz w:val="22"/>
                <w:szCs w:val="22"/>
              </w:rPr>
              <w:t>Do you check findings ratio</w:t>
            </w:r>
            <w:r>
              <w:rPr>
                <w:rFonts w:cstheme="minorHAnsi"/>
                <w:sz w:val="22"/>
                <w:szCs w:val="22"/>
              </w:rPr>
              <w:t xml:space="preserve"> to improve reliability of your MP</w:t>
            </w:r>
            <w:r w:rsidRPr="00757ADB">
              <w:rPr>
                <w:rFonts w:cstheme="minorHAnsi"/>
                <w:sz w:val="22"/>
                <w:szCs w:val="22"/>
              </w:rPr>
              <w:t>?</w:t>
            </w:r>
          </w:p>
          <w:p w14:paraId="4D901585" w14:textId="77777777" w:rsidR="004D2821" w:rsidRDefault="004D2821" w:rsidP="004D2821">
            <w:pPr>
              <w:jc w:val="left"/>
              <w:rPr>
                <w:rFonts w:cstheme="minorHAnsi"/>
                <w:i/>
                <w:iCs/>
                <w:sz w:val="22"/>
                <w:szCs w:val="22"/>
              </w:rPr>
            </w:pPr>
            <w:r w:rsidRPr="00534D1B">
              <w:rPr>
                <w:rFonts w:cstheme="minorHAnsi"/>
                <w:i/>
                <w:iCs/>
                <w:sz w:val="22"/>
                <w:szCs w:val="22"/>
              </w:rPr>
              <w:t xml:space="preserve">Note: Use </w:t>
            </w:r>
            <w:proofErr w:type="spellStart"/>
            <w:r w:rsidRPr="00534D1B">
              <w:rPr>
                <w:rFonts w:cstheme="minorHAnsi"/>
                <w:i/>
                <w:iCs/>
                <w:sz w:val="22"/>
                <w:szCs w:val="22"/>
              </w:rPr>
              <w:t>Taskcard</w:t>
            </w:r>
            <w:proofErr w:type="spellEnd"/>
            <w:r w:rsidRPr="00534D1B">
              <w:rPr>
                <w:rFonts w:cstheme="minorHAnsi"/>
                <w:i/>
                <w:iCs/>
                <w:sz w:val="22"/>
                <w:szCs w:val="22"/>
              </w:rPr>
              <w:t xml:space="preserve"> Finding Report APN 876 to review the ratio of Findings-W/O for each </w:t>
            </w:r>
            <w:proofErr w:type="spellStart"/>
            <w:r w:rsidRPr="00534D1B">
              <w:rPr>
                <w:rFonts w:cstheme="minorHAnsi"/>
                <w:i/>
                <w:iCs/>
                <w:sz w:val="22"/>
                <w:szCs w:val="22"/>
              </w:rPr>
              <w:t>Taskcard</w:t>
            </w:r>
            <w:proofErr w:type="spellEnd"/>
            <w:r w:rsidRPr="00534D1B">
              <w:rPr>
                <w:rFonts w:cstheme="minorHAnsi"/>
                <w:i/>
                <w:iCs/>
                <w:sz w:val="22"/>
                <w:szCs w:val="22"/>
              </w:rPr>
              <w:t>.</w:t>
            </w:r>
            <w:r>
              <w:rPr>
                <w:rFonts w:cstheme="minorHAnsi"/>
                <w:i/>
                <w:iCs/>
                <w:sz w:val="22"/>
                <w:szCs w:val="22"/>
              </w:rPr>
              <w:t xml:space="preserve"> Moreover, you can:</w:t>
            </w:r>
          </w:p>
          <w:p w14:paraId="6E58649B" w14:textId="725288EB" w:rsidR="004D2821" w:rsidRDefault="004D2821" w:rsidP="004D2821">
            <w:pPr>
              <w:pStyle w:val="ListParagraph"/>
              <w:numPr>
                <w:ilvl w:val="0"/>
                <w:numId w:val="18"/>
              </w:numPr>
              <w:jc w:val="left"/>
              <w:rPr>
                <w:rFonts w:cstheme="minorHAnsi"/>
                <w:i/>
                <w:iCs/>
                <w:sz w:val="22"/>
                <w:szCs w:val="22"/>
              </w:rPr>
            </w:pPr>
            <w:r>
              <w:rPr>
                <w:rFonts w:cstheme="minorHAnsi"/>
                <w:i/>
                <w:iCs/>
                <w:sz w:val="22"/>
                <w:szCs w:val="22"/>
              </w:rPr>
              <w:t>Classify</w:t>
            </w:r>
            <w:r w:rsidRPr="00534D1B">
              <w:rPr>
                <w:rFonts w:cstheme="minorHAnsi"/>
                <w:i/>
                <w:iCs/>
                <w:sz w:val="22"/>
                <w:szCs w:val="22"/>
              </w:rPr>
              <w:t xml:space="preserve"> findings with a severity factor</w:t>
            </w:r>
          </w:p>
          <w:p w14:paraId="4DA694E8" w14:textId="77777777" w:rsidR="004D2821" w:rsidRDefault="004D2821" w:rsidP="004D2821">
            <w:pPr>
              <w:pStyle w:val="ListParagraph"/>
              <w:numPr>
                <w:ilvl w:val="0"/>
                <w:numId w:val="18"/>
              </w:numPr>
              <w:jc w:val="left"/>
              <w:rPr>
                <w:rFonts w:cstheme="minorHAnsi"/>
                <w:i/>
                <w:iCs/>
                <w:sz w:val="22"/>
                <w:szCs w:val="22"/>
              </w:rPr>
            </w:pPr>
            <w:r>
              <w:rPr>
                <w:rFonts w:cstheme="minorHAnsi"/>
                <w:i/>
                <w:iCs/>
                <w:sz w:val="22"/>
                <w:szCs w:val="22"/>
              </w:rPr>
              <w:t xml:space="preserve">Define CPCP tasks in &lt;MSG codes&gt; </w:t>
            </w:r>
            <w:proofErr w:type="spellStart"/>
            <w:r>
              <w:rPr>
                <w:rFonts w:cstheme="minorHAnsi"/>
                <w:i/>
                <w:iCs/>
                <w:sz w:val="22"/>
                <w:szCs w:val="22"/>
              </w:rPr>
              <w:t>tabsheet</w:t>
            </w:r>
            <w:proofErr w:type="spellEnd"/>
            <w:r>
              <w:rPr>
                <w:rFonts w:cstheme="minorHAnsi"/>
                <w:i/>
                <w:iCs/>
                <w:sz w:val="22"/>
                <w:szCs w:val="22"/>
              </w:rPr>
              <w:t>. Findings on those tasks can be classified with Level1/2/3 finding</w:t>
            </w:r>
          </w:p>
          <w:p w14:paraId="58532E68" w14:textId="01EA2BEF" w:rsidR="004D2821" w:rsidRPr="00534D1B" w:rsidRDefault="004D2821" w:rsidP="004D2821">
            <w:pPr>
              <w:pStyle w:val="ListParagraph"/>
              <w:numPr>
                <w:ilvl w:val="0"/>
                <w:numId w:val="18"/>
              </w:numPr>
              <w:jc w:val="left"/>
              <w:rPr>
                <w:rFonts w:cstheme="minorHAnsi"/>
                <w:i/>
                <w:iCs/>
                <w:sz w:val="22"/>
                <w:szCs w:val="22"/>
              </w:rPr>
            </w:pPr>
            <w:r>
              <w:rPr>
                <w:rFonts w:cstheme="minorHAnsi"/>
                <w:i/>
                <w:iCs/>
                <w:sz w:val="22"/>
                <w:szCs w:val="22"/>
              </w:rPr>
              <w:t>Set Finding possibilities</w:t>
            </w:r>
          </w:p>
        </w:tc>
        <w:tc>
          <w:tcPr>
            <w:tcW w:w="5811" w:type="dxa"/>
          </w:tcPr>
          <w:p w14:paraId="0A2828EC" w14:textId="309DB242" w:rsidR="004D2821" w:rsidRPr="0019283C" w:rsidRDefault="004D2821" w:rsidP="004D2821">
            <w:pPr>
              <w:rPr>
                <w:rFonts w:cstheme="minorHAnsi"/>
                <w:sz w:val="22"/>
                <w:szCs w:val="22"/>
              </w:rPr>
            </w:pPr>
          </w:p>
        </w:tc>
      </w:tr>
      <w:tr w:rsidR="004D2821" w:rsidRPr="0019283C" w14:paraId="7EE7AE42" w14:textId="77777777" w:rsidTr="00140715">
        <w:trPr>
          <w:cnfStyle w:val="000000100000" w:firstRow="0" w:lastRow="0" w:firstColumn="0" w:lastColumn="0" w:oddVBand="0" w:evenVBand="0" w:oddHBand="1" w:evenHBand="0" w:firstRowFirstColumn="0" w:firstRowLastColumn="0" w:lastRowFirstColumn="0" w:lastRowLastColumn="0"/>
        </w:trPr>
        <w:tc>
          <w:tcPr>
            <w:tcW w:w="568" w:type="dxa"/>
          </w:tcPr>
          <w:p w14:paraId="6EA9AE8B" w14:textId="529489D8" w:rsidR="004D2821" w:rsidRDefault="00191375" w:rsidP="004D2821">
            <w:pPr>
              <w:rPr>
                <w:rFonts w:cstheme="minorHAnsi"/>
                <w:sz w:val="22"/>
                <w:szCs w:val="22"/>
              </w:rPr>
            </w:pPr>
            <w:r>
              <w:rPr>
                <w:rFonts w:cstheme="minorHAnsi"/>
                <w:sz w:val="22"/>
                <w:szCs w:val="22"/>
              </w:rPr>
              <w:t>13</w:t>
            </w:r>
          </w:p>
        </w:tc>
        <w:tc>
          <w:tcPr>
            <w:tcW w:w="7371" w:type="dxa"/>
          </w:tcPr>
          <w:p w14:paraId="09D4AEA1" w14:textId="35B901DF" w:rsidR="004D2821" w:rsidRPr="00B50BB0" w:rsidRDefault="004D2821" w:rsidP="004D2821">
            <w:pPr>
              <w:jc w:val="left"/>
              <w:rPr>
                <w:rFonts w:cstheme="minorHAnsi"/>
                <w:sz w:val="22"/>
                <w:szCs w:val="22"/>
              </w:rPr>
            </w:pPr>
            <w:r w:rsidRPr="00B50BB0">
              <w:rPr>
                <w:rFonts w:cstheme="minorHAnsi"/>
                <w:sz w:val="22"/>
                <w:szCs w:val="22"/>
              </w:rPr>
              <w:t>Do you review working time against tasks?</w:t>
            </w:r>
          </w:p>
          <w:p w14:paraId="7E9A0EF7" w14:textId="3F3C1DAC" w:rsidR="004D2821" w:rsidRPr="00534D1B" w:rsidRDefault="004D2821" w:rsidP="004D2821">
            <w:pPr>
              <w:jc w:val="left"/>
              <w:rPr>
                <w:rFonts w:cstheme="minorHAnsi"/>
                <w:i/>
                <w:iCs/>
                <w:sz w:val="22"/>
                <w:szCs w:val="22"/>
              </w:rPr>
            </w:pPr>
            <w:r w:rsidRPr="00534D1B">
              <w:rPr>
                <w:rFonts w:cstheme="minorHAnsi"/>
                <w:i/>
                <w:iCs/>
                <w:sz w:val="22"/>
                <w:szCs w:val="22"/>
              </w:rPr>
              <w:t xml:space="preserve">Note: Use </w:t>
            </w:r>
            <w:proofErr w:type="spellStart"/>
            <w:r w:rsidRPr="00534D1B">
              <w:rPr>
                <w:rFonts w:cstheme="minorHAnsi"/>
                <w:i/>
                <w:iCs/>
                <w:sz w:val="22"/>
                <w:szCs w:val="22"/>
              </w:rPr>
              <w:t>Taskcard</w:t>
            </w:r>
            <w:proofErr w:type="spellEnd"/>
            <w:r w:rsidRPr="00534D1B">
              <w:rPr>
                <w:rFonts w:cstheme="minorHAnsi"/>
                <w:i/>
                <w:iCs/>
                <w:sz w:val="22"/>
                <w:szCs w:val="22"/>
              </w:rPr>
              <w:t xml:space="preserve"> Times Report (APN: 712) to review the </w:t>
            </w:r>
            <w:proofErr w:type="gramStart"/>
            <w:r w:rsidRPr="00534D1B">
              <w:rPr>
                <w:rFonts w:cstheme="minorHAnsi"/>
                <w:i/>
                <w:iCs/>
                <w:sz w:val="22"/>
                <w:szCs w:val="22"/>
              </w:rPr>
              <w:t>Work-time</w:t>
            </w:r>
            <w:proofErr w:type="gramEnd"/>
            <w:r w:rsidRPr="00534D1B">
              <w:rPr>
                <w:rFonts w:cstheme="minorHAnsi"/>
                <w:i/>
                <w:iCs/>
                <w:sz w:val="22"/>
                <w:szCs w:val="22"/>
              </w:rPr>
              <w:t xml:space="preserve"> used for each </w:t>
            </w:r>
            <w:proofErr w:type="spellStart"/>
            <w:r w:rsidRPr="00534D1B">
              <w:rPr>
                <w:rFonts w:cstheme="minorHAnsi"/>
                <w:i/>
                <w:iCs/>
                <w:sz w:val="22"/>
                <w:szCs w:val="22"/>
              </w:rPr>
              <w:t>Taskcard</w:t>
            </w:r>
            <w:proofErr w:type="spellEnd"/>
            <w:r w:rsidRPr="00534D1B">
              <w:rPr>
                <w:rFonts w:cstheme="minorHAnsi"/>
                <w:i/>
                <w:iCs/>
                <w:sz w:val="22"/>
                <w:szCs w:val="22"/>
              </w:rPr>
              <w:t xml:space="preserve"> execution.</w:t>
            </w:r>
          </w:p>
        </w:tc>
        <w:tc>
          <w:tcPr>
            <w:tcW w:w="5811" w:type="dxa"/>
          </w:tcPr>
          <w:p w14:paraId="773D1F53" w14:textId="2CCC57B5" w:rsidR="004D2821" w:rsidRPr="0019283C" w:rsidRDefault="004D2821" w:rsidP="004D2821">
            <w:pPr>
              <w:rPr>
                <w:rFonts w:cstheme="minorHAnsi"/>
                <w:sz w:val="22"/>
                <w:szCs w:val="22"/>
              </w:rPr>
            </w:pPr>
          </w:p>
        </w:tc>
      </w:tr>
      <w:tr w:rsidR="004D2821" w:rsidRPr="0019283C" w14:paraId="18A0D207" w14:textId="77777777" w:rsidTr="00140715">
        <w:trPr>
          <w:cnfStyle w:val="000000010000" w:firstRow="0" w:lastRow="0" w:firstColumn="0" w:lastColumn="0" w:oddVBand="0" w:evenVBand="0" w:oddHBand="0" w:evenHBand="1" w:firstRowFirstColumn="0" w:firstRowLastColumn="0" w:lastRowFirstColumn="0" w:lastRowLastColumn="0"/>
        </w:trPr>
        <w:tc>
          <w:tcPr>
            <w:tcW w:w="568" w:type="dxa"/>
          </w:tcPr>
          <w:p w14:paraId="1771FF6A" w14:textId="78D3399D" w:rsidR="004D2821" w:rsidRDefault="00191375" w:rsidP="004D2821">
            <w:pPr>
              <w:rPr>
                <w:rFonts w:cstheme="minorHAnsi"/>
                <w:sz w:val="22"/>
                <w:szCs w:val="22"/>
              </w:rPr>
            </w:pPr>
            <w:r>
              <w:rPr>
                <w:rFonts w:cstheme="minorHAnsi"/>
                <w:sz w:val="22"/>
                <w:szCs w:val="22"/>
              </w:rPr>
              <w:t>14</w:t>
            </w:r>
          </w:p>
        </w:tc>
        <w:tc>
          <w:tcPr>
            <w:tcW w:w="7371" w:type="dxa"/>
          </w:tcPr>
          <w:p w14:paraId="0B6049EC" w14:textId="0687B098" w:rsidR="004D2821" w:rsidRPr="00B50BB0" w:rsidRDefault="004D2821" w:rsidP="004D2821">
            <w:pPr>
              <w:jc w:val="left"/>
              <w:rPr>
                <w:rFonts w:cstheme="minorHAnsi"/>
                <w:sz w:val="22"/>
                <w:szCs w:val="22"/>
              </w:rPr>
            </w:pPr>
            <w:r w:rsidRPr="009C7F23">
              <w:rPr>
                <w:rFonts w:cstheme="minorHAnsi"/>
                <w:sz w:val="22"/>
                <w:szCs w:val="22"/>
              </w:rPr>
              <w:t xml:space="preserve">Does your company track work to be carried out at the Step level on a </w:t>
            </w:r>
            <w:proofErr w:type="spellStart"/>
            <w:r w:rsidRPr="009C7F23">
              <w:rPr>
                <w:rFonts w:cstheme="minorHAnsi"/>
                <w:sz w:val="22"/>
                <w:szCs w:val="22"/>
              </w:rPr>
              <w:t>Taskcard</w:t>
            </w:r>
            <w:proofErr w:type="spellEnd"/>
            <w:r w:rsidRPr="009C7F23">
              <w:rPr>
                <w:rFonts w:cstheme="minorHAnsi"/>
                <w:sz w:val="22"/>
                <w:szCs w:val="22"/>
              </w:rPr>
              <w:t>?</w:t>
            </w:r>
            <w:r>
              <w:rPr>
                <w:rFonts w:cstheme="minorHAnsi"/>
                <w:sz w:val="22"/>
                <w:szCs w:val="22"/>
              </w:rPr>
              <w:t xml:space="preserve"> </w:t>
            </w:r>
          </w:p>
        </w:tc>
        <w:tc>
          <w:tcPr>
            <w:tcW w:w="5811" w:type="dxa"/>
          </w:tcPr>
          <w:p w14:paraId="08008FFF" w14:textId="77777777" w:rsidR="004D2821" w:rsidRPr="0019283C" w:rsidRDefault="004D2821" w:rsidP="004D2821">
            <w:pPr>
              <w:rPr>
                <w:rFonts w:cstheme="minorHAnsi"/>
                <w:sz w:val="22"/>
                <w:szCs w:val="22"/>
              </w:rPr>
            </w:pPr>
          </w:p>
        </w:tc>
      </w:tr>
      <w:tr w:rsidR="004D2821" w:rsidRPr="0019283C" w14:paraId="20C04ABA" w14:textId="77777777" w:rsidTr="00140715">
        <w:trPr>
          <w:cnfStyle w:val="000000100000" w:firstRow="0" w:lastRow="0" w:firstColumn="0" w:lastColumn="0" w:oddVBand="0" w:evenVBand="0" w:oddHBand="1" w:evenHBand="0" w:firstRowFirstColumn="0" w:firstRowLastColumn="0" w:lastRowFirstColumn="0" w:lastRowLastColumn="0"/>
        </w:trPr>
        <w:tc>
          <w:tcPr>
            <w:tcW w:w="568" w:type="dxa"/>
          </w:tcPr>
          <w:p w14:paraId="039BD4D5" w14:textId="45F69E0D" w:rsidR="004D2821" w:rsidRDefault="00191375" w:rsidP="004D2821">
            <w:pPr>
              <w:rPr>
                <w:rFonts w:cstheme="minorHAnsi"/>
                <w:sz w:val="22"/>
                <w:szCs w:val="22"/>
              </w:rPr>
            </w:pPr>
            <w:r>
              <w:rPr>
                <w:rFonts w:cstheme="minorHAnsi"/>
                <w:sz w:val="22"/>
                <w:szCs w:val="22"/>
              </w:rPr>
              <w:t>15</w:t>
            </w:r>
          </w:p>
        </w:tc>
        <w:tc>
          <w:tcPr>
            <w:tcW w:w="7371" w:type="dxa"/>
          </w:tcPr>
          <w:p w14:paraId="5D8ECED2" w14:textId="083FB3C6" w:rsidR="004D2821" w:rsidRPr="00B50BB0" w:rsidRDefault="004D2821" w:rsidP="004D2821">
            <w:pPr>
              <w:jc w:val="left"/>
              <w:rPr>
                <w:rFonts w:cstheme="minorHAnsi"/>
                <w:sz w:val="22"/>
                <w:szCs w:val="22"/>
              </w:rPr>
            </w:pPr>
            <w:r w:rsidRPr="00B50BB0">
              <w:rPr>
                <w:rFonts w:cstheme="minorHAnsi"/>
                <w:sz w:val="22"/>
                <w:szCs w:val="22"/>
              </w:rPr>
              <w:t>How will your company build checks?</w:t>
            </w:r>
          </w:p>
          <w:p w14:paraId="0C409A04" w14:textId="4AA14354" w:rsidR="004D2821" w:rsidRPr="00B50BB0" w:rsidRDefault="004D2821" w:rsidP="004D2821">
            <w:pPr>
              <w:jc w:val="left"/>
              <w:rPr>
                <w:rFonts w:cstheme="minorHAnsi"/>
                <w:sz w:val="22"/>
                <w:szCs w:val="22"/>
              </w:rPr>
            </w:pPr>
            <w:r w:rsidRPr="00B50BB0">
              <w:rPr>
                <w:rFonts w:cstheme="minorHAnsi"/>
                <w:sz w:val="22"/>
                <w:szCs w:val="22"/>
              </w:rPr>
              <w:t>Sequential or independent?</w:t>
            </w:r>
          </w:p>
        </w:tc>
        <w:tc>
          <w:tcPr>
            <w:tcW w:w="5811" w:type="dxa"/>
          </w:tcPr>
          <w:p w14:paraId="25614C7E" w14:textId="364D8A67" w:rsidR="004D2821" w:rsidRPr="0019283C" w:rsidRDefault="004D2821" w:rsidP="004D2821">
            <w:pPr>
              <w:rPr>
                <w:rFonts w:cstheme="minorHAnsi"/>
                <w:sz w:val="22"/>
                <w:szCs w:val="22"/>
              </w:rPr>
            </w:pPr>
          </w:p>
        </w:tc>
      </w:tr>
      <w:tr w:rsidR="004D2821" w:rsidRPr="0019283C" w14:paraId="63DF3AAF" w14:textId="77777777" w:rsidTr="00140715">
        <w:trPr>
          <w:cnfStyle w:val="000000010000" w:firstRow="0" w:lastRow="0" w:firstColumn="0" w:lastColumn="0" w:oddVBand="0" w:evenVBand="0" w:oddHBand="0" w:evenHBand="1" w:firstRowFirstColumn="0" w:firstRowLastColumn="0" w:lastRowFirstColumn="0" w:lastRowLastColumn="0"/>
        </w:trPr>
        <w:tc>
          <w:tcPr>
            <w:tcW w:w="568" w:type="dxa"/>
          </w:tcPr>
          <w:p w14:paraId="715390D3" w14:textId="320571A9" w:rsidR="004D2821" w:rsidRDefault="00191375" w:rsidP="004D2821">
            <w:pPr>
              <w:rPr>
                <w:rFonts w:cstheme="minorHAnsi"/>
                <w:sz w:val="22"/>
                <w:szCs w:val="22"/>
              </w:rPr>
            </w:pPr>
            <w:r>
              <w:rPr>
                <w:rFonts w:cstheme="minorHAnsi"/>
                <w:sz w:val="22"/>
                <w:szCs w:val="22"/>
              </w:rPr>
              <w:t>16</w:t>
            </w:r>
          </w:p>
        </w:tc>
        <w:tc>
          <w:tcPr>
            <w:tcW w:w="7371" w:type="dxa"/>
          </w:tcPr>
          <w:p w14:paraId="5EAAA54C" w14:textId="57058489" w:rsidR="004D2821" w:rsidRPr="00B57919" w:rsidRDefault="004D2821" w:rsidP="004D2821">
            <w:pPr>
              <w:jc w:val="left"/>
              <w:rPr>
                <w:rFonts w:cstheme="minorHAnsi"/>
                <w:sz w:val="22"/>
                <w:szCs w:val="22"/>
              </w:rPr>
            </w:pPr>
            <w:r w:rsidRPr="00B57919">
              <w:rPr>
                <w:rFonts w:cstheme="minorHAnsi"/>
                <w:sz w:val="22"/>
                <w:szCs w:val="22"/>
              </w:rPr>
              <w:t xml:space="preserve">Will your company use Ad-Hoc Checks (Check </w:t>
            </w:r>
            <w:proofErr w:type="gramStart"/>
            <w:r w:rsidRPr="00B57919">
              <w:rPr>
                <w:rFonts w:cstheme="minorHAnsi"/>
                <w:sz w:val="22"/>
                <w:szCs w:val="22"/>
              </w:rPr>
              <w:t>On</w:t>
            </w:r>
            <w:proofErr w:type="gramEnd"/>
            <w:r w:rsidRPr="00B57919">
              <w:rPr>
                <w:rFonts w:cstheme="minorHAnsi"/>
                <w:sz w:val="22"/>
                <w:szCs w:val="22"/>
              </w:rPr>
              <w:t xml:space="preserve"> Demand)?</w:t>
            </w:r>
          </w:p>
          <w:p w14:paraId="7BB78A8B" w14:textId="76A957E6" w:rsidR="004D2821" w:rsidRPr="00534D1B" w:rsidRDefault="004D2821" w:rsidP="004D2821">
            <w:pPr>
              <w:jc w:val="left"/>
              <w:rPr>
                <w:rFonts w:cstheme="minorHAnsi"/>
                <w:i/>
                <w:iCs/>
                <w:sz w:val="22"/>
                <w:szCs w:val="22"/>
              </w:rPr>
            </w:pPr>
            <w:r w:rsidRPr="00534D1B">
              <w:rPr>
                <w:rFonts w:cstheme="minorHAnsi"/>
                <w:i/>
                <w:iCs/>
                <w:sz w:val="22"/>
                <w:szCs w:val="22"/>
              </w:rPr>
              <w:t xml:space="preserve">Note: </w:t>
            </w:r>
            <w:r>
              <w:rPr>
                <w:rFonts w:cstheme="minorHAnsi"/>
                <w:i/>
                <w:iCs/>
                <w:sz w:val="22"/>
                <w:szCs w:val="22"/>
              </w:rPr>
              <w:t>Useful f</w:t>
            </w:r>
            <w:r w:rsidRPr="00534D1B">
              <w:rPr>
                <w:rFonts w:cstheme="minorHAnsi"/>
                <w:i/>
                <w:iCs/>
                <w:sz w:val="22"/>
                <w:szCs w:val="22"/>
              </w:rPr>
              <w:t>or</w:t>
            </w:r>
            <w:r>
              <w:rPr>
                <w:rFonts w:cstheme="minorHAnsi"/>
                <w:i/>
                <w:iCs/>
                <w:sz w:val="22"/>
                <w:szCs w:val="22"/>
              </w:rPr>
              <w:t xml:space="preserve"> example for</w:t>
            </w:r>
            <w:r w:rsidRPr="00534D1B">
              <w:rPr>
                <w:rFonts w:cstheme="minorHAnsi"/>
                <w:i/>
                <w:iCs/>
                <w:sz w:val="22"/>
                <w:szCs w:val="22"/>
              </w:rPr>
              <w:t xml:space="preserve"> engine changes, etc. </w:t>
            </w:r>
            <w:r>
              <w:rPr>
                <w:rFonts w:cstheme="minorHAnsi"/>
                <w:i/>
                <w:iCs/>
                <w:sz w:val="22"/>
                <w:szCs w:val="22"/>
              </w:rPr>
              <w:t>You can set up</w:t>
            </w:r>
            <w:r w:rsidRPr="00534D1B">
              <w:rPr>
                <w:rFonts w:cstheme="minorHAnsi"/>
                <w:i/>
                <w:iCs/>
                <w:sz w:val="22"/>
                <w:szCs w:val="22"/>
              </w:rPr>
              <w:t xml:space="preserve"> the checks in the Check Control System (APN: 281) and then initialize the checks in the Maintenance Event Initializer (APN: 1895)</w:t>
            </w:r>
          </w:p>
          <w:p w14:paraId="144ED524" w14:textId="1C237D9D" w:rsidR="004D2821" w:rsidRPr="00534D1B" w:rsidRDefault="004D2821" w:rsidP="004D2821">
            <w:pPr>
              <w:jc w:val="left"/>
              <w:rPr>
                <w:rFonts w:cstheme="minorHAnsi"/>
                <w:i/>
                <w:iCs/>
                <w:sz w:val="22"/>
                <w:szCs w:val="22"/>
              </w:rPr>
            </w:pPr>
            <w:r w:rsidRPr="00534D1B">
              <w:rPr>
                <w:rFonts w:cstheme="minorHAnsi"/>
                <w:i/>
                <w:iCs/>
                <w:sz w:val="22"/>
                <w:szCs w:val="22"/>
              </w:rPr>
              <w:t>Alternative</w:t>
            </w:r>
            <w:r>
              <w:rPr>
                <w:rFonts w:cstheme="minorHAnsi"/>
                <w:i/>
                <w:iCs/>
                <w:sz w:val="22"/>
                <w:szCs w:val="22"/>
              </w:rPr>
              <w:t>ly</w:t>
            </w:r>
            <w:r w:rsidRPr="00534D1B">
              <w:rPr>
                <w:rFonts w:cstheme="minorHAnsi"/>
                <w:i/>
                <w:iCs/>
                <w:sz w:val="22"/>
                <w:szCs w:val="22"/>
              </w:rPr>
              <w:t xml:space="preserve">, </w:t>
            </w:r>
            <w:proofErr w:type="spellStart"/>
            <w:r w:rsidRPr="00534D1B">
              <w:rPr>
                <w:rFonts w:cstheme="minorHAnsi"/>
                <w:i/>
                <w:iCs/>
                <w:sz w:val="22"/>
                <w:szCs w:val="22"/>
              </w:rPr>
              <w:t>Taskcards</w:t>
            </w:r>
            <w:proofErr w:type="spellEnd"/>
            <w:r w:rsidRPr="00534D1B">
              <w:rPr>
                <w:rFonts w:cstheme="minorHAnsi"/>
                <w:i/>
                <w:iCs/>
                <w:sz w:val="22"/>
                <w:szCs w:val="22"/>
              </w:rPr>
              <w:t xml:space="preserve"> can be defined as on demand too.</w:t>
            </w:r>
          </w:p>
          <w:p w14:paraId="2DE7E078" w14:textId="752C8AEC" w:rsidR="004D2821" w:rsidRPr="00B50BB0" w:rsidRDefault="004D2821" w:rsidP="004D2821">
            <w:pPr>
              <w:jc w:val="left"/>
              <w:rPr>
                <w:rFonts w:cstheme="minorHAnsi"/>
                <w:sz w:val="22"/>
                <w:szCs w:val="22"/>
              </w:rPr>
            </w:pPr>
            <w:r w:rsidRPr="00534D1B">
              <w:rPr>
                <w:rFonts w:cstheme="minorHAnsi"/>
                <w:i/>
                <w:iCs/>
                <w:sz w:val="22"/>
                <w:szCs w:val="22"/>
              </w:rPr>
              <w:t xml:space="preserve">Use either Check or </w:t>
            </w:r>
            <w:proofErr w:type="spellStart"/>
            <w:r w:rsidRPr="00534D1B">
              <w:rPr>
                <w:rFonts w:cstheme="minorHAnsi"/>
                <w:i/>
                <w:iCs/>
                <w:sz w:val="22"/>
                <w:szCs w:val="22"/>
              </w:rPr>
              <w:t>Task</w:t>
            </w:r>
            <w:r>
              <w:rPr>
                <w:rFonts w:cstheme="minorHAnsi"/>
                <w:i/>
                <w:iCs/>
                <w:sz w:val="22"/>
                <w:szCs w:val="22"/>
              </w:rPr>
              <w:t>card</w:t>
            </w:r>
            <w:proofErr w:type="spellEnd"/>
            <w:r w:rsidRPr="00534D1B">
              <w:rPr>
                <w:rFonts w:cstheme="minorHAnsi"/>
                <w:i/>
                <w:iCs/>
                <w:sz w:val="22"/>
                <w:szCs w:val="22"/>
              </w:rPr>
              <w:t xml:space="preserve"> as per your convenience and regulation.</w:t>
            </w:r>
          </w:p>
        </w:tc>
        <w:tc>
          <w:tcPr>
            <w:tcW w:w="5811" w:type="dxa"/>
          </w:tcPr>
          <w:p w14:paraId="339B3223" w14:textId="57C36E7A" w:rsidR="004D2821" w:rsidRPr="0019283C" w:rsidRDefault="004D2821" w:rsidP="004D2821">
            <w:pPr>
              <w:rPr>
                <w:rFonts w:cstheme="minorHAnsi"/>
                <w:sz w:val="22"/>
                <w:szCs w:val="22"/>
              </w:rPr>
            </w:pPr>
          </w:p>
        </w:tc>
      </w:tr>
      <w:tr w:rsidR="004D2821" w:rsidRPr="0019283C" w14:paraId="28CF5FA3" w14:textId="77777777" w:rsidTr="00140715">
        <w:trPr>
          <w:cnfStyle w:val="000000100000" w:firstRow="0" w:lastRow="0" w:firstColumn="0" w:lastColumn="0" w:oddVBand="0" w:evenVBand="0" w:oddHBand="1" w:evenHBand="0" w:firstRowFirstColumn="0" w:firstRowLastColumn="0" w:lastRowFirstColumn="0" w:lastRowLastColumn="0"/>
        </w:trPr>
        <w:tc>
          <w:tcPr>
            <w:tcW w:w="568" w:type="dxa"/>
          </w:tcPr>
          <w:p w14:paraId="0B78F39F" w14:textId="432B1586" w:rsidR="004D2821" w:rsidRDefault="00191375" w:rsidP="004D2821">
            <w:pPr>
              <w:rPr>
                <w:rFonts w:cstheme="minorHAnsi"/>
                <w:sz w:val="22"/>
                <w:szCs w:val="22"/>
              </w:rPr>
            </w:pPr>
            <w:r>
              <w:rPr>
                <w:rFonts w:cstheme="minorHAnsi"/>
                <w:sz w:val="22"/>
                <w:szCs w:val="22"/>
              </w:rPr>
              <w:t>17</w:t>
            </w:r>
          </w:p>
        </w:tc>
        <w:tc>
          <w:tcPr>
            <w:tcW w:w="7371" w:type="dxa"/>
          </w:tcPr>
          <w:p w14:paraId="403A6444" w14:textId="1C672B90" w:rsidR="004D2821" w:rsidRPr="00B57919" w:rsidRDefault="004D2821" w:rsidP="004D2821">
            <w:pPr>
              <w:jc w:val="left"/>
              <w:rPr>
                <w:rFonts w:cstheme="minorHAnsi"/>
                <w:sz w:val="22"/>
                <w:szCs w:val="22"/>
              </w:rPr>
            </w:pPr>
            <w:r w:rsidRPr="00B57919">
              <w:rPr>
                <w:rFonts w:cstheme="minorHAnsi"/>
                <w:sz w:val="22"/>
                <w:szCs w:val="22"/>
              </w:rPr>
              <w:t xml:space="preserve">Will you use AMOS Storage Engine to store the </w:t>
            </w:r>
            <w:proofErr w:type="spellStart"/>
            <w:r w:rsidRPr="00B57919">
              <w:rPr>
                <w:rFonts w:cstheme="minorHAnsi"/>
                <w:sz w:val="22"/>
                <w:szCs w:val="22"/>
              </w:rPr>
              <w:t>Taskcard</w:t>
            </w:r>
            <w:proofErr w:type="spellEnd"/>
            <w:r w:rsidRPr="00B57919">
              <w:rPr>
                <w:rFonts w:cstheme="minorHAnsi"/>
                <w:sz w:val="22"/>
                <w:szCs w:val="22"/>
              </w:rPr>
              <w:t xml:space="preserve"> as issued during a Check?</w:t>
            </w:r>
            <w:r>
              <w:rPr>
                <w:rFonts w:cstheme="minorHAnsi"/>
                <w:sz w:val="22"/>
                <w:szCs w:val="22"/>
              </w:rPr>
              <w:t xml:space="preserve"> </w:t>
            </w:r>
          </w:p>
          <w:p w14:paraId="00A66ED5" w14:textId="6D8DA895" w:rsidR="004D2821" w:rsidRPr="00B57919" w:rsidRDefault="004D2821" w:rsidP="004D2821">
            <w:pPr>
              <w:jc w:val="left"/>
              <w:rPr>
                <w:rFonts w:cstheme="minorHAnsi"/>
                <w:sz w:val="22"/>
                <w:szCs w:val="22"/>
              </w:rPr>
            </w:pPr>
            <w:r w:rsidRPr="00B57919">
              <w:rPr>
                <w:rFonts w:cstheme="minorHAnsi"/>
                <w:sz w:val="22"/>
                <w:szCs w:val="22"/>
              </w:rPr>
              <w:t>Or will you use an external scan copy archive interfaced with AMOS?</w:t>
            </w:r>
          </w:p>
          <w:p w14:paraId="3A26E025" w14:textId="0BF68C51" w:rsidR="004D2821" w:rsidRPr="00B57919" w:rsidRDefault="004D2821" w:rsidP="004D2821">
            <w:pPr>
              <w:jc w:val="left"/>
              <w:rPr>
                <w:rFonts w:cstheme="minorHAnsi"/>
                <w:sz w:val="22"/>
                <w:szCs w:val="22"/>
              </w:rPr>
            </w:pPr>
            <w:r w:rsidRPr="00B57919">
              <w:rPr>
                <w:rFonts w:cstheme="minorHAnsi"/>
                <w:sz w:val="22"/>
                <w:szCs w:val="22"/>
              </w:rPr>
              <w:t>Note: See available interface with any scan archive system.</w:t>
            </w:r>
          </w:p>
        </w:tc>
        <w:tc>
          <w:tcPr>
            <w:tcW w:w="5811" w:type="dxa"/>
          </w:tcPr>
          <w:p w14:paraId="0071CCED" w14:textId="7F722F15" w:rsidR="004D2821" w:rsidRPr="000044B3" w:rsidRDefault="004D2821" w:rsidP="004D2821">
            <w:pPr>
              <w:pStyle w:val="ListParagraph"/>
              <w:jc w:val="left"/>
              <w:rPr>
                <w:rFonts w:cstheme="minorHAnsi"/>
                <w:sz w:val="22"/>
                <w:szCs w:val="22"/>
              </w:rPr>
            </w:pPr>
          </w:p>
        </w:tc>
      </w:tr>
      <w:tr w:rsidR="004D2821" w:rsidRPr="0019283C" w14:paraId="56B5E965" w14:textId="77777777" w:rsidTr="00140715">
        <w:trPr>
          <w:cnfStyle w:val="000000010000" w:firstRow="0" w:lastRow="0" w:firstColumn="0" w:lastColumn="0" w:oddVBand="0" w:evenVBand="0" w:oddHBand="0" w:evenHBand="1" w:firstRowFirstColumn="0" w:firstRowLastColumn="0" w:lastRowFirstColumn="0" w:lastRowLastColumn="0"/>
        </w:trPr>
        <w:tc>
          <w:tcPr>
            <w:tcW w:w="568" w:type="dxa"/>
          </w:tcPr>
          <w:p w14:paraId="7743EAE5" w14:textId="505A71FB" w:rsidR="004D2821" w:rsidRDefault="00191375" w:rsidP="004D2821">
            <w:pPr>
              <w:rPr>
                <w:rFonts w:cstheme="minorHAnsi"/>
                <w:sz w:val="22"/>
                <w:szCs w:val="22"/>
              </w:rPr>
            </w:pPr>
            <w:r>
              <w:rPr>
                <w:rFonts w:cstheme="minorHAnsi"/>
                <w:sz w:val="22"/>
                <w:szCs w:val="22"/>
              </w:rPr>
              <w:lastRenderedPageBreak/>
              <w:t>18</w:t>
            </w:r>
          </w:p>
        </w:tc>
        <w:tc>
          <w:tcPr>
            <w:tcW w:w="7371" w:type="dxa"/>
          </w:tcPr>
          <w:p w14:paraId="3AF83F68" w14:textId="226CAEB8" w:rsidR="004D2821" w:rsidRPr="009C7F23" w:rsidRDefault="004D2821" w:rsidP="004D2821">
            <w:pPr>
              <w:jc w:val="left"/>
              <w:rPr>
                <w:rFonts w:cstheme="minorHAnsi"/>
                <w:sz w:val="22"/>
                <w:szCs w:val="22"/>
              </w:rPr>
            </w:pPr>
            <w:r w:rsidRPr="009C7F23">
              <w:rPr>
                <w:rFonts w:cstheme="minorHAnsi"/>
                <w:sz w:val="22"/>
                <w:szCs w:val="22"/>
              </w:rPr>
              <w:t>What Calculation Method will your company use and in which cases</w:t>
            </w:r>
            <w:r>
              <w:rPr>
                <w:rFonts w:cstheme="minorHAnsi"/>
                <w:sz w:val="22"/>
                <w:szCs w:val="22"/>
              </w:rPr>
              <w:t xml:space="preserve"> (which maintenance event types)</w:t>
            </w:r>
            <w:r w:rsidRPr="009C7F23">
              <w:rPr>
                <w:rFonts w:cstheme="minorHAnsi"/>
                <w:sz w:val="22"/>
                <w:szCs w:val="22"/>
              </w:rPr>
              <w:t>?</w:t>
            </w:r>
          </w:p>
          <w:p w14:paraId="60A552EB" w14:textId="29DDE798" w:rsidR="004D2821" w:rsidRPr="00534D1B" w:rsidRDefault="004D2821" w:rsidP="004D2821">
            <w:pPr>
              <w:pStyle w:val="ListParagraph"/>
              <w:numPr>
                <w:ilvl w:val="0"/>
                <w:numId w:val="19"/>
              </w:numPr>
              <w:jc w:val="left"/>
              <w:rPr>
                <w:rFonts w:cstheme="minorHAnsi"/>
                <w:sz w:val="22"/>
                <w:szCs w:val="22"/>
              </w:rPr>
            </w:pPr>
            <w:r w:rsidRPr="00534D1B">
              <w:rPr>
                <w:rFonts w:cstheme="minorHAnsi"/>
                <w:sz w:val="22"/>
                <w:szCs w:val="22"/>
              </w:rPr>
              <w:t>Standard Calculation</w:t>
            </w:r>
          </w:p>
          <w:p w14:paraId="416AEEEB" w14:textId="03022BCA" w:rsidR="004D2821" w:rsidRPr="00534D1B" w:rsidRDefault="004D2821" w:rsidP="004D2821">
            <w:pPr>
              <w:pStyle w:val="ListParagraph"/>
              <w:numPr>
                <w:ilvl w:val="0"/>
                <w:numId w:val="19"/>
              </w:numPr>
              <w:jc w:val="left"/>
              <w:rPr>
                <w:rFonts w:cstheme="minorHAnsi"/>
                <w:sz w:val="22"/>
                <w:szCs w:val="22"/>
              </w:rPr>
            </w:pPr>
            <w:proofErr w:type="spellStart"/>
            <w:r w:rsidRPr="00534D1B">
              <w:rPr>
                <w:rFonts w:cstheme="minorHAnsi"/>
                <w:sz w:val="22"/>
                <w:szCs w:val="22"/>
              </w:rPr>
              <w:t>Groundtime</w:t>
            </w:r>
            <w:proofErr w:type="spellEnd"/>
            <w:r w:rsidRPr="00534D1B">
              <w:rPr>
                <w:rFonts w:cstheme="minorHAnsi"/>
                <w:sz w:val="22"/>
                <w:szCs w:val="22"/>
              </w:rPr>
              <w:t xml:space="preserve"> Extension</w:t>
            </w:r>
          </w:p>
          <w:p w14:paraId="3E5C7647" w14:textId="024CB80D" w:rsidR="004D2821" w:rsidRPr="00534D1B" w:rsidRDefault="004D2821" w:rsidP="004D2821">
            <w:pPr>
              <w:pStyle w:val="ListParagraph"/>
              <w:numPr>
                <w:ilvl w:val="0"/>
                <w:numId w:val="19"/>
              </w:numPr>
              <w:jc w:val="left"/>
              <w:rPr>
                <w:rFonts w:cstheme="minorHAnsi"/>
                <w:sz w:val="22"/>
                <w:szCs w:val="22"/>
              </w:rPr>
            </w:pPr>
            <w:r w:rsidRPr="00534D1B">
              <w:rPr>
                <w:rFonts w:cstheme="minorHAnsi"/>
                <w:sz w:val="22"/>
                <w:szCs w:val="22"/>
              </w:rPr>
              <w:t>Flexible Calculation</w:t>
            </w:r>
          </w:p>
          <w:p w14:paraId="316E18FC" w14:textId="12D4A738" w:rsidR="004D2821" w:rsidRPr="00534D1B" w:rsidRDefault="004D2821" w:rsidP="004D2821">
            <w:pPr>
              <w:pStyle w:val="ListParagraph"/>
              <w:numPr>
                <w:ilvl w:val="0"/>
                <w:numId w:val="19"/>
              </w:numPr>
              <w:jc w:val="left"/>
              <w:rPr>
                <w:rFonts w:cstheme="minorHAnsi"/>
                <w:sz w:val="22"/>
                <w:szCs w:val="22"/>
              </w:rPr>
            </w:pPr>
            <w:r w:rsidRPr="00534D1B">
              <w:rPr>
                <w:rFonts w:cstheme="minorHAnsi"/>
                <w:sz w:val="22"/>
                <w:szCs w:val="22"/>
              </w:rPr>
              <w:t>Tolerance Extension</w:t>
            </w:r>
          </w:p>
          <w:p w14:paraId="03974B88" w14:textId="67C141E7" w:rsidR="004D2821" w:rsidRPr="00534D1B" w:rsidRDefault="004D2821" w:rsidP="004D2821">
            <w:pPr>
              <w:jc w:val="left"/>
              <w:rPr>
                <w:rFonts w:cstheme="minorHAnsi"/>
                <w:i/>
                <w:iCs/>
                <w:sz w:val="22"/>
                <w:szCs w:val="22"/>
              </w:rPr>
            </w:pPr>
            <w:r w:rsidRPr="00534D1B">
              <w:rPr>
                <w:rFonts w:cstheme="minorHAnsi"/>
                <w:i/>
                <w:iCs/>
                <w:sz w:val="22"/>
                <w:szCs w:val="22"/>
              </w:rPr>
              <w:t>Note: See the explanation on AMOS online help “Calculation Model” – Calculation of Due Date</w:t>
            </w:r>
          </w:p>
        </w:tc>
        <w:tc>
          <w:tcPr>
            <w:tcW w:w="5811" w:type="dxa"/>
          </w:tcPr>
          <w:p w14:paraId="5E394917" w14:textId="46015C9C" w:rsidR="004D2821" w:rsidRPr="0019283C" w:rsidRDefault="004D2821" w:rsidP="004D2821">
            <w:pPr>
              <w:rPr>
                <w:rFonts w:cstheme="minorHAnsi"/>
                <w:sz w:val="22"/>
                <w:szCs w:val="22"/>
              </w:rPr>
            </w:pPr>
          </w:p>
        </w:tc>
      </w:tr>
      <w:tr w:rsidR="004D2821" w:rsidRPr="0019283C" w14:paraId="1AD2F663" w14:textId="77777777" w:rsidTr="00140715">
        <w:trPr>
          <w:cnfStyle w:val="000000100000" w:firstRow="0" w:lastRow="0" w:firstColumn="0" w:lastColumn="0" w:oddVBand="0" w:evenVBand="0" w:oddHBand="1" w:evenHBand="0" w:firstRowFirstColumn="0" w:firstRowLastColumn="0" w:lastRowFirstColumn="0" w:lastRowLastColumn="0"/>
        </w:trPr>
        <w:tc>
          <w:tcPr>
            <w:tcW w:w="568" w:type="dxa"/>
          </w:tcPr>
          <w:p w14:paraId="69176803" w14:textId="38572DFD" w:rsidR="004D2821" w:rsidRDefault="00191375" w:rsidP="004D2821">
            <w:pPr>
              <w:rPr>
                <w:rFonts w:cstheme="minorHAnsi"/>
                <w:sz w:val="22"/>
                <w:szCs w:val="22"/>
              </w:rPr>
            </w:pPr>
            <w:r>
              <w:rPr>
                <w:rFonts w:cstheme="minorHAnsi"/>
                <w:sz w:val="22"/>
                <w:szCs w:val="22"/>
              </w:rPr>
              <w:t>19</w:t>
            </w:r>
          </w:p>
        </w:tc>
        <w:tc>
          <w:tcPr>
            <w:tcW w:w="7371" w:type="dxa"/>
          </w:tcPr>
          <w:p w14:paraId="41FE189A" w14:textId="413B5636" w:rsidR="004D2821" w:rsidRPr="009C7F23" w:rsidRDefault="004D2821" w:rsidP="004D2821">
            <w:pPr>
              <w:jc w:val="left"/>
              <w:rPr>
                <w:rFonts w:cstheme="minorHAnsi"/>
                <w:sz w:val="22"/>
                <w:szCs w:val="22"/>
              </w:rPr>
            </w:pPr>
            <w:r w:rsidRPr="001342F4">
              <w:rPr>
                <w:rFonts w:cstheme="minorHAnsi"/>
                <w:sz w:val="22"/>
                <w:szCs w:val="22"/>
              </w:rPr>
              <w:t xml:space="preserve">Will the Go-Live migration done from the current legacy </w:t>
            </w:r>
            <w:proofErr w:type="gramStart"/>
            <w:r w:rsidRPr="001342F4">
              <w:rPr>
                <w:rFonts w:cstheme="minorHAnsi"/>
                <w:sz w:val="22"/>
                <w:szCs w:val="22"/>
              </w:rPr>
              <w:t>system</w:t>
            </w:r>
            <w:proofErr w:type="gramEnd"/>
            <w:r w:rsidRPr="001342F4">
              <w:rPr>
                <w:rFonts w:cstheme="minorHAnsi"/>
                <w:sz w:val="22"/>
                <w:szCs w:val="22"/>
              </w:rPr>
              <w:t xml:space="preserve"> or will it be a new MP from MPD import file?</w:t>
            </w:r>
          </w:p>
        </w:tc>
        <w:tc>
          <w:tcPr>
            <w:tcW w:w="5811" w:type="dxa"/>
          </w:tcPr>
          <w:p w14:paraId="4C0299CC" w14:textId="3D4A9A73" w:rsidR="004D2821" w:rsidRPr="0019283C" w:rsidRDefault="004D2821" w:rsidP="004D2821">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6" w:name="_Toc164350946"/>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6"/>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51BC8B9D" w:rsidR="00BF6240" w:rsidRPr="0019283C" w:rsidRDefault="00BF6240" w:rsidP="00BF6240">
            <w:pPr>
              <w:rPr>
                <w:rFonts w:cstheme="minorHAnsi"/>
                <w:sz w:val="22"/>
                <w:szCs w:val="22"/>
              </w:rPr>
            </w:pPr>
          </w:p>
        </w:tc>
        <w:tc>
          <w:tcPr>
            <w:tcW w:w="2978" w:type="dxa"/>
          </w:tcPr>
          <w:p w14:paraId="5B308702" w14:textId="4247A61D" w:rsidR="00BF6240" w:rsidRPr="0019283C" w:rsidRDefault="00BF6240" w:rsidP="00BF6240">
            <w:pPr>
              <w:rPr>
                <w:rFonts w:cstheme="minorHAnsi"/>
                <w:sz w:val="22"/>
                <w:szCs w:val="22"/>
              </w:rPr>
            </w:pPr>
          </w:p>
        </w:tc>
        <w:tc>
          <w:tcPr>
            <w:tcW w:w="4677" w:type="dxa"/>
          </w:tcPr>
          <w:p w14:paraId="6FB85095" w14:textId="1C92AEC6" w:rsidR="00BF6240" w:rsidRPr="0019283C" w:rsidRDefault="00BF6240" w:rsidP="00BF6240">
            <w:pPr>
              <w:rPr>
                <w:sz w:val="22"/>
                <w:szCs w:val="22"/>
              </w:rPr>
            </w:pPr>
          </w:p>
        </w:tc>
      </w:tr>
      <w:tr w:rsidR="00BF6240" w:rsidRPr="0019283C" w14:paraId="26368783" w14:textId="77777777">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62CAE06C"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4031A377" w14:textId="77777777" w:rsidR="00EC2942" w:rsidRPr="0019283C" w:rsidRDefault="00EC2942" w:rsidP="00EC2942">
      <w:pPr>
        <w:rPr>
          <w:rFonts w:cstheme="minorHAnsi"/>
          <w:sz w:val="22"/>
          <w:szCs w:val="22"/>
        </w:rPr>
      </w:pPr>
    </w:p>
    <w:p w14:paraId="4B58E8E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7" w:name="_Toc164350947"/>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7"/>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sz w:val="22"/>
                <w:szCs w:val="22"/>
                <w:lang w:val="en-GB"/>
              </w:rPr>
            </w:pPr>
            <w:r w:rsidRPr="6CC742DA">
              <w:rPr>
                <w:sz w:val="22"/>
                <w:szCs w:val="22"/>
                <w:lang w:val="en-GB"/>
              </w:rPr>
              <w:t xml:space="preserve">Other </w:t>
            </w:r>
            <w:proofErr w:type="spellStart"/>
            <w:r w:rsidRPr="6CC742DA">
              <w:rPr>
                <w:sz w:val="22"/>
                <w:szCs w:val="22"/>
                <w:lang w:val="en-GB"/>
              </w:rPr>
              <w:t>Softwares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19283C" w:rsidRDefault="00BF6240" w:rsidP="00BF6240">
            <w:pPr>
              <w:rPr>
                <w:rFonts w:cstheme="minorHAnsi"/>
                <w:sz w:val="22"/>
                <w:szCs w:val="22"/>
              </w:rPr>
            </w:pP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r w:rsidR="00BF6240" w:rsidRPr="0019283C" w14:paraId="4FE8CB52" w14:textId="77777777">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8"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9" w:name="_Toc164350948"/>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20" w:name="_Toc159516463"/>
      <w:bookmarkStart w:id="21" w:name="_Toc159516459"/>
      <w:bookmarkEnd w:id="18"/>
      <w:bookmarkEnd w:id="19"/>
    </w:p>
    <w:p w14:paraId="2FC61F20" w14:textId="77777777" w:rsidR="00250F6E" w:rsidRDefault="00250F6E" w:rsidP="00250F6E"/>
    <w:p w14:paraId="49210C9B" w14:textId="4B3AA0E7" w:rsidR="00D709D4" w:rsidRPr="001E06BA" w:rsidRDefault="00D709D4" w:rsidP="00D709D4">
      <w:pPr>
        <w:rPr>
          <w:b/>
          <w:bCs/>
          <w:sz w:val="22"/>
          <w:szCs w:val="22"/>
          <w:u w:val="single"/>
        </w:rPr>
      </w:pPr>
      <w:r w:rsidRPr="001E06BA">
        <w:rPr>
          <w:b/>
          <w:bCs/>
          <w:sz w:val="22"/>
          <w:szCs w:val="22"/>
          <w:u w:val="single"/>
        </w:rPr>
        <w:t>Preconditions</w:t>
      </w:r>
    </w:p>
    <w:p w14:paraId="1994D538" w14:textId="39B00FC9" w:rsidR="00D709D4" w:rsidRPr="001E06BA" w:rsidRDefault="00D709D4" w:rsidP="00D709D4">
      <w:pPr>
        <w:rPr>
          <w:sz w:val="22"/>
          <w:szCs w:val="22"/>
        </w:rPr>
      </w:pPr>
      <w:r w:rsidRPr="001E06BA">
        <w:rPr>
          <w:sz w:val="22"/>
          <w:szCs w:val="22"/>
        </w:rPr>
        <w:t xml:space="preserve">Within Address Administration </w:t>
      </w:r>
      <w:r w:rsidR="0095169C" w:rsidRPr="001E06BA">
        <w:rPr>
          <w:sz w:val="22"/>
          <w:szCs w:val="22"/>
        </w:rPr>
        <w:t xml:space="preserve">(APN 53) </w:t>
      </w:r>
      <w:r w:rsidRPr="001E06BA">
        <w:rPr>
          <w:sz w:val="22"/>
          <w:szCs w:val="22"/>
        </w:rPr>
        <w:t>all addresses used as Operator must have the property OC (Operator Code).</w:t>
      </w:r>
    </w:p>
    <w:p w14:paraId="74816BC9" w14:textId="16231789" w:rsidR="00D709D4" w:rsidRPr="001E06BA" w:rsidRDefault="00B674A6" w:rsidP="00D709D4">
      <w:pPr>
        <w:rPr>
          <w:sz w:val="22"/>
          <w:szCs w:val="22"/>
        </w:rPr>
      </w:pPr>
      <w:r>
        <w:rPr>
          <w:sz w:val="22"/>
          <w:szCs w:val="22"/>
        </w:rPr>
        <w:t>When revising</w:t>
      </w:r>
      <w:r w:rsidR="00D709D4" w:rsidRPr="001E06BA">
        <w:rPr>
          <w:sz w:val="22"/>
          <w:szCs w:val="22"/>
        </w:rPr>
        <w:t xml:space="preserve"> Maintenance </w:t>
      </w:r>
      <w:r w:rsidR="009B057D" w:rsidRPr="001E06BA">
        <w:rPr>
          <w:sz w:val="22"/>
          <w:szCs w:val="22"/>
        </w:rPr>
        <w:t>Program</w:t>
      </w:r>
      <w:r w:rsidR="009B057D">
        <w:rPr>
          <w:sz w:val="22"/>
          <w:szCs w:val="22"/>
        </w:rPr>
        <w:t xml:space="preserve"> </w:t>
      </w:r>
      <w:r>
        <w:rPr>
          <w:sz w:val="22"/>
          <w:szCs w:val="22"/>
        </w:rPr>
        <w:t>via file upload</w:t>
      </w:r>
      <w:r w:rsidR="009B057D" w:rsidRPr="001E06BA">
        <w:rPr>
          <w:sz w:val="22"/>
          <w:szCs w:val="22"/>
        </w:rPr>
        <w:t>,</w:t>
      </w:r>
      <w:r w:rsidR="00D709D4" w:rsidRPr="001E06BA">
        <w:rPr>
          <w:sz w:val="22"/>
          <w:szCs w:val="22"/>
        </w:rPr>
        <w:t xml:space="preserve"> </w:t>
      </w:r>
      <w:r>
        <w:rPr>
          <w:sz w:val="22"/>
          <w:szCs w:val="22"/>
        </w:rPr>
        <w:t xml:space="preserve">some source data needs to be mapped to the </w:t>
      </w:r>
      <w:r w:rsidR="009968FD">
        <w:rPr>
          <w:sz w:val="22"/>
          <w:szCs w:val="22"/>
        </w:rPr>
        <w:t>following AMOS values</w:t>
      </w:r>
      <w:r w:rsidR="00D709D4" w:rsidRPr="001E06BA">
        <w:rPr>
          <w:sz w:val="22"/>
          <w:szCs w:val="22"/>
        </w:rPr>
        <w:t xml:space="preserve">, </w:t>
      </w:r>
      <w:r w:rsidR="009968FD">
        <w:rPr>
          <w:sz w:val="22"/>
          <w:szCs w:val="22"/>
        </w:rPr>
        <w:t>such as</w:t>
      </w:r>
      <w:r w:rsidR="00D709D4" w:rsidRPr="001E06BA">
        <w:rPr>
          <w:sz w:val="22"/>
          <w:szCs w:val="22"/>
        </w:rPr>
        <w:t>:</w:t>
      </w:r>
    </w:p>
    <w:p w14:paraId="24110438" w14:textId="58AB2591" w:rsidR="00D709D4" w:rsidRPr="001E06BA" w:rsidRDefault="009968FD" w:rsidP="00D709D4">
      <w:pPr>
        <w:pStyle w:val="ListParagraph"/>
        <w:numPr>
          <w:ilvl w:val="0"/>
          <w:numId w:val="8"/>
        </w:numPr>
        <w:rPr>
          <w:sz w:val="22"/>
          <w:szCs w:val="22"/>
        </w:rPr>
      </w:pPr>
      <w:r>
        <w:rPr>
          <w:sz w:val="22"/>
          <w:szCs w:val="22"/>
        </w:rPr>
        <w:t>Counter Dimension C</w:t>
      </w:r>
      <w:r w:rsidR="00D709D4" w:rsidRPr="001E06BA">
        <w:rPr>
          <w:sz w:val="22"/>
          <w:szCs w:val="22"/>
        </w:rPr>
        <w:t>odes (</w:t>
      </w:r>
      <w:r>
        <w:rPr>
          <w:sz w:val="22"/>
          <w:szCs w:val="22"/>
        </w:rPr>
        <w:t xml:space="preserve">Defined in </w:t>
      </w:r>
      <w:r w:rsidR="00D709D4" w:rsidRPr="001E06BA">
        <w:rPr>
          <w:sz w:val="22"/>
          <w:szCs w:val="22"/>
        </w:rPr>
        <w:t>Counter Management APN 2031)</w:t>
      </w:r>
    </w:p>
    <w:p w14:paraId="404739F9" w14:textId="413339C8" w:rsidR="0095169C" w:rsidRDefault="009968FD" w:rsidP="0095169C">
      <w:pPr>
        <w:pStyle w:val="ListParagraph"/>
        <w:numPr>
          <w:ilvl w:val="0"/>
          <w:numId w:val="8"/>
        </w:numPr>
        <w:rPr>
          <w:sz w:val="22"/>
          <w:szCs w:val="22"/>
        </w:rPr>
      </w:pPr>
      <w:r>
        <w:rPr>
          <w:sz w:val="22"/>
          <w:szCs w:val="22"/>
        </w:rPr>
        <w:t>Skill Definitions (</w:t>
      </w:r>
      <w:r w:rsidR="00CE481D">
        <w:rPr>
          <w:sz w:val="22"/>
          <w:szCs w:val="22"/>
        </w:rPr>
        <w:t xml:space="preserve">=Plannable Resource </w:t>
      </w:r>
      <w:r w:rsidR="00B674A6">
        <w:rPr>
          <w:sz w:val="22"/>
          <w:szCs w:val="22"/>
        </w:rPr>
        <w:t>Type, d</w:t>
      </w:r>
      <w:r>
        <w:rPr>
          <w:sz w:val="22"/>
          <w:szCs w:val="22"/>
        </w:rPr>
        <w:t>efined in APN 18 B</w:t>
      </w:r>
      <w:r w:rsidR="00D709D4" w:rsidRPr="001E06BA">
        <w:rPr>
          <w:sz w:val="22"/>
          <w:szCs w:val="22"/>
        </w:rPr>
        <w:t>asic Data Administration =</w:t>
      </w:r>
      <w:r w:rsidR="00CA6904">
        <w:rPr>
          <w:sz w:val="22"/>
          <w:szCs w:val="22"/>
        </w:rPr>
        <w:t xml:space="preserve"> T</w:t>
      </w:r>
      <w:r w:rsidR="00D709D4" w:rsidRPr="001E06BA">
        <w:rPr>
          <w:sz w:val="22"/>
          <w:szCs w:val="22"/>
        </w:rPr>
        <w:t>able "Planning Qualifications"</w:t>
      </w:r>
      <w:r>
        <w:rPr>
          <w:sz w:val="22"/>
          <w:szCs w:val="22"/>
        </w:rPr>
        <w:t>)</w:t>
      </w:r>
      <w:r w:rsidR="00CE481D">
        <w:rPr>
          <w:sz w:val="22"/>
          <w:szCs w:val="22"/>
        </w:rPr>
        <w:t xml:space="preserve"> </w:t>
      </w:r>
    </w:p>
    <w:p w14:paraId="1991A6BF" w14:textId="69738168" w:rsidR="009968FD" w:rsidRDefault="009968FD" w:rsidP="0095169C">
      <w:pPr>
        <w:pStyle w:val="ListParagraph"/>
        <w:numPr>
          <w:ilvl w:val="0"/>
          <w:numId w:val="8"/>
        </w:numPr>
        <w:rPr>
          <w:sz w:val="22"/>
          <w:szCs w:val="22"/>
        </w:rPr>
      </w:pPr>
      <w:r>
        <w:rPr>
          <w:sz w:val="22"/>
          <w:szCs w:val="22"/>
        </w:rPr>
        <w:t>Section Codes (</w:t>
      </w:r>
      <w:r w:rsidR="00CE481D">
        <w:rPr>
          <w:sz w:val="22"/>
          <w:szCs w:val="22"/>
        </w:rPr>
        <w:t>=Maintenance Program Section, d</w:t>
      </w:r>
      <w:r>
        <w:rPr>
          <w:sz w:val="22"/>
          <w:szCs w:val="22"/>
        </w:rPr>
        <w:t>efined in APN 249 on MP header level)</w:t>
      </w:r>
    </w:p>
    <w:p w14:paraId="694B2A47" w14:textId="2997A967" w:rsidR="009968FD" w:rsidRPr="001E06BA" w:rsidRDefault="00CE481D" w:rsidP="0095169C">
      <w:pPr>
        <w:pStyle w:val="ListParagraph"/>
        <w:numPr>
          <w:ilvl w:val="0"/>
          <w:numId w:val="8"/>
        </w:numPr>
        <w:rPr>
          <w:sz w:val="22"/>
          <w:szCs w:val="22"/>
        </w:rPr>
      </w:pPr>
      <w:r>
        <w:rPr>
          <w:sz w:val="22"/>
          <w:szCs w:val="22"/>
        </w:rPr>
        <w:t xml:space="preserve">Type Codes (=Maintenance Task </w:t>
      </w:r>
      <w:r w:rsidR="00B674A6">
        <w:rPr>
          <w:sz w:val="22"/>
          <w:szCs w:val="22"/>
        </w:rPr>
        <w:t>Code,</w:t>
      </w:r>
      <w:r>
        <w:rPr>
          <w:sz w:val="22"/>
          <w:szCs w:val="22"/>
        </w:rPr>
        <w:t xml:space="preserve"> defined in APN 249 on MP header level)</w:t>
      </w:r>
    </w:p>
    <w:p w14:paraId="71963FC8" w14:textId="598F6D98" w:rsidR="0095169C" w:rsidRPr="009378F8" w:rsidRDefault="009378F8" w:rsidP="009378F8">
      <w:pPr>
        <w:rPr>
          <w:sz w:val="22"/>
          <w:szCs w:val="22"/>
        </w:rPr>
      </w:pPr>
      <w:r>
        <w:rPr>
          <w:sz w:val="22"/>
          <w:szCs w:val="22"/>
        </w:rPr>
        <w:t>Following</w:t>
      </w:r>
      <w:r w:rsidR="0095169C" w:rsidRPr="001E06BA">
        <w:rPr>
          <w:sz w:val="22"/>
          <w:szCs w:val="22"/>
        </w:rPr>
        <w:t xml:space="preserve"> basic data for Maintenance Program/</w:t>
      </w:r>
      <w:proofErr w:type="spellStart"/>
      <w:r w:rsidR="0095169C" w:rsidRPr="001E06BA">
        <w:rPr>
          <w:sz w:val="22"/>
          <w:szCs w:val="22"/>
        </w:rPr>
        <w:t>T</w:t>
      </w:r>
      <w:r w:rsidR="008B2ECC">
        <w:rPr>
          <w:sz w:val="22"/>
          <w:szCs w:val="22"/>
        </w:rPr>
        <w:t>ask</w:t>
      </w:r>
      <w:r w:rsidR="0095169C" w:rsidRPr="001E06BA">
        <w:rPr>
          <w:sz w:val="22"/>
          <w:szCs w:val="22"/>
        </w:rPr>
        <w:t>card</w:t>
      </w:r>
      <w:r>
        <w:rPr>
          <w:sz w:val="22"/>
          <w:szCs w:val="22"/>
        </w:rPr>
        <w:t>s</w:t>
      </w:r>
      <w:proofErr w:type="spellEnd"/>
      <w:r w:rsidR="0095169C" w:rsidRPr="001E06BA">
        <w:rPr>
          <w:sz w:val="22"/>
          <w:szCs w:val="22"/>
        </w:rPr>
        <w:t xml:space="preserve"> </w:t>
      </w:r>
      <w:r>
        <w:rPr>
          <w:sz w:val="22"/>
          <w:szCs w:val="22"/>
        </w:rPr>
        <w:t>to allow feeding the work template with information</w:t>
      </w:r>
      <w:r w:rsidR="0095169C" w:rsidRPr="001E06BA">
        <w:rPr>
          <w:sz w:val="22"/>
          <w:szCs w:val="22"/>
        </w:rPr>
        <w:t xml:space="preserve"> </w:t>
      </w:r>
      <w:r>
        <w:rPr>
          <w:sz w:val="22"/>
          <w:szCs w:val="22"/>
        </w:rPr>
        <w:t xml:space="preserve">relevant to </w:t>
      </w:r>
      <w:r w:rsidRPr="009378F8">
        <w:rPr>
          <w:sz w:val="22"/>
          <w:szCs w:val="22"/>
        </w:rPr>
        <w:t xml:space="preserve">Production </w:t>
      </w:r>
      <w:proofErr w:type="gramStart"/>
      <w:r w:rsidRPr="009378F8">
        <w:rPr>
          <w:sz w:val="22"/>
          <w:szCs w:val="22"/>
        </w:rPr>
        <w:t>Planning</w:t>
      </w:r>
      <w:r>
        <w:rPr>
          <w:sz w:val="22"/>
          <w:szCs w:val="22"/>
        </w:rPr>
        <w:t xml:space="preserve"> </w:t>
      </w:r>
      <w:r w:rsidRPr="009378F8">
        <w:rPr>
          <w:sz w:val="22"/>
          <w:szCs w:val="22"/>
        </w:rPr>
        <w:t>:</w:t>
      </w:r>
      <w:proofErr w:type="gramEnd"/>
    </w:p>
    <w:p w14:paraId="73C13E34" w14:textId="1219F7BF" w:rsidR="0095169C" w:rsidRPr="001E06BA" w:rsidRDefault="0095169C" w:rsidP="009378F8">
      <w:pPr>
        <w:pStyle w:val="ListParagraph"/>
        <w:numPr>
          <w:ilvl w:val="1"/>
          <w:numId w:val="19"/>
        </w:numPr>
        <w:rPr>
          <w:sz w:val="22"/>
          <w:szCs w:val="22"/>
        </w:rPr>
      </w:pPr>
      <w:r w:rsidRPr="001E06BA">
        <w:rPr>
          <w:sz w:val="22"/>
          <w:szCs w:val="22"/>
        </w:rPr>
        <w:t>Areas</w:t>
      </w:r>
      <w:r w:rsidR="009378F8">
        <w:rPr>
          <w:sz w:val="22"/>
          <w:szCs w:val="22"/>
        </w:rPr>
        <w:t xml:space="preserve"> (APN 2627 </w:t>
      </w:r>
      <w:r w:rsidR="009378F8" w:rsidRPr="001E06BA">
        <w:rPr>
          <w:sz w:val="22"/>
          <w:szCs w:val="22"/>
        </w:rPr>
        <w:t xml:space="preserve">Aircraft Code </w:t>
      </w:r>
      <w:r w:rsidR="009378F8">
        <w:rPr>
          <w:sz w:val="22"/>
          <w:szCs w:val="22"/>
        </w:rPr>
        <w:t>D</w:t>
      </w:r>
      <w:r w:rsidR="009378F8" w:rsidRPr="001E06BA">
        <w:rPr>
          <w:sz w:val="22"/>
          <w:szCs w:val="22"/>
        </w:rPr>
        <w:t>efinition</w:t>
      </w:r>
      <w:r w:rsidR="009378F8">
        <w:rPr>
          <w:sz w:val="22"/>
          <w:szCs w:val="22"/>
        </w:rPr>
        <w:t>)</w:t>
      </w:r>
    </w:p>
    <w:p w14:paraId="0739D8A3" w14:textId="77777777" w:rsidR="009378F8" w:rsidRPr="001E06BA" w:rsidRDefault="0095169C" w:rsidP="009378F8">
      <w:pPr>
        <w:pStyle w:val="ListParagraph"/>
        <w:numPr>
          <w:ilvl w:val="1"/>
          <w:numId w:val="19"/>
        </w:numPr>
        <w:rPr>
          <w:sz w:val="22"/>
          <w:szCs w:val="22"/>
        </w:rPr>
      </w:pPr>
      <w:r w:rsidRPr="001E06BA">
        <w:rPr>
          <w:sz w:val="22"/>
          <w:szCs w:val="22"/>
        </w:rPr>
        <w:t>Panels</w:t>
      </w:r>
      <w:r w:rsidR="009378F8">
        <w:rPr>
          <w:sz w:val="22"/>
          <w:szCs w:val="22"/>
        </w:rPr>
        <w:t xml:space="preserve"> (APN 2627 </w:t>
      </w:r>
      <w:r w:rsidR="009378F8" w:rsidRPr="001E06BA">
        <w:rPr>
          <w:sz w:val="22"/>
          <w:szCs w:val="22"/>
        </w:rPr>
        <w:t xml:space="preserve">Aircraft Code </w:t>
      </w:r>
      <w:r w:rsidR="009378F8">
        <w:rPr>
          <w:sz w:val="22"/>
          <w:szCs w:val="22"/>
        </w:rPr>
        <w:t>D</w:t>
      </w:r>
      <w:r w:rsidR="009378F8" w:rsidRPr="001E06BA">
        <w:rPr>
          <w:sz w:val="22"/>
          <w:szCs w:val="22"/>
        </w:rPr>
        <w:t>efinition</w:t>
      </w:r>
      <w:r w:rsidR="009378F8">
        <w:rPr>
          <w:sz w:val="22"/>
          <w:szCs w:val="22"/>
        </w:rPr>
        <w:t>)</w:t>
      </w:r>
    </w:p>
    <w:p w14:paraId="3B811B70" w14:textId="3F6EF444" w:rsidR="009378F8" w:rsidRPr="009378F8" w:rsidRDefault="0095169C" w:rsidP="009378F8">
      <w:pPr>
        <w:pStyle w:val="ListParagraph"/>
        <w:numPr>
          <w:ilvl w:val="1"/>
          <w:numId w:val="19"/>
        </w:numPr>
        <w:rPr>
          <w:sz w:val="22"/>
          <w:szCs w:val="22"/>
          <w:lang w:val="fr-FR"/>
        </w:rPr>
      </w:pPr>
      <w:r w:rsidRPr="009378F8">
        <w:rPr>
          <w:sz w:val="22"/>
          <w:szCs w:val="22"/>
          <w:lang w:val="fr-FR"/>
        </w:rPr>
        <w:t>Zones</w:t>
      </w:r>
      <w:r w:rsidR="009378F8" w:rsidRPr="009378F8">
        <w:rPr>
          <w:sz w:val="22"/>
          <w:szCs w:val="22"/>
          <w:lang w:val="fr-FR"/>
        </w:rPr>
        <w:t xml:space="preserve"> (APN 2627 Aircraft Code </w:t>
      </w:r>
      <w:proofErr w:type="spellStart"/>
      <w:r w:rsidR="009378F8" w:rsidRPr="009378F8">
        <w:rPr>
          <w:sz w:val="22"/>
          <w:szCs w:val="22"/>
          <w:lang w:val="fr-FR"/>
        </w:rPr>
        <w:t>Definition</w:t>
      </w:r>
      <w:proofErr w:type="spellEnd"/>
      <w:r w:rsidR="009378F8" w:rsidRPr="009378F8">
        <w:rPr>
          <w:sz w:val="22"/>
          <w:szCs w:val="22"/>
          <w:lang w:val="fr-FR"/>
        </w:rPr>
        <w:t>)</w:t>
      </w:r>
    </w:p>
    <w:p w14:paraId="0ED5235C" w14:textId="54E76917" w:rsidR="009378F8" w:rsidRPr="009378F8" w:rsidRDefault="009378F8" w:rsidP="009378F8">
      <w:pPr>
        <w:pStyle w:val="ListParagraph"/>
        <w:numPr>
          <w:ilvl w:val="1"/>
          <w:numId w:val="19"/>
        </w:numPr>
        <w:rPr>
          <w:sz w:val="22"/>
          <w:szCs w:val="22"/>
        </w:rPr>
      </w:pPr>
      <w:r>
        <w:rPr>
          <w:sz w:val="22"/>
          <w:szCs w:val="22"/>
        </w:rPr>
        <w:t>Special Code (APN 249, MP header level)</w:t>
      </w:r>
    </w:p>
    <w:p w14:paraId="726733C0" w14:textId="40762200" w:rsidR="00D709D4" w:rsidRPr="001E06BA" w:rsidRDefault="001E06BA" w:rsidP="00D709D4">
      <w:pPr>
        <w:rPr>
          <w:sz w:val="22"/>
          <w:szCs w:val="22"/>
          <w:lang w:val="en-US"/>
        </w:rPr>
      </w:pPr>
      <w:r>
        <w:rPr>
          <w:sz w:val="22"/>
          <w:szCs w:val="22"/>
          <w:lang w:val="en-US"/>
        </w:rPr>
        <w:t xml:space="preserve">This data can also be entered manually </w:t>
      </w:r>
      <w:r w:rsidR="009378F8">
        <w:rPr>
          <w:sz w:val="22"/>
          <w:szCs w:val="22"/>
          <w:lang w:val="en-US"/>
        </w:rPr>
        <w:t xml:space="preserve">or via data transfer </w:t>
      </w:r>
      <w:r>
        <w:rPr>
          <w:sz w:val="22"/>
          <w:szCs w:val="22"/>
          <w:lang w:val="en-US"/>
        </w:rPr>
        <w:t>for each task and for each work template. This information is important for Production Planning purposes (cf. 07 Processes).</w:t>
      </w:r>
    </w:p>
    <w:p w14:paraId="4907FA00" w14:textId="77777777" w:rsidR="00BF6240" w:rsidRPr="00515873" w:rsidRDefault="00BF6240" w:rsidP="00BF6240">
      <w:pPr>
        <w:rPr>
          <w:iCs/>
          <w:color w:val="0000FF"/>
          <w:sz w:val="22"/>
          <w:szCs w:val="22"/>
        </w:rPr>
      </w:pPr>
    </w:p>
    <w:p w14:paraId="120885DF" w14:textId="69EDF6C1" w:rsidR="00EC2942" w:rsidRPr="0019283C" w:rsidRDefault="00EC2942" w:rsidP="00026B72">
      <w:pPr>
        <w:pStyle w:val="Heading1"/>
        <w:numPr>
          <w:ilvl w:val="1"/>
          <w:numId w:val="4"/>
        </w:numPr>
        <w:rPr>
          <w:rFonts w:asciiTheme="minorHAnsi" w:hAnsiTheme="minorHAnsi" w:cstheme="minorHAnsi"/>
          <w:sz w:val="22"/>
          <w:szCs w:val="22"/>
        </w:rPr>
      </w:pPr>
      <w:bookmarkStart w:id="22" w:name="_Toc164350949"/>
      <w:r w:rsidRPr="0019283C">
        <w:rPr>
          <w:rFonts w:asciiTheme="minorHAnsi" w:hAnsiTheme="minorHAnsi" w:cstheme="minorHAnsi"/>
          <w:sz w:val="22"/>
          <w:szCs w:val="22"/>
        </w:rPr>
        <w:t>Basic Data</w:t>
      </w:r>
      <w:bookmarkEnd w:id="22"/>
      <w:r w:rsidRPr="0019283C">
        <w:rPr>
          <w:rFonts w:asciiTheme="minorHAnsi" w:hAnsiTheme="minorHAnsi" w:cstheme="minorHAnsi"/>
          <w:sz w:val="22"/>
          <w:szCs w:val="22"/>
        </w:rPr>
        <w:t xml:space="preserve"> </w:t>
      </w:r>
      <w:bookmarkEnd w:id="20"/>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22A14D26">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pPr>
              <w:rPr>
                <w:rFonts w:cstheme="minorHAnsi"/>
                <w:sz w:val="22"/>
                <w:szCs w:val="22"/>
              </w:rPr>
            </w:pPr>
            <w:r>
              <w:rPr>
                <w:rFonts w:cstheme="minorHAnsi"/>
                <w:sz w:val="22"/>
                <w:szCs w:val="22"/>
              </w:rPr>
              <w:t>Notes</w:t>
            </w:r>
          </w:p>
        </w:tc>
      </w:tr>
      <w:tr w:rsidR="00EC2942" w:rsidRPr="0019283C" w14:paraId="5BEF6990" w14:textId="77777777" w:rsidTr="22A14D26">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222653A7" w:rsidR="00EC2942" w:rsidRPr="0019283C" w:rsidRDefault="004011C1">
            <w:pPr>
              <w:rPr>
                <w:rFonts w:cstheme="minorHAnsi"/>
                <w:sz w:val="22"/>
                <w:szCs w:val="22"/>
              </w:rPr>
            </w:pPr>
            <w:r>
              <w:rPr>
                <w:rFonts w:cstheme="minorHAnsi"/>
                <w:sz w:val="22"/>
                <w:szCs w:val="22"/>
              </w:rPr>
              <w:t>Aircraft Groups</w:t>
            </w:r>
          </w:p>
        </w:tc>
        <w:tc>
          <w:tcPr>
            <w:tcW w:w="4536" w:type="dxa"/>
          </w:tcPr>
          <w:p w14:paraId="299889E9" w14:textId="7BD870EF" w:rsidR="00EC2942" w:rsidRPr="004011C1" w:rsidRDefault="004011C1" w:rsidP="22A14D26">
            <w:pPr>
              <w:rPr>
                <w:sz w:val="22"/>
                <w:szCs w:val="22"/>
              </w:rPr>
            </w:pPr>
            <w:r w:rsidRPr="004011C1">
              <w:rPr>
                <w:sz w:val="22"/>
                <w:szCs w:val="22"/>
              </w:rPr>
              <w:t xml:space="preserve">Contains all A/C groups that can either be used to assign an aircraft to an A/C Group or define </w:t>
            </w:r>
            <w:proofErr w:type="spellStart"/>
            <w:r w:rsidRPr="004011C1">
              <w:rPr>
                <w:sz w:val="22"/>
                <w:szCs w:val="22"/>
              </w:rPr>
              <w:t>Taskcard</w:t>
            </w:r>
            <w:proofErr w:type="spellEnd"/>
            <w:r w:rsidRPr="004011C1">
              <w:rPr>
                <w:sz w:val="22"/>
                <w:szCs w:val="22"/>
              </w:rPr>
              <w:t xml:space="preserve"> Intervals per A/C group (e.g. Structural Sampling)</w:t>
            </w:r>
          </w:p>
        </w:tc>
      </w:tr>
      <w:tr w:rsidR="004011C1" w:rsidRPr="0019283C" w14:paraId="497028A5" w14:textId="77777777" w:rsidTr="22A14D26">
        <w:trPr>
          <w:cnfStyle w:val="000000010000" w:firstRow="0" w:lastRow="0" w:firstColumn="0" w:lastColumn="0" w:oddVBand="0" w:evenVBand="0" w:oddHBand="0" w:evenHBand="1" w:firstRowFirstColumn="0" w:firstRowLastColumn="0" w:lastRowFirstColumn="0" w:lastRowLastColumn="0"/>
        </w:trPr>
        <w:tc>
          <w:tcPr>
            <w:tcW w:w="4815" w:type="dxa"/>
          </w:tcPr>
          <w:p w14:paraId="0A18E002" w14:textId="2AF21EFC" w:rsidR="004011C1" w:rsidRDefault="004011C1">
            <w:pPr>
              <w:rPr>
                <w:rFonts w:cstheme="minorHAnsi"/>
                <w:sz w:val="22"/>
                <w:szCs w:val="22"/>
              </w:rPr>
            </w:pPr>
            <w:r w:rsidRPr="004011C1">
              <w:rPr>
                <w:rFonts w:cstheme="minorHAnsi"/>
                <w:sz w:val="22"/>
                <w:szCs w:val="22"/>
              </w:rPr>
              <w:t>Check Package Sequence Code</w:t>
            </w:r>
          </w:p>
        </w:tc>
        <w:tc>
          <w:tcPr>
            <w:tcW w:w="4536" w:type="dxa"/>
          </w:tcPr>
          <w:p w14:paraId="77566BBD" w14:textId="189496F6" w:rsidR="004011C1" w:rsidRPr="004011C1" w:rsidRDefault="004011C1" w:rsidP="22A14D26">
            <w:pPr>
              <w:rPr>
                <w:sz w:val="22"/>
                <w:szCs w:val="22"/>
              </w:rPr>
            </w:pPr>
            <w:r w:rsidRPr="004011C1">
              <w:rPr>
                <w:sz w:val="22"/>
                <w:szCs w:val="22"/>
              </w:rPr>
              <w:t xml:space="preserve">Table with sequence codes that can be used to order </w:t>
            </w:r>
            <w:proofErr w:type="spellStart"/>
            <w:r w:rsidRPr="004011C1">
              <w:rPr>
                <w:sz w:val="22"/>
                <w:szCs w:val="22"/>
              </w:rPr>
              <w:t>taskcards</w:t>
            </w:r>
            <w:proofErr w:type="spellEnd"/>
            <w:r w:rsidRPr="004011C1">
              <w:rPr>
                <w:sz w:val="22"/>
                <w:szCs w:val="22"/>
              </w:rPr>
              <w:t xml:space="preserve"> within a check package (configurable in APN 2201)</w:t>
            </w:r>
          </w:p>
        </w:tc>
      </w:tr>
      <w:tr w:rsidR="004011C1" w:rsidRPr="0019283C" w14:paraId="5C8AE3DE" w14:textId="77777777" w:rsidTr="22A14D26">
        <w:trPr>
          <w:cnfStyle w:val="000000100000" w:firstRow="0" w:lastRow="0" w:firstColumn="0" w:lastColumn="0" w:oddVBand="0" w:evenVBand="0" w:oddHBand="1" w:evenHBand="0" w:firstRowFirstColumn="0" w:firstRowLastColumn="0" w:lastRowFirstColumn="0" w:lastRowLastColumn="0"/>
        </w:trPr>
        <w:tc>
          <w:tcPr>
            <w:tcW w:w="4815" w:type="dxa"/>
          </w:tcPr>
          <w:p w14:paraId="19495FA2" w14:textId="721EABA8" w:rsidR="004011C1" w:rsidRPr="004011C1" w:rsidRDefault="004011C1">
            <w:pPr>
              <w:rPr>
                <w:rFonts w:cstheme="minorHAnsi"/>
                <w:sz w:val="22"/>
                <w:szCs w:val="22"/>
              </w:rPr>
            </w:pPr>
            <w:r w:rsidRPr="004011C1">
              <w:rPr>
                <w:rFonts w:cstheme="minorHAnsi"/>
                <w:sz w:val="22"/>
                <w:szCs w:val="22"/>
              </w:rPr>
              <w:t>Critical System Information</w:t>
            </w:r>
          </w:p>
        </w:tc>
        <w:tc>
          <w:tcPr>
            <w:tcW w:w="4536" w:type="dxa"/>
          </w:tcPr>
          <w:p w14:paraId="2EE6850C" w14:textId="740B5B17" w:rsidR="004011C1" w:rsidRPr="004011C1" w:rsidRDefault="004011C1" w:rsidP="22A14D26">
            <w:pPr>
              <w:rPr>
                <w:sz w:val="22"/>
                <w:szCs w:val="22"/>
              </w:rPr>
            </w:pPr>
            <w:r w:rsidRPr="004011C1">
              <w:rPr>
                <w:sz w:val="22"/>
                <w:szCs w:val="22"/>
              </w:rPr>
              <w:t xml:space="preserve">Contains all "Critical System Information" which can be used on a </w:t>
            </w:r>
            <w:proofErr w:type="spellStart"/>
            <w:r w:rsidRPr="004011C1">
              <w:rPr>
                <w:sz w:val="22"/>
                <w:szCs w:val="22"/>
              </w:rPr>
              <w:t>Taskcard</w:t>
            </w:r>
            <w:proofErr w:type="spellEnd"/>
            <w:r w:rsidRPr="004011C1">
              <w:rPr>
                <w:sz w:val="22"/>
                <w:szCs w:val="22"/>
              </w:rPr>
              <w:t xml:space="preserve"> item. </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3" w:name="_Toc164350950"/>
      <w:r w:rsidRPr="0019283C">
        <w:rPr>
          <w:rFonts w:asciiTheme="minorHAnsi" w:hAnsiTheme="minorHAnsi" w:cstheme="minorHAnsi"/>
          <w:sz w:val="22"/>
          <w:szCs w:val="22"/>
        </w:rPr>
        <w:t>Parameters</w:t>
      </w:r>
      <w:bookmarkEnd w:id="21"/>
      <w:bookmarkEnd w:id="23"/>
    </w:p>
    <w:p w14:paraId="32D0738F" w14:textId="77777777" w:rsidR="00EC2942" w:rsidRPr="0019283C" w:rsidRDefault="00EC2942" w:rsidP="00EC2942">
      <w:pPr>
        <w:rPr>
          <w:rFonts w:cstheme="minorHAnsi"/>
          <w:sz w:val="22"/>
          <w:szCs w:val="22"/>
        </w:rPr>
      </w:pPr>
    </w:p>
    <w:tbl>
      <w:tblPr>
        <w:tblStyle w:val="TableAMOS"/>
        <w:tblW w:w="5186" w:type="pct"/>
        <w:tblLook w:val="04A0" w:firstRow="1" w:lastRow="0" w:firstColumn="1" w:lastColumn="0" w:noHBand="0" w:noVBand="1"/>
      </w:tblPr>
      <w:tblGrid>
        <w:gridCol w:w="1504"/>
        <w:gridCol w:w="4021"/>
        <w:gridCol w:w="3826"/>
      </w:tblGrid>
      <w:tr w:rsidR="00EE7812" w:rsidRPr="0019283C" w14:paraId="6730B7BF" w14:textId="64AE94DB" w:rsidTr="00515873">
        <w:trPr>
          <w:cnfStyle w:val="100000000000" w:firstRow="1" w:lastRow="0" w:firstColumn="0" w:lastColumn="0" w:oddVBand="0" w:evenVBand="0" w:oddHBand="0" w:evenHBand="0" w:firstRowFirstColumn="0" w:firstRowLastColumn="0" w:lastRowFirstColumn="0" w:lastRowLastColumn="0"/>
          <w:tblHeader/>
        </w:trPr>
        <w:tc>
          <w:tcPr>
            <w:tcW w:w="804" w:type="pct"/>
          </w:tcPr>
          <w:p w14:paraId="4147D3B3" w14:textId="77777777" w:rsidR="00EE7812" w:rsidRPr="0019283C" w:rsidRDefault="00EE7812">
            <w:pPr>
              <w:rPr>
                <w:rFonts w:cstheme="minorHAnsi"/>
                <w:sz w:val="22"/>
                <w:szCs w:val="22"/>
              </w:rPr>
            </w:pPr>
            <w:r w:rsidRPr="0019283C">
              <w:rPr>
                <w:rFonts w:cstheme="minorHAnsi"/>
                <w:sz w:val="22"/>
                <w:szCs w:val="22"/>
              </w:rPr>
              <w:t>Parameter Code</w:t>
            </w:r>
          </w:p>
        </w:tc>
        <w:tc>
          <w:tcPr>
            <w:tcW w:w="2150" w:type="pct"/>
          </w:tcPr>
          <w:p w14:paraId="7B915D14" w14:textId="77777777" w:rsidR="00EE7812" w:rsidRPr="0019283C" w:rsidRDefault="00EE7812">
            <w:pPr>
              <w:rPr>
                <w:rFonts w:cstheme="minorHAnsi"/>
                <w:sz w:val="22"/>
                <w:szCs w:val="22"/>
              </w:rPr>
            </w:pPr>
            <w:r w:rsidRPr="0019283C">
              <w:rPr>
                <w:rFonts w:cstheme="minorHAnsi"/>
                <w:sz w:val="22"/>
                <w:szCs w:val="22"/>
              </w:rPr>
              <w:t>Parameter Name</w:t>
            </w:r>
          </w:p>
        </w:tc>
        <w:tc>
          <w:tcPr>
            <w:tcW w:w="2046" w:type="pct"/>
          </w:tcPr>
          <w:p w14:paraId="12ACCD6B" w14:textId="11E28080" w:rsidR="00EE7812" w:rsidRPr="001A5AAD" w:rsidRDefault="00EE7812">
            <w:pPr>
              <w:rPr>
                <w:rFonts w:cstheme="minorHAnsi"/>
                <w:sz w:val="22"/>
                <w:szCs w:val="22"/>
              </w:rPr>
            </w:pPr>
            <w:r>
              <w:rPr>
                <w:rFonts w:cstheme="minorHAnsi"/>
                <w:sz w:val="22"/>
                <w:szCs w:val="22"/>
              </w:rPr>
              <w:t>Notes</w:t>
            </w:r>
          </w:p>
        </w:tc>
      </w:tr>
      <w:tr w:rsidR="00EE7812" w:rsidRPr="0019283C" w14:paraId="7D18FC53" w14:textId="22A733FA"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5305FD37" w14:textId="01F5E1D3" w:rsidR="00EE7812" w:rsidRPr="009B057D" w:rsidRDefault="00EE7812">
            <w:pPr>
              <w:rPr>
                <w:rFonts w:cstheme="minorHAnsi"/>
                <w:sz w:val="22"/>
                <w:szCs w:val="22"/>
              </w:rPr>
            </w:pPr>
            <w:r w:rsidRPr="009B057D">
              <w:rPr>
                <w:rFonts w:cstheme="minorHAnsi"/>
                <w:sz w:val="22"/>
                <w:szCs w:val="22"/>
              </w:rPr>
              <w:t>1165</w:t>
            </w:r>
          </w:p>
        </w:tc>
        <w:tc>
          <w:tcPr>
            <w:tcW w:w="2150" w:type="pct"/>
          </w:tcPr>
          <w:p w14:paraId="27D0173A" w14:textId="11AC8E4F" w:rsidR="00EE7812" w:rsidRPr="009B057D" w:rsidRDefault="00EE7812">
            <w:pPr>
              <w:rPr>
                <w:rFonts w:cstheme="minorHAnsi"/>
                <w:sz w:val="22"/>
                <w:szCs w:val="22"/>
              </w:rPr>
            </w:pPr>
            <w:r w:rsidRPr="009B057D">
              <w:rPr>
                <w:rFonts w:cstheme="minorHAnsi"/>
                <w:sz w:val="22"/>
                <w:szCs w:val="22"/>
              </w:rPr>
              <w:t>TASKCARD PRINT SETTINGS</w:t>
            </w:r>
          </w:p>
        </w:tc>
        <w:tc>
          <w:tcPr>
            <w:tcW w:w="2046" w:type="pct"/>
          </w:tcPr>
          <w:p w14:paraId="7517C34A" w14:textId="4E608A23" w:rsidR="00EE7812" w:rsidRPr="0019283C" w:rsidRDefault="00EE7812">
            <w:pPr>
              <w:rPr>
                <w:rFonts w:cstheme="minorHAnsi"/>
                <w:sz w:val="22"/>
                <w:szCs w:val="22"/>
              </w:rPr>
            </w:pPr>
          </w:p>
        </w:tc>
      </w:tr>
      <w:tr w:rsidR="00EE7812" w:rsidRPr="0019283C" w14:paraId="2AA77E74" w14:textId="22F13179"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42950379" w14:textId="3364A4C3" w:rsidR="00EE7812" w:rsidRPr="009B057D" w:rsidRDefault="00EE7812">
            <w:pPr>
              <w:rPr>
                <w:rFonts w:cstheme="minorHAnsi"/>
                <w:sz w:val="22"/>
                <w:szCs w:val="22"/>
              </w:rPr>
            </w:pPr>
            <w:r w:rsidRPr="009B057D">
              <w:rPr>
                <w:rFonts w:cstheme="minorHAnsi"/>
                <w:sz w:val="22"/>
                <w:szCs w:val="22"/>
              </w:rPr>
              <w:lastRenderedPageBreak/>
              <w:t>1189</w:t>
            </w:r>
          </w:p>
        </w:tc>
        <w:tc>
          <w:tcPr>
            <w:tcW w:w="2150" w:type="pct"/>
          </w:tcPr>
          <w:p w14:paraId="69B31498" w14:textId="27449B43" w:rsidR="00EE7812" w:rsidRPr="009B057D" w:rsidRDefault="00EE7812">
            <w:pPr>
              <w:rPr>
                <w:rFonts w:cstheme="minorHAnsi"/>
                <w:sz w:val="22"/>
                <w:szCs w:val="22"/>
              </w:rPr>
            </w:pPr>
            <w:r w:rsidRPr="009B057D">
              <w:rPr>
                <w:rFonts w:cstheme="minorHAnsi"/>
                <w:sz w:val="22"/>
                <w:szCs w:val="22"/>
              </w:rPr>
              <w:t>ALLOW COPY OF ALL TASKCARDS INTO ANOTHER MP REV.</w:t>
            </w:r>
          </w:p>
        </w:tc>
        <w:tc>
          <w:tcPr>
            <w:tcW w:w="2046" w:type="pct"/>
          </w:tcPr>
          <w:p w14:paraId="1629EAAE" w14:textId="68A02F3D" w:rsidR="00EE7812" w:rsidRPr="0019283C" w:rsidRDefault="00EE7812">
            <w:pPr>
              <w:rPr>
                <w:rFonts w:cstheme="minorHAnsi"/>
                <w:sz w:val="22"/>
                <w:szCs w:val="22"/>
              </w:rPr>
            </w:pPr>
          </w:p>
        </w:tc>
      </w:tr>
      <w:tr w:rsidR="00EE7812" w:rsidRPr="0019283C" w14:paraId="6CC942C0"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5CDF574E" w14:textId="557E6F88" w:rsidR="00EE7812" w:rsidRPr="009B057D" w:rsidRDefault="00EE7812">
            <w:pPr>
              <w:rPr>
                <w:rFonts w:cstheme="minorHAnsi"/>
                <w:sz w:val="22"/>
                <w:szCs w:val="22"/>
              </w:rPr>
            </w:pPr>
            <w:r w:rsidRPr="009B057D">
              <w:rPr>
                <w:rFonts w:cstheme="minorHAnsi"/>
                <w:sz w:val="22"/>
                <w:szCs w:val="22"/>
              </w:rPr>
              <w:t>1217</w:t>
            </w:r>
          </w:p>
        </w:tc>
        <w:tc>
          <w:tcPr>
            <w:tcW w:w="2150" w:type="pct"/>
          </w:tcPr>
          <w:p w14:paraId="7F25271F" w14:textId="03B17F49" w:rsidR="00EE7812" w:rsidRPr="009B057D" w:rsidRDefault="00EE7812">
            <w:pPr>
              <w:rPr>
                <w:rFonts w:cstheme="minorHAnsi"/>
                <w:sz w:val="22"/>
                <w:szCs w:val="22"/>
              </w:rPr>
            </w:pPr>
            <w:r w:rsidRPr="009B057D">
              <w:rPr>
                <w:rFonts w:cstheme="minorHAnsi"/>
                <w:sz w:val="22"/>
                <w:szCs w:val="22"/>
              </w:rPr>
              <w:t>ENABLE TRACKING OF TASKCARD CHANGES</w:t>
            </w:r>
          </w:p>
        </w:tc>
        <w:tc>
          <w:tcPr>
            <w:tcW w:w="2046" w:type="pct"/>
          </w:tcPr>
          <w:p w14:paraId="4F5ABDA8" w14:textId="64411EC9" w:rsidR="00EE7812" w:rsidRPr="0019283C" w:rsidRDefault="00EE7812">
            <w:pPr>
              <w:rPr>
                <w:rFonts w:cstheme="minorHAnsi"/>
                <w:sz w:val="22"/>
                <w:szCs w:val="22"/>
              </w:rPr>
            </w:pPr>
          </w:p>
        </w:tc>
      </w:tr>
      <w:tr w:rsidR="00EE7812" w:rsidRPr="0019283C" w14:paraId="21F0F42F"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1A30ED36" w14:textId="4571B3DD" w:rsidR="00EE7812" w:rsidRPr="009B057D" w:rsidRDefault="00EE7812">
            <w:pPr>
              <w:rPr>
                <w:rFonts w:cstheme="minorHAnsi"/>
                <w:sz w:val="22"/>
                <w:szCs w:val="22"/>
              </w:rPr>
            </w:pPr>
            <w:r w:rsidRPr="009B057D">
              <w:rPr>
                <w:rFonts w:cstheme="minorHAnsi"/>
                <w:sz w:val="22"/>
                <w:szCs w:val="22"/>
              </w:rPr>
              <w:t>1243</w:t>
            </w:r>
          </w:p>
        </w:tc>
        <w:tc>
          <w:tcPr>
            <w:tcW w:w="2150" w:type="pct"/>
          </w:tcPr>
          <w:p w14:paraId="6208F759" w14:textId="0725893D" w:rsidR="00EE7812" w:rsidRPr="009B057D" w:rsidRDefault="00EE7812">
            <w:pPr>
              <w:rPr>
                <w:rFonts w:cstheme="minorHAnsi"/>
                <w:sz w:val="22"/>
                <w:szCs w:val="22"/>
              </w:rPr>
            </w:pPr>
            <w:r w:rsidRPr="009B057D">
              <w:rPr>
                <w:sz w:val="22"/>
                <w:szCs w:val="22"/>
              </w:rPr>
              <w:t>CREATE NEW TC REVISION FOR TEMP. ACT. TCS</w:t>
            </w:r>
          </w:p>
        </w:tc>
        <w:tc>
          <w:tcPr>
            <w:tcW w:w="2046" w:type="pct"/>
          </w:tcPr>
          <w:p w14:paraId="0D05FD28" w14:textId="3146E6E1" w:rsidR="00EE7812" w:rsidRPr="0019283C" w:rsidRDefault="00EE7812">
            <w:pPr>
              <w:rPr>
                <w:rFonts w:cstheme="minorHAnsi"/>
                <w:sz w:val="22"/>
                <w:szCs w:val="22"/>
              </w:rPr>
            </w:pPr>
          </w:p>
        </w:tc>
      </w:tr>
      <w:tr w:rsidR="00EE7812" w:rsidRPr="0019283C" w14:paraId="132C366B"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3CD17F2F" w14:textId="4B529D30" w:rsidR="00EE7812" w:rsidRPr="009B057D" w:rsidRDefault="00EE7812">
            <w:pPr>
              <w:rPr>
                <w:rFonts w:cstheme="minorHAnsi"/>
                <w:sz w:val="22"/>
                <w:szCs w:val="22"/>
              </w:rPr>
            </w:pPr>
            <w:r w:rsidRPr="009B057D">
              <w:rPr>
                <w:rFonts w:cstheme="minorHAnsi"/>
                <w:sz w:val="22"/>
                <w:szCs w:val="22"/>
              </w:rPr>
              <w:t>1284</w:t>
            </w:r>
          </w:p>
        </w:tc>
        <w:tc>
          <w:tcPr>
            <w:tcW w:w="2150" w:type="pct"/>
          </w:tcPr>
          <w:p w14:paraId="4C09091D" w14:textId="26F6133D" w:rsidR="00EE7812" w:rsidRPr="009B057D" w:rsidRDefault="00EE7812">
            <w:pPr>
              <w:rPr>
                <w:rFonts w:cstheme="minorHAnsi"/>
                <w:sz w:val="22"/>
                <w:szCs w:val="22"/>
              </w:rPr>
            </w:pPr>
            <w:r w:rsidRPr="009B057D">
              <w:rPr>
                <w:sz w:val="22"/>
                <w:szCs w:val="22"/>
              </w:rPr>
              <w:t>CHANGE TASKCARD NUMBER FUNCTIONALITY</w:t>
            </w:r>
          </w:p>
        </w:tc>
        <w:tc>
          <w:tcPr>
            <w:tcW w:w="2046" w:type="pct"/>
          </w:tcPr>
          <w:p w14:paraId="11AF6B9D" w14:textId="081401C2" w:rsidR="00EE7812" w:rsidRPr="0019283C" w:rsidRDefault="00EE7812">
            <w:pPr>
              <w:rPr>
                <w:rFonts w:cstheme="minorHAnsi"/>
                <w:sz w:val="22"/>
                <w:szCs w:val="22"/>
              </w:rPr>
            </w:pPr>
          </w:p>
        </w:tc>
      </w:tr>
      <w:tr w:rsidR="00EE7812" w:rsidRPr="0019283C" w14:paraId="2BB7314C"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7A8E8B5A" w14:textId="34CC3594" w:rsidR="00EE7812" w:rsidRPr="009B057D" w:rsidRDefault="00EE7812">
            <w:pPr>
              <w:rPr>
                <w:rFonts w:cstheme="minorHAnsi"/>
                <w:sz w:val="22"/>
                <w:szCs w:val="22"/>
              </w:rPr>
            </w:pPr>
            <w:r w:rsidRPr="009B057D">
              <w:rPr>
                <w:rFonts w:cstheme="minorHAnsi"/>
                <w:sz w:val="22"/>
                <w:szCs w:val="22"/>
              </w:rPr>
              <w:t>1323</w:t>
            </w:r>
          </w:p>
        </w:tc>
        <w:tc>
          <w:tcPr>
            <w:tcW w:w="2150" w:type="pct"/>
          </w:tcPr>
          <w:p w14:paraId="4984E98B" w14:textId="26AA19A1" w:rsidR="00EE7812" w:rsidRPr="009B057D" w:rsidRDefault="00EE7812">
            <w:pPr>
              <w:rPr>
                <w:rFonts w:cstheme="minorHAnsi"/>
                <w:sz w:val="22"/>
                <w:szCs w:val="22"/>
              </w:rPr>
            </w:pPr>
            <w:r w:rsidRPr="009B057D">
              <w:rPr>
                <w:sz w:val="22"/>
                <w:szCs w:val="22"/>
              </w:rPr>
              <w:t>ALLOW MULTIPLE TASKCARD PRINTING</w:t>
            </w:r>
          </w:p>
        </w:tc>
        <w:tc>
          <w:tcPr>
            <w:tcW w:w="2046" w:type="pct"/>
          </w:tcPr>
          <w:p w14:paraId="0B0045B4" w14:textId="029435EA" w:rsidR="00EE7812" w:rsidRPr="0019283C" w:rsidRDefault="00EE7812">
            <w:pPr>
              <w:rPr>
                <w:rFonts w:cstheme="minorHAnsi"/>
                <w:sz w:val="22"/>
                <w:szCs w:val="22"/>
              </w:rPr>
            </w:pPr>
          </w:p>
        </w:tc>
      </w:tr>
      <w:tr w:rsidR="00EE7812" w:rsidRPr="0019283C" w14:paraId="1457B82C"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56BD4E53" w14:textId="0D63D8F8" w:rsidR="00EE7812" w:rsidRPr="009B057D" w:rsidRDefault="00EE7812">
            <w:pPr>
              <w:rPr>
                <w:rFonts w:cstheme="minorHAnsi"/>
                <w:sz w:val="22"/>
                <w:szCs w:val="22"/>
              </w:rPr>
            </w:pPr>
            <w:r w:rsidRPr="009B057D">
              <w:rPr>
                <w:rFonts w:cstheme="minorHAnsi"/>
                <w:sz w:val="22"/>
                <w:szCs w:val="22"/>
              </w:rPr>
              <w:t>1337</w:t>
            </w:r>
          </w:p>
        </w:tc>
        <w:tc>
          <w:tcPr>
            <w:tcW w:w="2150" w:type="pct"/>
          </w:tcPr>
          <w:p w14:paraId="3772B07A" w14:textId="57870162" w:rsidR="00EE7812" w:rsidRPr="009B057D" w:rsidRDefault="00EE7812">
            <w:pPr>
              <w:rPr>
                <w:rFonts w:cstheme="minorHAnsi"/>
                <w:sz w:val="22"/>
                <w:szCs w:val="22"/>
              </w:rPr>
            </w:pPr>
            <w:r w:rsidRPr="009B057D">
              <w:rPr>
                <w:sz w:val="22"/>
                <w:szCs w:val="22"/>
              </w:rPr>
              <w:t>WATERMARK FOR PREVIEW TASKCARDS</w:t>
            </w:r>
          </w:p>
        </w:tc>
        <w:tc>
          <w:tcPr>
            <w:tcW w:w="2046" w:type="pct"/>
          </w:tcPr>
          <w:p w14:paraId="45E9087E" w14:textId="0AE4FB99" w:rsidR="00EE7812" w:rsidRPr="0019283C" w:rsidRDefault="00EE7812">
            <w:pPr>
              <w:rPr>
                <w:rFonts w:cstheme="minorHAnsi"/>
                <w:sz w:val="22"/>
                <w:szCs w:val="22"/>
              </w:rPr>
            </w:pPr>
          </w:p>
        </w:tc>
      </w:tr>
      <w:tr w:rsidR="00EE7812" w:rsidRPr="0019283C" w14:paraId="0389048E"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55432EB0" w14:textId="4E46D61B" w:rsidR="00EE7812" w:rsidRPr="009B057D" w:rsidRDefault="00EE7812">
            <w:pPr>
              <w:rPr>
                <w:rFonts w:cstheme="minorHAnsi"/>
                <w:sz w:val="22"/>
                <w:szCs w:val="22"/>
              </w:rPr>
            </w:pPr>
            <w:r w:rsidRPr="009B057D">
              <w:rPr>
                <w:rFonts w:cstheme="minorHAnsi"/>
                <w:sz w:val="22"/>
                <w:szCs w:val="22"/>
              </w:rPr>
              <w:t>1339</w:t>
            </w:r>
          </w:p>
        </w:tc>
        <w:tc>
          <w:tcPr>
            <w:tcW w:w="2150" w:type="pct"/>
          </w:tcPr>
          <w:p w14:paraId="0D62FC5E" w14:textId="2B29E16C" w:rsidR="00EE7812" w:rsidRPr="009B057D" w:rsidRDefault="00EE7812">
            <w:pPr>
              <w:rPr>
                <w:rFonts w:cstheme="minorHAnsi"/>
                <w:sz w:val="22"/>
                <w:szCs w:val="22"/>
              </w:rPr>
            </w:pPr>
            <w:r w:rsidRPr="009B057D">
              <w:rPr>
                <w:sz w:val="22"/>
                <w:szCs w:val="22"/>
              </w:rPr>
              <w:t>SAMPLE BEHAVIOUR OF SINGLE RUNNING TASKCARDS</w:t>
            </w:r>
          </w:p>
        </w:tc>
        <w:tc>
          <w:tcPr>
            <w:tcW w:w="2046" w:type="pct"/>
          </w:tcPr>
          <w:p w14:paraId="2978613D" w14:textId="0D94C8CC" w:rsidR="00EE7812" w:rsidRPr="00132069" w:rsidRDefault="00EE7812" w:rsidP="22A14D26">
            <w:pPr>
              <w:rPr>
                <w:b/>
                <w:bCs/>
                <w:sz w:val="22"/>
                <w:szCs w:val="22"/>
              </w:rPr>
            </w:pPr>
          </w:p>
        </w:tc>
      </w:tr>
      <w:tr w:rsidR="00EE7812" w:rsidRPr="0019283C" w14:paraId="32AD528F"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45BC267C" w14:textId="32362455" w:rsidR="00EE7812" w:rsidRPr="009B057D" w:rsidRDefault="00EE7812">
            <w:pPr>
              <w:rPr>
                <w:rFonts w:cstheme="minorHAnsi"/>
                <w:sz w:val="22"/>
                <w:szCs w:val="22"/>
              </w:rPr>
            </w:pPr>
            <w:r w:rsidRPr="009B057D">
              <w:rPr>
                <w:rFonts w:cstheme="minorHAnsi"/>
                <w:sz w:val="22"/>
                <w:szCs w:val="22"/>
              </w:rPr>
              <w:t>1402</w:t>
            </w:r>
          </w:p>
        </w:tc>
        <w:tc>
          <w:tcPr>
            <w:tcW w:w="2150" w:type="pct"/>
          </w:tcPr>
          <w:p w14:paraId="5E1D2A9A" w14:textId="774BE8EE" w:rsidR="00EE7812" w:rsidRPr="009B057D" w:rsidRDefault="00EE7812">
            <w:pPr>
              <w:rPr>
                <w:rFonts w:cstheme="minorHAnsi"/>
                <w:sz w:val="22"/>
                <w:szCs w:val="22"/>
              </w:rPr>
            </w:pPr>
            <w:r w:rsidRPr="009B057D">
              <w:rPr>
                <w:sz w:val="22"/>
                <w:szCs w:val="22"/>
              </w:rPr>
              <w:t>USE OF TASKCARD NOT APPLICABLE FLAG</w:t>
            </w:r>
          </w:p>
        </w:tc>
        <w:tc>
          <w:tcPr>
            <w:tcW w:w="2046" w:type="pct"/>
          </w:tcPr>
          <w:p w14:paraId="1FF841B2" w14:textId="1FE7E4A9" w:rsidR="00EE7812" w:rsidRPr="00132069" w:rsidRDefault="00EE7812" w:rsidP="22A14D26">
            <w:pPr>
              <w:rPr>
                <w:b/>
                <w:bCs/>
                <w:sz w:val="22"/>
                <w:szCs w:val="22"/>
              </w:rPr>
            </w:pPr>
          </w:p>
        </w:tc>
      </w:tr>
      <w:tr w:rsidR="00EE7812" w:rsidRPr="0019283C" w14:paraId="51EC0422"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39307063" w14:textId="794371A2" w:rsidR="00EE7812" w:rsidRPr="009B057D" w:rsidRDefault="00EE7812">
            <w:pPr>
              <w:rPr>
                <w:rFonts w:cstheme="minorHAnsi"/>
                <w:sz w:val="22"/>
                <w:szCs w:val="22"/>
              </w:rPr>
            </w:pPr>
            <w:r w:rsidRPr="009B057D">
              <w:rPr>
                <w:rFonts w:cstheme="minorHAnsi"/>
                <w:sz w:val="22"/>
                <w:szCs w:val="22"/>
              </w:rPr>
              <w:t>1428</w:t>
            </w:r>
          </w:p>
        </w:tc>
        <w:tc>
          <w:tcPr>
            <w:tcW w:w="2150" w:type="pct"/>
          </w:tcPr>
          <w:p w14:paraId="12545D69" w14:textId="3E0B2477" w:rsidR="00EE7812" w:rsidRPr="009B057D" w:rsidRDefault="00EE7812">
            <w:pPr>
              <w:rPr>
                <w:rFonts w:cstheme="minorHAnsi"/>
                <w:sz w:val="22"/>
                <w:szCs w:val="22"/>
              </w:rPr>
            </w:pPr>
            <w:r w:rsidRPr="009B057D">
              <w:rPr>
                <w:sz w:val="22"/>
                <w:szCs w:val="22"/>
              </w:rPr>
              <w:t>TASKCARD MODIFICATION STATUS EFFECTIVITY</w:t>
            </w:r>
          </w:p>
        </w:tc>
        <w:tc>
          <w:tcPr>
            <w:tcW w:w="2046" w:type="pct"/>
          </w:tcPr>
          <w:p w14:paraId="499037A5" w14:textId="1E3BF895" w:rsidR="00EE7812" w:rsidRPr="0019283C" w:rsidRDefault="00EE7812">
            <w:pPr>
              <w:rPr>
                <w:rFonts w:cstheme="minorHAnsi"/>
                <w:sz w:val="22"/>
                <w:szCs w:val="22"/>
              </w:rPr>
            </w:pPr>
          </w:p>
        </w:tc>
      </w:tr>
      <w:tr w:rsidR="00EE7812" w:rsidRPr="0019283C" w14:paraId="475E6147"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63DF9C96" w14:textId="6BD195E8" w:rsidR="00EE7812" w:rsidRPr="009B057D" w:rsidRDefault="00EE7812">
            <w:pPr>
              <w:rPr>
                <w:rFonts w:cstheme="minorHAnsi"/>
                <w:sz w:val="22"/>
                <w:szCs w:val="22"/>
              </w:rPr>
            </w:pPr>
            <w:r w:rsidRPr="009B057D">
              <w:rPr>
                <w:rFonts w:cstheme="minorHAnsi"/>
                <w:sz w:val="22"/>
                <w:szCs w:val="22"/>
              </w:rPr>
              <w:t>1441</w:t>
            </w:r>
          </w:p>
        </w:tc>
        <w:tc>
          <w:tcPr>
            <w:tcW w:w="2150" w:type="pct"/>
          </w:tcPr>
          <w:p w14:paraId="14871683" w14:textId="28476E33" w:rsidR="00EE7812" w:rsidRPr="009B057D" w:rsidRDefault="00EE7812">
            <w:pPr>
              <w:rPr>
                <w:rFonts w:cstheme="minorHAnsi"/>
                <w:sz w:val="22"/>
                <w:szCs w:val="22"/>
              </w:rPr>
            </w:pPr>
            <w:r w:rsidRPr="009B057D">
              <w:rPr>
                <w:sz w:val="22"/>
                <w:szCs w:val="22"/>
              </w:rPr>
              <w:t>RESCHEDULE SRTS OF NON-MANAGED A/C</w:t>
            </w:r>
          </w:p>
        </w:tc>
        <w:tc>
          <w:tcPr>
            <w:tcW w:w="2046" w:type="pct"/>
          </w:tcPr>
          <w:p w14:paraId="1D776846" w14:textId="7DBC2B67" w:rsidR="00EE7812" w:rsidRPr="0019283C" w:rsidRDefault="00EE7812">
            <w:pPr>
              <w:rPr>
                <w:rFonts w:cstheme="minorHAnsi"/>
                <w:sz w:val="22"/>
                <w:szCs w:val="22"/>
              </w:rPr>
            </w:pPr>
          </w:p>
        </w:tc>
      </w:tr>
      <w:tr w:rsidR="00EE7812" w:rsidRPr="0019283C" w14:paraId="5874C399"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5330660A" w14:textId="385B9341" w:rsidR="00EE7812" w:rsidRPr="009B057D" w:rsidRDefault="00EE7812">
            <w:pPr>
              <w:rPr>
                <w:rFonts w:cstheme="minorHAnsi"/>
                <w:sz w:val="22"/>
                <w:szCs w:val="22"/>
              </w:rPr>
            </w:pPr>
            <w:r w:rsidRPr="009B057D">
              <w:rPr>
                <w:rFonts w:cstheme="minorHAnsi"/>
                <w:sz w:val="22"/>
                <w:szCs w:val="22"/>
              </w:rPr>
              <w:t>1483</w:t>
            </w:r>
          </w:p>
        </w:tc>
        <w:tc>
          <w:tcPr>
            <w:tcW w:w="2150" w:type="pct"/>
          </w:tcPr>
          <w:p w14:paraId="02C762E8" w14:textId="56D59FF0" w:rsidR="00EE7812" w:rsidRPr="009B057D" w:rsidRDefault="00EE7812">
            <w:pPr>
              <w:rPr>
                <w:rFonts w:cstheme="minorHAnsi"/>
                <w:sz w:val="22"/>
                <w:szCs w:val="22"/>
              </w:rPr>
            </w:pPr>
            <w:r w:rsidRPr="009B057D">
              <w:rPr>
                <w:sz w:val="22"/>
                <w:szCs w:val="22"/>
              </w:rPr>
              <w:t>AMM REFERENCE NAME</w:t>
            </w:r>
          </w:p>
        </w:tc>
        <w:tc>
          <w:tcPr>
            <w:tcW w:w="2046" w:type="pct"/>
          </w:tcPr>
          <w:p w14:paraId="362A0685" w14:textId="36DA0A9D" w:rsidR="00EE7812" w:rsidRPr="0019283C" w:rsidRDefault="00EE7812">
            <w:pPr>
              <w:rPr>
                <w:rFonts w:cstheme="minorHAnsi"/>
                <w:sz w:val="22"/>
                <w:szCs w:val="22"/>
              </w:rPr>
            </w:pPr>
          </w:p>
        </w:tc>
      </w:tr>
      <w:tr w:rsidR="00EE7812" w:rsidRPr="0019283C" w14:paraId="3F92B12C"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210D2C1C" w14:textId="2436035A" w:rsidR="00EE7812" w:rsidRPr="009B057D" w:rsidRDefault="00EE7812">
            <w:pPr>
              <w:rPr>
                <w:rFonts w:cstheme="minorHAnsi"/>
                <w:sz w:val="22"/>
                <w:szCs w:val="22"/>
              </w:rPr>
            </w:pPr>
            <w:r w:rsidRPr="009B057D">
              <w:rPr>
                <w:rFonts w:cstheme="minorHAnsi"/>
                <w:sz w:val="22"/>
                <w:szCs w:val="22"/>
              </w:rPr>
              <w:t>1530</w:t>
            </w:r>
          </w:p>
        </w:tc>
        <w:tc>
          <w:tcPr>
            <w:tcW w:w="2150" w:type="pct"/>
          </w:tcPr>
          <w:p w14:paraId="1161E685" w14:textId="5133DC8F" w:rsidR="00EE7812" w:rsidRPr="009B057D" w:rsidRDefault="00EE7812">
            <w:pPr>
              <w:rPr>
                <w:rFonts w:cstheme="minorHAnsi"/>
                <w:sz w:val="22"/>
                <w:szCs w:val="22"/>
              </w:rPr>
            </w:pPr>
            <w:r w:rsidRPr="009B057D">
              <w:rPr>
                <w:sz w:val="22"/>
                <w:szCs w:val="22"/>
              </w:rPr>
              <w:t>CHANGE TC TO REPORT DESIGNER LAYOUT</w:t>
            </w:r>
          </w:p>
        </w:tc>
        <w:tc>
          <w:tcPr>
            <w:tcW w:w="2046" w:type="pct"/>
          </w:tcPr>
          <w:p w14:paraId="73D54691" w14:textId="65D5F263" w:rsidR="00EE7812" w:rsidRPr="0019283C" w:rsidRDefault="00EE7812">
            <w:pPr>
              <w:rPr>
                <w:rFonts w:cstheme="minorHAnsi"/>
                <w:sz w:val="22"/>
                <w:szCs w:val="22"/>
              </w:rPr>
            </w:pPr>
          </w:p>
        </w:tc>
      </w:tr>
      <w:tr w:rsidR="00EE7812" w:rsidRPr="0019283C" w14:paraId="0322F467"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2E5D0663" w14:textId="69C9E362" w:rsidR="00EE7812" w:rsidRPr="009B057D" w:rsidRDefault="00EE7812">
            <w:pPr>
              <w:rPr>
                <w:rFonts w:cstheme="minorHAnsi"/>
                <w:sz w:val="22"/>
                <w:szCs w:val="22"/>
              </w:rPr>
            </w:pPr>
            <w:r w:rsidRPr="009B057D">
              <w:rPr>
                <w:rFonts w:cstheme="minorHAnsi"/>
                <w:sz w:val="22"/>
                <w:szCs w:val="22"/>
              </w:rPr>
              <w:t>1531</w:t>
            </w:r>
          </w:p>
        </w:tc>
        <w:tc>
          <w:tcPr>
            <w:tcW w:w="2150" w:type="pct"/>
          </w:tcPr>
          <w:p w14:paraId="41CACE25" w14:textId="02BFFFC8" w:rsidR="00EE7812" w:rsidRPr="009B057D" w:rsidRDefault="00EE7812">
            <w:pPr>
              <w:rPr>
                <w:rFonts w:cstheme="minorHAnsi"/>
                <w:sz w:val="22"/>
                <w:szCs w:val="22"/>
              </w:rPr>
            </w:pPr>
            <w:r w:rsidRPr="009B057D">
              <w:rPr>
                <w:sz w:val="22"/>
                <w:szCs w:val="22"/>
              </w:rPr>
              <w:t>OEM TASKCARD REFERENCE NAME</w:t>
            </w:r>
          </w:p>
        </w:tc>
        <w:tc>
          <w:tcPr>
            <w:tcW w:w="2046" w:type="pct"/>
          </w:tcPr>
          <w:p w14:paraId="1C53400A" w14:textId="5BC0B97F" w:rsidR="00EE7812" w:rsidRPr="0019283C" w:rsidRDefault="00EE7812">
            <w:pPr>
              <w:rPr>
                <w:rFonts w:cstheme="minorHAnsi"/>
                <w:sz w:val="22"/>
                <w:szCs w:val="22"/>
              </w:rPr>
            </w:pPr>
          </w:p>
        </w:tc>
      </w:tr>
      <w:tr w:rsidR="00EE7812" w:rsidRPr="0019283C" w14:paraId="2FAA771A"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424367CE" w14:textId="2A3886A9" w:rsidR="00EE7812" w:rsidRPr="009B057D" w:rsidRDefault="00EE7812">
            <w:pPr>
              <w:rPr>
                <w:rFonts w:cstheme="minorHAnsi"/>
                <w:sz w:val="22"/>
                <w:szCs w:val="22"/>
              </w:rPr>
            </w:pPr>
            <w:r w:rsidRPr="009B057D">
              <w:rPr>
                <w:rFonts w:cstheme="minorHAnsi"/>
                <w:sz w:val="22"/>
                <w:szCs w:val="22"/>
              </w:rPr>
              <w:t>1541</w:t>
            </w:r>
          </w:p>
        </w:tc>
        <w:tc>
          <w:tcPr>
            <w:tcW w:w="2150" w:type="pct"/>
          </w:tcPr>
          <w:p w14:paraId="2EF22B22" w14:textId="23B2D98A" w:rsidR="00EE7812" w:rsidRPr="009B057D" w:rsidRDefault="7700A0D2" w:rsidP="22A14D26">
            <w:pPr>
              <w:rPr>
                <w:sz w:val="22"/>
                <w:szCs w:val="22"/>
              </w:rPr>
            </w:pPr>
            <w:r w:rsidRPr="009B057D">
              <w:rPr>
                <w:sz w:val="22"/>
                <w:szCs w:val="22"/>
              </w:rPr>
              <w:t>OEM</w:t>
            </w:r>
            <w:r w:rsidR="66BFA364" w:rsidRPr="009B057D">
              <w:rPr>
                <w:sz w:val="22"/>
                <w:szCs w:val="22"/>
              </w:rPr>
              <w:t xml:space="preserve"> </w:t>
            </w:r>
            <w:r w:rsidRPr="009B057D">
              <w:rPr>
                <w:sz w:val="22"/>
                <w:szCs w:val="22"/>
              </w:rPr>
              <w:t xml:space="preserve">TC SET PRINT ON PRINT TO </w:t>
            </w:r>
            <w:proofErr w:type="gramStart"/>
            <w:r w:rsidRPr="009B057D">
              <w:rPr>
                <w:sz w:val="22"/>
                <w:szCs w:val="22"/>
              </w:rPr>
              <w:t>ALLOWED(</w:t>
            </w:r>
            <w:proofErr w:type="gramEnd"/>
            <w:r w:rsidRPr="009B057D">
              <w:rPr>
                <w:sz w:val="22"/>
                <w:szCs w:val="22"/>
              </w:rPr>
              <w:t>DEFAULT: PRINT</w:t>
            </w:r>
            <w:r w:rsidR="08FCEBAC" w:rsidRPr="009B057D">
              <w:rPr>
                <w:sz w:val="22"/>
                <w:szCs w:val="22"/>
              </w:rPr>
              <w:t>)</w:t>
            </w:r>
          </w:p>
        </w:tc>
        <w:tc>
          <w:tcPr>
            <w:tcW w:w="2046" w:type="pct"/>
          </w:tcPr>
          <w:p w14:paraId="1B6D78B1" w14:textId="0B992ECE" w:rsidR="00EE7812" w:rsidRPr="0019283C" w:rsidRDefault="00EE7812">
            <w:pPr>
              <w:rPr>
                <w:rFonts w:cstheme="minorHAnsi"/>
                <w:sz w:val="22"/>
                <w:szCs w:val="22"/>
              </w:rPr>
            </w:pPr>
          </w:p>
        </w:tc>
      </w:tr>
      <w:tr w:rsidR="00EE7812" w:rsidRPr="0019283C" w14:paraId="50BE707B"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7A383370" w14:textId="1565B215" w:rsidR="00EE7812" w:rsidRPr="009B057D" w:rsidRDefault="00EE7812">
            <w:pPr>
              <w:rPr>
                <w:rFonts w:cstheme="minorHAnsi"/>
                <w:sz w:val="22"/>
                <w:szCs w:val="22"/>
              </w:rPr>
            </w:pPr>
            <w:r w:rsidRPr="009B057D">
              <w:rPr>
                <w:rFonts w:cstheme="minorHAnsi"/>
                <w:sz w:val="22"/>
                <w:szCs w:val="22"/>
              </w:rPr>
              <w:t>1571</w:t>
            </w:r>
          </w:p>
        </w:tc>
        <w:tc>
          <w:tcPr>
            <w:tcW w:w="2150" w:type="pct"/>
          </w:tcPr>
          <w:p w14:paraId="591A4E3D" w14:textId="5D46ED75" w:rsidR="00EE7812" w:rsidRPr="009B057D" w:rsidRDefault="00EE7812">
            <w:pPr>
              <w:rPr>
                <w:rFonts w:cstheme="minorHAnsi"/>
                <w:sz w:val="22"/>
                <w:szCs w:val="22"/>
              </w:rPr>
            </w:pPr>
            <w:r w:rsidRPr="009B057D">
              <w:rPr>
                <w:sz w:val="22"/>
                <w:szCs w:val="22"/>
              </w:rPr>
              <w:t xml:space="preserve">SHOW </w:t>
            </w:r>
            <w:proofErr w:type="gramStart"/>
            <w:r w:rsidRPr="009B057D">
              <w:rPr>
                <w:sz w:val="22"/>
                <w:szCs w:val="22"/>
              </w:rPr>
              <w:t>MANHOURS(</w:t>
            </w:r>
            <w:proofErr w:type="gramEnd"/>
            <w:r w:rsidRPr="009B057D">
              <w:rPr>
                <w:sz w:val="22"/>
                <w:szCs w:val="22"/>
              </w:rPr>
              <w:t>MRB, REQUIRED SKILL FOR RELEASER, REQUIRED SKILL FOR DBL. RELEASER</w:t>
            </w:r>
          </w:p>
        </w:tc>
        <w:tc>
          <w:tcPr>
            <w:tcW w:w="2046" w:type="pct"/>
          </w:tcPr>
          <w:p w14:paraId="6138726B" w14:textId="0EA55D5F" w:rsidR="00EE7812" w:rsidRPr="0019283C" w:rsidRDefault="00EE7812">
            <w:pPr>
              <w:rPr>
                <w:rFonts w:cstheme="minorHAnsi"/>
                <w:sz w:val="22"/>
                <w:szCs w:val="22"/>
              </w:rPr>
            </w:pPr>
          </w:p>
        </w:tc>
      </w:tr>
      <w:tr w:rsidR="00EE7812" w:rsidRPr="0019283C" w14:paraId="64FF6E29"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40575030" w14:textId="4FB993AE" w:rsidR="00EE7812" w:rsidRPr="009B057D" w:rsidRDefault="00EE7812">
            <w:pPr>
              <w:rPr>
                <w:rFonts w:cstheme="minorHAnsi"/>
                <w:sz w:val="22"/>
                <w:szCs w:val="22"/>
              </w:rPr>
            </w:pPr>
            <w:r w:rsidRPr="009B057D">
              <w:rPr>
                <w:rFonts w:cstheme="minorHAnsi"/>
                <w:sz w:val="22"/>
                <w:szCs w:val="22"/>
              </w:rPr>
              <w:t>1573</w:t>
            </w:r>
          </w:p>
        </w:tc>
        <w:tc>
          <w:tcPr>
            <w:tcW w:w="2150" w:type="pct"/>
          </w:tcPr>
          <w:p w14:paraId="70AC0A57" w14:textId="300C7911" w:rsidR="00EE7812" w:rsidRPr="009B057D" w:rsidRDefault="00515873">
            <w:pPr>
              <w:rPr>
                <w:rFonts w:cstheme="minorHAnsi"/>
                <w:sz w:val="22"/>
                <w:szCs w:val="22"/>
              </w:rPr>
            </w:pPr>
            <w:r w:rsidRPr="009B057D">
              <w:rPr>
                <w:sz w:val="22"/>
                <w:szCs w:val="22"/>
              </w:rPr>
              <w:t>SHOW RELEASE SKILLS FOR TASKCARD</w:t>
            </w:r>
          </w:p>
        </w:tc>
        <w:tc>
          <w:tcPr>
            <w:tcW w:w="2046" w:type="pct"/>
          </w:tcPr>
          <w:p w14:paraId="1315A1B2" w14:textId="78FBB264" w:rsidR="00EE7812" w:rsidRPr="0019283C" w:rsidRDefault="00EE7812" w:rsidP="22A14D26">
            <w:pPr>
              <w:rPr>
                <w:sz w:val="22"/>
                <w:szCs w:val="22"/>
              </w:rPr>
            </w:pPr>
          </w:p>
        </w:tc>
      </w:tr>
      <w:tr w:rsidR="00EE7812" w:rsidRPr="0019283C" w14:paraId="7D02C3A3"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13F7F5C5" w14:textId="5E1AF6E0" w:rsidR="00EE7812" w:rsidRPr="009B057D" w:rsidRDefault="00EE7812">
            <w:pPr>
              <w:rPr>
                <w:rFonts w:cstheme="minorHAnsi"/>
                <w:sz w:val="22"/>
                <w:szCs w:val="22"/>
              </w:rPr>
            </w:pPr>
            <w:r w:rsidRPr="009B057D">
              <w:rPr>
                <w:rFonts w:cstheme="minorHAnsi"/>
                <w:sz w:val="22"/>
                <w:szCs w:val="22"/>
              </w:rPr>
              <w:t>1580</w:t>
            </w:r>
          </w:p>
        </w:tc>
        <w:tc>
          <w:tcPr>
            <w:tcW w:w="2150" w:type="pct"/>
          </w:tcPr>
          <w:p w14:paraId="2A9C4AFA" w14:textId="6A9C8BA8" w:rsidR="00EE7812" w:rsidRPr="009B057D" w:rsidRDefault="00515873">
            <w:pPr>
              <w:rPr>
                <w:rFonts w:cstheme="minorHAnsi"/>
                <w:sz w:val="22"/>
                <w:szCs w:val="22"/>
              </w:rPr>
            </w:pPr>
            <w:r w:rsidRPr="009B057D">
              <w:rPr>
                <w:sz w:val="22"/>
                <w:szCs w:val="22"/>
              </w:rPr>
              <w:t>SHOW RELATED MRIS</w:t>
            </w:r>
          </w:p>
        </w:tc>
        <w:tc>
          <w:tcPr>
            <w:tcW w:w="2046" w:type="pct"/>
          </w:tcPr>
          <w:p w14:paraId="48F52C71" w14:textId="6AF79EF6" w:rsidR="00EE7812" w:rsidRPr="0019283C" w:rsidRDefault="00EE7812">
            <w:pPr>
              <w:rPr>
                <w:rFonts w:cstheme="minorHAnsi"/>
                <w:sz w:val="22"/>
                <w:szCs w:val="22"/>
              </w:rPr>
            </w:pPr>
          </w:p>
        </w:tc>
      </w:tr>
      <w:tr w:rsidR="00EE7812" w:rsidRPr="0019283C" w14:paraId="4BC176D4"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7D9564F8" w14:textId="63BAEC0B" w:rsidR="00EE7812" w:rsidRPr="009B057D" w:rsidRDefault="00EE7812">
            <w:pPr>
              <w:rPr>
                <w:rFonts w:cstheme="minorHAnsi"/>
                <w:sz w:val="22"/>
                <w:szCs w:val="22"/>
              </w:rPr>
            </w:pPr>
            <w:r w:rsidRPr="009B057D">
              <w:rPr>
                <w:rFonts w:cstheme="minorHAnsi"/>
                <w:sz w:val="22"/>
                <w:szCs w:val="22"/>
              </w:rPr>
              <w:t>1660</w:t>
            </w:r>
          </w:p>
        </w:tc>
        <w:tc>
          <w:tcPr>
            <w:tcW w:w="2150" w:type="pct"/>
          </w:tcPr>
          <w:p w14:paraId="674F6DE2" w14:textId="1A2B2505" w:rsidR="00EE7812" w:rsidRPr="009B057D" w:rsidRDefault="00515873">
            <w:pPr>
              <w:rPr>
                <w:rFonts w:cstheme="minorHAnsi"/>
                <w:sz w:val="22"/>
                <w:szCs w:val="22"/>
              </w:rPr>
            </w:pPr>
            <w:r w:rsidRPr="009B057D">
              <w:rPr>
                <w:sz w:val="22"/>
                <w:szCs w:val="22"/>
              </w:rPr>
              <w:t>S1000D REFERENCE NAME</w:t>
            </w:r>
          </w:p>
        </w:tc>
        <w:tc>
          <w:tcPr>
            <w:tcW w:w="2046" w:type="pct"/>
          </w:tcPr>
          <w:p w14:paraId="6D37779A" w14:textId="389A2E4A" w:rsidR="00EE7812" w:rsidRPr="0019283C" w:rsidRDefault="00EE7812" w:rsidP="22A14D26">
            <w:pPr>
              <w:rPr>
                <w:sz w:val="22"/>
                <w:szCs w:val="22"/>
              </w:rPr>
            </w:pPr>
          </w:p>
        </w:tc>
      </w:tr>
      <w:tr w:rsidR="00EE7812" w:rsidRPr="0019283C" w14:paraId="324ED9D8"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4F59424F" w14:textId="72ED0128" w:rsidR="00EE7812" w:rsidRPr="009B057D" w:rsidRDefault="00EE7812">
            <w:pPr>
              <w:rPr>
                <w:rFonts w:cstheme="minorHAnsi"/>
                <w:sz w:val="22"/>
                <w:szCs w:val="22"/>
              </w:rPr>
            </w:pPr>
            <w:r w:rsidRPr="009B057D">
              <w:rPr>
                <w:rFonts w:cstheme="minorHAnsi"/>
                <w:sz w:val="22"/>
                <w:szCs w:val="22"/>
              </w:rPr>
              <w:t>1646</w:t>
            </w:r>
          </w:p>
        </w:tc>
        <w:tc>
          <w:tcPr>
            <w:tcW w:w="2150" w:type="pct"/>
          </w:tcPr>
          <w:p w14:paraId="2E51B3FB" w14:textId="7B2B2B55" w:rsidR="00EE7812" w:rsidRPr="009B057D" w:rsidRDefault="00515873">
            <w:pPr>
              <w:rPr>
                <w:rFonts w:cstheme="minorHAnsi"/>
                <w:sz w:val="22"/>
                <w:szCs w:val="22"/>
              </w:rPr>
            </w:pPr>
            <w:r w:rsidRPr="009B057D">
              <w:rPr>
                <w:sz w:val="22"/>
                <w:szCs w:val="22"/>
              </w:rPr>
              <w:t>TRANSFER MMP REVISION INFORMATION TO OMP</w:t>
            </w:r>
            <w:r w:rsidRPr="009B057D">
              <w:rPr>
                <w:sz w:val="22"/>
                <w:szCs w:val="22"/>
              </w:rPr>
              <w:br/>
            </w:r>
            <w:r w:rsidRPr="009B057D">
              <w:rPr>
                <w:rStyle w:val="Emphasis"/>
                <w:sz w:val="22"/>
                <w:szCs w:val="22"/>
              </w:rPr>
              <w:t>FROM APN1934</w:t>
            </w:r>
          </w:p>
        </w:tc>
        <w:tc>
          <w:tcPr>
            <w:tcW w:w="2046" w:type="pct"/>
          </w:tcPr>
          <w:p w14:paraId="0F727183" w14:textId="0DEEAE85" w:rsidR="00EE7812" w:rsidRPr="0019283C" w:rsidRDefault="00EE7812" w:rsidP="22A14D26">
            <w:pPr>
              <w:rPr>
                <w:sz w:val="22"/>
                <w:szCs w:val="22"/>
              </w:rPr>
            </w:pPr>
          </w:p>
        </w:tc>
      </w:tr>
      <w:tr w:rsidR="00EE7812" w:rsidRPr="0019283C" w14:paraId="5983DA98"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113A367C" w14:textId="68B060AE" w:rsidR="00EE7812" w:rsidRPr="009B057D" w:rsidRDefault="00EE7812">
            <w:pPr>
              <w:rPr>
                <w:rFonts w:cstheme="minorHAnsi"/>
                <w:sz w:val="22"/>
                <w:szCs w:val="22"/>
              </w:rPr>
            </w:pPr>
            <w:r w:rsidRPr="009B057D">
              <w:rPr>
                <w:rFonts w:cstheme="minorHAnsi"/>
                <w:sz w:val="22"/>
                <w:szCs w:val="22"/>
              </w:rPr>
              <w:t>1657</w:t>
            </w:r>
          </w:p>
        </w:tc>
        <w:tc>
          <w:tcPr>
            <w:tcW w:w="2150" w:type="pct"/>
          </w:tcPr>
          <w:p w14:paraId="0148FF41" w14:textId="6D100F7A" w:rsidR="00EE7812" w:rsidRPr="009B057D" w:rsidRDefault="00515873">
            <w:pPr>
              <w:rPr>
                <w:sz w:val="22"/>
                <w:szCs w:val="22"/>
              </w:rPr>
            </w:pPr>
            <w:r w:rsidRPr="009B057D">
              <w:rPr>
                <w:sz w:val="22"/>
                <w:szCs w:val="22"/>
              </w:rPr>
              <w:t>TASKCARD LOADING BEHAVIOUR</w:t>
            </w:r>
          </w:p>
        </w:tc>
        <w:tc>
          <w:tcPr>
            <w:tcW w:w="2046" w:type="pct"/>
          </w:tcPr>
          <w:p w14:paraId="687509AC" w14:textId="18A9CB6F" w:rsidR="00EE7812" w:rsidRPr="0019283C" w:rsidRDefault="00EE7812">
            <w:pPr>
              <w:rPr>
                <w:rFonts w:cstheme="minorHAnsi"/>
                <w:sz w:val="22"/>
                <w:szCs w:val="22"/>
              </w:rPr>
            </w:pPr>
          </w:p>
        </w:tc>
      </w:tr>
      <w:tr w:rsidR="00EE7812" w:rsidRPr="0019283C" w14:paraId="029618DF"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41697124" w14:textId="4C2E0AB7" w:rsidR="00EE7812" w:rsidRPr="009B057D" w:rsidRDefault="00EE7812">
            <w:pPr>
              <w:rPr>
                <w:rFonts w:cstheme="minorHAnsi"/>
                <w:sz w:val="22"/>
                <w:szCs w:val="22"/>
              </w:rPr>
            </w:pPr>
            <w:r w:rsidRPr="009B057D">
              <w:rPr>
                <w:rFonts w:cstheme="minorHAnsi"/>
                <w:sz w:val="22"/>
                <w:szCs w:val="22"/>
              </w:rPr>
              <w:t>1663</w:t>
            </w:r>
          </w:p>
        </w:tc>
        <w:tc>
          <w:tcPr>
            <w:tcW w:w="2150" w:type="pct"/>
          </w:tcPr>
          <w:p w14:paraId="05263DC2" w14:textId="4220D4AB" w:rsidR="00EE7812" w:rsidRPr="009B057D" w:rsidRDefault="00515873">
            <w:pPr>
              <w:rPr>
                <w:sz w:val="22"/>
                <w:szCs w:val="22"/>
              </w:rPr>
            </w:pPr>
            <w:r w:rsidRPr="009B057D">
              <w:rPr>
                <w:sz w:val="22"/>
                <w:szCs w:val="22"/>
              </w:rPr>
              <w:t>TASKCARD WORKTEMPLATE EDITING IN MAINTENANCE PROGRAM ADMINISTRATION</w:t>
            </w:r>
          </w:p>
        </w:tc>
        <w:tc>
          <w:tcPr>
            <w:tcW w:w="2046" w:type="pct"/>
          </w:tcPr>
          <w:p w14:paraId="271C007D" w14:textId="44EE0DC2" w:rsidR="00EE7812" w:rsidRPr="0019283C" w:rsidRDefault="00EE7812">
            <w:pPr>
              <w:rPr>
                <w:rFonts w:cstheme="minorHAnsi"/>
                <w:sz w:val="22"/>
                <w:szCs w:val="22"/>
              </w:rPr>
            </w:pPr>
          </w:p>
        </w:tc>
      </w:tr>
      <w:tr w:rsidR="00EE7812" w:rsidRPr="0019283C" w14:paraId="29EFC258"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4CB19043" w14:textId="02CFD83C" w:rsidR="00EE7812" w:rsidRPr="009B057D" w:rsidRDefault="00EE7812">
            <w:pPr>
              <w:rPr>
                <w:rFonts w:cstheme="minorHAnsi"/>
                <w:sz w:val="22"/>
                <w:szCs w:val="22"/>
              </w:rPr>
            </w:pPr>
            <w:r w:rsidRPr="009B057D">
              <w:rPr>
                <w:rFonts w:cstheme="minorHAnsi"/>
                <w:sz w:val="22"/>
                <w:szCs w:val="22"/>
              </w:rPr>
              <w:t>1701</w:t>
            </w:r>
          </w:p>
        </w:tc>
        <w:tc>
          <w:tcPr>
            <w:tcW w:w="2150" w:type="pct"/>
          </w:tcPr>
          <w:p w14:paraId="52F83AC6" w14:textId="000D9355" w:rsidR="00EE7812" w:rsidRPr="009B057D" w:rsidRDefault="00515873">
            <w:pPr>
              <w:rPr>
                <w:rFonts w:cstheme="minorHAnsi"/>
                <w:sz w:val="22"/>
                <w:szCs w:val="22"/>
              </w:rPr>
            </w:pPr>
            <w:r w:rsidRPr="009B057D">
              <w:rPr>
                <w:sz w:val="22"/>
                <w:szCs w:val="22"/>
              </w:rPr>
              <w:t>HANDLE TASKCARDS CREATION FOR N/A TASKS</w:t>
            </w:r>
          </w:p>
        </w:tc>
        <w:tc>
          <w:tcPr>
            <w:tcW w:w="2046" w:type="pct"/>
          </w:tcPr>
          <w:p w14:paraId="17F38F01" w14:textId="77777777" w:rsidR="00EE7812" w:rsidRPr="0019283C" w:rsidRDefault="00EE7812">
            <w:pPr>
              <w:rPr>
                <w:rFonts w:cstheme="minorHAnsi"/>
                <w:sz w:val="22"/>
                <w:szCs w:val="22"/>
              </w:rPr>
            </w:pPr>
          </w:p>
        </w:tc>
      </w:tr>
      <w:tr w:rsidR="00EE7812" w:rsidRPr="00C03FF5" w14:paraId="44AE68BF"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7779222A" w14:textId="0B2D1787" w:rsidR="00EE7812" w:rsidRPr="009B057D" w:rsidRDefault="00EE7812">
            <w:pPr>
              <w:rPr>
                <w:rFonts w:cstheme="minorHAnsi"/>
                <w:b/>
                <w:bCs/>
                <w:sz w:val="22"/>
                <w:szCs w:val="22"/>
              </w:rPr>
            </w:pPr>
            <w:r w:rsidRPr="009B057D">
              <w:rPr>
                <w:rFonts w:cstheme="minorHAnsi"/>
                <w:sz w:val="22"/>
                <w:szCs w:val="22"/>
              </w:rPr>
              <w:lastRenderedPageBreak/>
              <w:t>1719</w:t>
            </w:r>
          </w:p>
        </w:tc>
        <w:tc>
          <w:tcPr>
            <w:tcW w:w="2150" w:type="pct"/>
          </w:tcPr>
          <w:p w14:paraId="7D209473" w14:textId="752AD21E" w:rsidR="00EE7812" w:rsidRPr="009B057D" w:rsidRDefault="00515873">
            <w:pPr>
              <w:rPr>
                <w:sz w:val="22"/>
                <w:szCs w:val="22"/>
              </w:rPr>
            </w:pPr>
            <w:r w:rsidRPr="009B057D">
              <w:rPr>
                <w:sz w:val="22"/>
                <w:szCs w:val="22"/>
              </w:rPr>
              <w:t>ENABLE/DISABLE APPROVAL CONTROL IN MAINTENANCE PROGRAM ADMINISTRATION</w:t>
            </w:r>
          </w:p>
        </w:tc>
        <w:tc>
          <w:tcPr>
            <w:tcW w:w="2046" w:type="pct"/>
          </w:tcPr>
          <w:p w14:paraId="65EBEEE5" w14:textId="7B929A4C" w:rsidR="00EE7812" w:rsidRPr="00C03FF5" w:rsidRDefault="00EE7812" w:rsidP="22A14D26">
            <w:pPr>
              <w:rPr>
                <w:b/>
                <w:bCs/>
                <w:sz w:val="22"/>
                <w:szCs w:val="22"/>
              </w:rPr>
            </w:pPr>
          </w:p>
        </w:tc>
      </w:tr>
      <w:tr w:rsidR="00EE7812" w:rsidRPr="0019283C" w14:paraId="6893D7DB" w14:textId="77777777" w:rsidTr="00515873">
        <w:trPr>
          <w:cnfStyle w:val="000000100000" w:firstRow="0" w:lastRow="0" w:firstColumn="0" w:lastColumn="0" w:oddVBand="0" w:evenVBand="0" w:oddHBand="1" w:evenHBand="0" w:firstRowFirstColumn="0" w:firstRowLastColumn="0" w:lastRowFirstColumn="0" w:lastRowLastColumn="0"/>
        </w:trPr>
        <w:tc>
          <w:tcPr>
            <w:tcW w:w="804" w:type="pct"/>
          </w:tcPr>
          <w:p w14:paraId="3874A80B" w14:textId="01D44D5E" w:rsidR="00EE7812" w:rsidRPr="009B057D" w:rsidRDefault="00EE7812">
            <w:pPr>
              <w:rPr>
                <w:rFonts w:cstheme="minorHAnsi"/>
                <w:sz w:val="22"/>
                <w:szCs w:val="22"/>
              </w:rPr>
            </w:pPr>
            <w:r w:rsidRPr="009B057D">
              <w:rPr>
                <w:rFonts w:cstheme="minorHAnsi"/>
                <w:sz w:val="22"/>
                <w:szCs w:val="22"/>
              </w:rPr>
              <w:t>1720</w:t>
            </w:r>
          </w:p>
        </w:tc>
        <w:tc>
          <w:tcPr>
            <w:tcW w:w="2150" w:type="pct"/>
          </w:tcPr>
          <w:p w14:paraId="6E5F8536" w14:textId="520476B2" w:rsidR="00EE7812" w:rsidRPr="009B057D" w:rsidRDefault="00515873">
            <w:pPr>
              <w:rPr>
                <w:sz w:val="22"/>
                <w:szCs w:val="22"/>
              </w:rPr>
            </w:pPr>
            <w:r w:rsidRPr="009B057D">
              <w:rPr>
                <w:sz w:val="22"/>
                <w:szCs w:val="22"/>
              </w:rPr>
              <w:t>ENABLE/DISABLE APPROVAL CONTROL IN OPERATOR MAINTENANCE PROGRAM</w:t>
            </w:r>
          </w:p>
        </w:tc>
        <w:tc>
          <w:tcPr>
            <w:tcW w:w="2046" w:type="pct"/>
          </w:tcPr>
          <w:p w14:paraId="618669F1" w14:textId="4236591C" w:rsidR="00EE7812" w:rsidRPr="0019283C" w:rsidRDefault="00EE7812" w:rsidP="22A14D26">
            <w:pPr>
              <w:rPr>
                <w:sz w:val="22"/>
                <w:szCs w:val="22"/>
              </w:rPr>
            </w:pPr>
          </w:p>
        </w:tc>
      </w:tr>
      <w:tr w:rsidR="007B7BBD" w:rsidRPr="0019283C" w14:paraId="3380800F" w14:textId="77777777" w:rsidTr="00515873">
        <w:trPr>
          <w:cnfStyle w:val="000000010000" w:firstRow="0" w:lastRow="0" w:firstColumn="0" w:lastColumn="0" w:oddVBand="0" w:evenVBand="0" w:oddHBand="0" w:evenHBand="1" w:firstRowFirstColumn="0" w:firstRowLastColumn="0" w:lastRowFirstColumn="0" w:lastRowLastColumn="0"/>
        </w:trPr>
        <w:tc>
          <w:tcPr>
            <w:tcW w:w="804" w:type="pct"/>
          </w:tcPr>
          <w:p w14:paraId="20452109" w14:textId="5DDF2595" w:rsidR="007B7BBD" w:rsidRPr="009B057D" w:rsidRDefault="007B7BBD">
            <w:pPr>
              <w:rPr>
                <w:rFonts w:cstheme="minorHAnsi"/>
                <w:sz w:val="22"/>
                <w:szCs w:val="22"/>
              </w:rPr>
            </w:pPr>
            <w:r w:rsidRPr="009B057D">
              <w:rPr>
                <w:rFonts w:cstheme="minorHAnsi"/>
                <w:sz w:val="22"/>
                <w:szCs w:val="22"/>
              </w:rPr>
              <w:t>1743</w:t>
            </w:r>
          </w:p>
        </w:tc>
        <w:tc>
          <w:tcPr>
            <w:tcW w:w="2150" w:type="pct"/>
          </w:tcPr>
          <w:p w14:paraId="171125B2" w14:textId="100A2588" w:rsidR="007B7BBD" w:rsidRPr="009B057D" w:rsidRDefault="00515873">
            <w:pPr>
              <w:rPr>
                <w:sz w:val="22"/>
                <w:szCs w:val="22"/>
              </w:rPr>
            </w:pPr>
            <w:r w:rsidRPr="009B057D">
              <w:rPr>
                <w:sz w:val="22"/>
                <w:szCs w:val="22"/>
              </w:rPr>
              <w:t>ENABLE AUTO-REPORT BACK (ID:1743)</w:t>
            </w:r>
          </w:p>
        </w:tc>
        <w:tc>
          <w:tcPr>
            <w:tcW w:w="2046" w:type="pct"/>
          </w:tcPr>
          <w:p w14:paraId="07DFE5D3" w14:textId="3A05589F" w:rsidR="007B7BBD" w:rsidRPr="22A14D26" w:rsidRDefault="007B7BBD" w:rsidP="22A14D26">
            <w:pPr>
              <w:rPr>
                <w:sz w:val="22"/>
                <w:szCs w:val="22"/>
              </w:rPr>
            </w:pPr>
          </w:p>
        </w:tc>
      </w:tr>
    </w:tbl>
    <w:p w14:paraId="3BC95305" w14:textId="48F0DE7F"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4" w:name="_Toc159516460"/>
      <w:bookmarkStart w:id="25" w:name="_Toc164350951"/>
      <w:r w:rsidRPr="0019283C">
        <w:rPr>
          <w:rFonts w:asciiTheme="minorHAnsi" w:hAnsiTheme="minorHAnsi" w:cstheme="minorHAnsi"/>
          <w:sz w:val="22"/>
          <w:szCs w:val="22"/>
        </w:rPr>
        <w:t>Workflows</w:t>
      </w:r>
      <w:bookmarkEnd w:id="24"/>
      <w:bookmarkEnd w:id="25"/>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pPr>
              <w:rPr>
                <w:rFonts w:cstheme="minorHAnsi"/>
                <w:sz w:val="22"/>
                <w:szCs w:val="22"/>
              </w:rPr>
            </w:pPr>
            <w:r>
              <w:rPr>
                <w:rFonts w:cstheme="minorHAnsi"/>
                <w:sz w:val="22"/>
                <w:szCs w:val="22"/>
              </w:rPr>
              <w:t>Notes</w:t>
            </w:r>
          </w:p>
        </w:tc>
      </w:tr>
      <w:tr w:rsidR="00EC2942" w:rsidRPr="00132069" w14:paraId="1ABD4844" w14:textId="77777777">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650BFDCF" w:rsidR="00EC2942" w:rsidRPr="004011C1" w:rsidRDefault="00733DA2">
            <w:pPr>
              <w:rPr>
                <w:rFonts w:cstheme="minorHAnsi"/>
                <w:sz w:val="22"/>
                <w:szCs w:val="22"/>
              </w:rPr>
            </w:pPr>
            <w:r w:rsidRPr="004011C1">
              <w:rPr>
                <w:rFonts w:cstheme="minorHAnsi"/>
                <w:sz w:val="22"/>
                <w:szCs w:val="22"/>
              </w:rPr>
              <w:t>29</w:t>
            </w:r>
          </w:p>
        </w:tc>
        <w:tc>
          <w:tcPr>
            <w:tcW w:w="3261" w:type="dxa"/>
          </w:tcPr>
          <w:p w14:paraId="6FDB8175" w14:textId="702A6B78" w:rsidR="00EC2942" w:rsidRPr="004011C1" w:rsidRDefault="00061E8C">
            <w:pPr>
              <w:rPr>
                <w:rFonts w:cstheme="minorHAnsi"/>
                <w:sz w:val="22"/>
                <w:szCs w:val="22"/>
              </w:rPr>
            </w:pPr>
            <w:r w:rsidRPr="004011C1">
              <w:rPr>
                <w:rFonts w:cstheme="minorHAnsi"/>
                <w:sz w:val="22"/>
                <w:szCs w:val="22"/>
              </w:rPr>
              <w:t xml:space="preserve">New </w:t>
            </w:r>
            <w:proofErr w:type="spellStart"/>
            <w:r w:rsidRPr="004011C1">
              <w:rPr>
                <w:rFonts w:cstheme="minorHAnsi"/>
                <w:sz w:val="22"/>
                <w:szCs w:val="22"/>
              </w:rPr>
              <w:t>Maint</w:t>
            </w:r>
            <w:proofErr w:type="spellEnd"/>
            <w:r w:rsidRPr="004011C1">
              <w:rPr>
                <w:rFonts w:cstheme="minorHAnsi"/>
                <w:sz w:val="22"/>
                <w:szCs w:val="22"/>
              </w:rPr>
              <w:t>. Program Revision activated</w:t>
            </w:r>
          </w:p>
        </w:tc>
        <w:tc>
          <w:tcPr>
            <w:tcW w:w="4677" w:type="dxa"/>
          </w:tcPr>
          <w:p w14:paraId="53024FD4" w14:textId="44C021AB" w:rsidR="00EC2942" w:rsidRPr="004011C1" w:rsidRDefault="00546403">
            <w:pPr>
              <w:rPr>
                <w:rFonts w:cstheme="minorHAnsi"/>
                <w:sz w:val="22"/>
                <w:szCs w:val="22"/>
              </w:rPr>
            </w:pPr>
            <w:r w:rsidRPr="004011C1">
              <w:rPr>
                <w:rFonts w:cstheme="minorHAnsi"/>
                <w:sz w:val="22"/>
                <w:szCs w:val="22"/>
              </w:rPr>
              <w:t xml:space="preserve">to distribute </w:t>
            </w:r>
            <w:r w:rsidR="006A04F9" w:rsidRPr="004011C1">
              <w:rPr>
                <w:rFonts w:cstheme="minorHAnsi"/>
                <w:sz w:val="22"/>
                <w:szCs w:val="22"/>
              </w:rPr>
              <w:t xml:space="preserve">information regarding new MP </w:t>
            </w:r>
            <w:r w:rsidR="009074D6" w:rsidRPr="004011C1">
              <w:rPr>
                <w:rFonts w:cstheme="minorHAnsi"/>
                <w:sz w:val="22"/>
                <w:szCs w:val="22"/>
              </w:rPr>
              <w:t>amongst pre-defined group</w:t>
            </w:r>
          </w:p>
        </w:tc>
      </w:tr>
      <w:tr w:rsidR="00EC2942" w:rsidRPr="0019283C" w14:paraId="01479043" w14:textId="77777777">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74C305D4" w:rsidR="00EC2942" w:rsidRPr="0019283C" w:rsidRDefault="00733DA2">
            <w:pPr>
              <w:rPr>
                <w:rFonts w:cstheme="minorHAnsi"/>
                <w:sz w:val="22"/>
                <w:szCs w:val="22"/>
              </w:rPr>
            </w:pPr>
            <w:r>
              <w:rPr>
                <w:rFonts w:cstheme="minorHAnsi"/>
                <w:sz w:val="22"/>
                <w:szCs w:val="22"/>
              </w:rPr>
              <w:t>30</w:t>
            </w:r>
          </w:p>
        </w:tc>
        <w:tc>
          <w:tcPr>
            <w:tcW w:w="3261" w:type="dxa"/>
          </w:tcPr>
          <w:p w14:paraId="50188ED1" w14:textId="2CC309A5" w:rsidR="00EC2942" w:rsidRPr="0019283C" w:rsidRDefault="005B2E7B">
            <w:pPr>
              <w:rPr>
                <w:rFonts w:cstheme="minorHAnsi"/>
                <w:sz w:val="22"/>
                <w:szCs w:val="22"/>
              </w:rPr>
            </w:pPr>
            <w:r w:rsidRPr="005B2E7B">
              <w:rPr>
                <w:rFonts w:cstheme="minorHAnsi"/>
                <w:sz w:val="22"/>
                <w:szCs w:val="22"/>
              </w:rPr>
              <w:t xml:space="preserve">Temporary Inactive </w:t>
            </w:r>
            <w:proofErr w:type="spellStart"/>
            <w:r w:rsidRPr="005B2E7B">
              <w:rPr>
                <w:rFonts w:cstheme="minorHAnsi"/>
                <w:sz w:val="22"/>
                <w:szCs w:val="22"/>
              </w:rPr>
              <w:t>Taskcard</w:t>
            </w:r>
            <w:proofErr w:type="spellEnd"/>
            <w:r w:rsidRPr="005B2E7B">
              <w:rPr>
                <w:rFonts w:cstheme="minorHAnsi"/>
                <w:sz w:val="22"/>
                <w:szCs w:val="22"/>
              </w:rPr>
              <w:t>/</w:t>
            </w:r>
            <w:proofErr w:type="gramStart"/>
            <w:r w:rsidRPr="005B2E7B">
              <w:rPr>
                <w:rFonts w:cstheme="minorHAnsi"/>
                <w:sz w:val="22"/>
                <w:szCs w:val="22"/>
              </w:rPr>
              <w:t>MRI's</w:t>
            </w:r>
            <w:proofErr w:type="gramEnd"/>
            <w:r w:rsidRPr="005B2E7B">
              <w:rPr>
                <w:rFonts w:cstheme="minorHAnsi"/>
                <w:sz w:val="22"/>
                <w:szCs w:val="22"/>
              </w:rPr>
              <w:t xml:space="preserve"> activated</w:t>
            </w:r>
          </w:p>
        </w:tc>
        <w:tc>
          <w:tcPr>
            <w:tcW w:w="4677" w:type="dxa"/>
          </w:tcPr>
          <w:p w14:paraId="592BD2EC" w14:textId="100FAC75" w:rsidR="00EC2942" w:rsidRPr="0019283C" w:rsidRDefault="004011C1">
            <w:pPr>
              <w:rPr>
                <w:rFonts w:cstheme="minorHAnsi"/>
                <w:sz w:val="22"/>
                <w:szCs w:val="22"/>
              </w:rPr>
            </w:pPr>
            <w:r w:rsidRPr="004011C1">
              <w:rPr>
                <w:rFonts w:cstheme="minorHAnsi"/>
                <w:sz w:val="22"/>
                <w:szCs w:val="22"/>
              </w:rPr>
              <w:t xml:space="preserve">This Workflow can be used to inform users when an inactive </w:t>
            </w:r>
            <w:proofErr w:type="spellStart"/>
            <w:r w:rsidRPr="004011C1">
              <w:rPr>
                <w:rFonts w:cstheme="minorHAnsi"/>
                <w:sz w:val="22"/>
                <w:szCs w:val="22"/>
              </w:rPr>
              <w:t>Taskcard</w:t>
            </w:r>
            <w:proofErr w:type="spellEnd"/>
            <w:r w:rsidRPr="004011C1">
              <w:rPr>
                <w:rFonts w:cstheme="minorHAnsi"/>
                <w:sz w:val="22"/>
                <w:szCs w:val="22"/>
              </w:rPr>
              <w:t xml:space="preserve"> Revision has been activated in </w:t>
            </w:r>
            <w:r>
              <w:rPr>
                <w:rFonts w:cstheme="minorHAnsi"/>
                <w:sz w:val="22"/>
                <w:szCs w:val="22"/>
              </w:rPr>
              <w:t>APN 249</w:t>
            </w:r>
          </w:p>
        </w:tc>
      </w:tr>
      <w:tr w:rsidR="00733DA2" w:rsidRPr="0019283C" w14:paraId="0CD36087" w14:textId="77777777">
        <w:trPr>
          <w:cnfStyle w:val="000000100000" w:firstRow="0" w:lastRow="0" w:firstColumn="0" w:lastColumn="0" w:oddVBand="0" w:evenVBand="0" w:oddHBand="1" w:evenHBand="0" w:firstRowFirstColumn="0" w:firstRowLastColumn="0" w:lastRowFirstColumn="0" w:lastRowLastColumn="0"/>
        </w:trPr>
        <w:tc>
          <w:tcPr>
            <w:tcW w:w="1413" w:type="dxa"/>
          </w:tcPr>
          <w:p w14:paraId="6991CCC9" w14:textId="7E15DCBC" w:rsidR="00733DA2" w:rsidRDefault="00061E8C">
            <w:pPr>
              <w:rPr>
                <w:rFonts w:cstheme="minorHAnsi"/>
                <w:sz w:val="22"/>
                <w:szCs w:val="22"/>
              </w:rPr>
            </w:pPr>
            <w:r>
              <w:rPr>
                <w:rFonts w:cstheme="minorHAnsi"/>
                <w:sz w:val="22"/>
                <w:szCs w:val="22"/>
              </w:rPr>
              <w:t>61</w:t>
            </w:r>
          </w:p>
        </w:tc>
        <w:tc>
          <w:tcPr>
            <w:tcW w:w="3261" w:type="dxa"/>
          </w:tcPr>
          <w:p w14:paraId="196A28CB" w14:textId="4E86CFE4" w:rsidR="00733DA2" w:rsidRPr="0019283C" w:rsidRDefault="005B2E7B">
            <w:pPr>
              <w:rPr>
                <w:rFonts w:cstheme="minorHAnsi"/>
                <w:sz w:val="22"/>
                <w:szCs w:val="22"/>
              </w:rPr>
            </w:pPr>
            <w:r w:rsidRPr="005B2E7B">
              <w:rPr>
                <w:rFonts w:cstheme="minorHAnsi"/>
                <w:sz w:val="22"/>
                <w:szCs w:val="22"/>
              </w:rPr>
              <w:t>Changes done on an MRI</w:t>
            </w:r>
          </w:p>
        </w:tc>
        <w:tc>
          <w:tcPr>
            <w:tcW w:w="4677" w:type="dxa"/>
          </w:tcPr>
          <w:p w14:paraId="18ABAB32" w14:textId="32658364" w:rsidR="00733DA2" w:rsidRPr="0019283C" w:rsidRDefault="004011C1">
            <w:pPr>
              <w:rPr>
                <w:rFonts w:cstheme="minorHAnsi"/>
                <w:sz w:val="22"/>
                <w:szCs w:val="22"/>
              </w:rPr>
            </w:pPr>
            <w:r w:rsidRPr="004011C1">
              <w:rPr>
                <w:rFonts w:cstheme="minorHAnsi"/>
                <w:sz w:val="22"/>
                <w:szCs w:val="22"/>
              </w:rPr>
              <w:t xml:space="preserve">This Workflow can be used to inform users when </w:t>
            </w:r>
            <w:proofErr w:type="gramStart"/>
            <w:r w:rsidRPr="004011C1">
              <w:rPr>
                <w:rFonts w:cstheme="minorHAnsi"/>
                <w:sz w:val="22"/>
                <w:szCs w:val="22"/>
              </w:rPr>
              <w:t>a</w:t>
            </w:r>
            <w:proofErr w:type="gramEnd"/>
            <w:r w:rsidRPr="004011C1">
              <w:rPr>
                <w:rFonts w:cstheme="minorHAnsi"/>
                <w:sz w:val="22"/>
                <w:szCs w:val="22"/>
              </w:rPr>
              <w:t xml:space="preserve"> MRI has been changed, newly created or removed in </w:t>
            </w:r>
            <w:r>
              <w:rPr>
                <w:rFonts w:cstheme="minorHAnsi"/>
                <w:sz w:val="22"/>
                <w:szCs w:val="22"/>
              </w:rPr>
              <w:t>APN 249</w:t>
            </w:r>
          </w:p>
        </w:tc>
      </w:tr>
      <w:tr w:rsidR="00061E8C" w:rsidRPr="0019283C" w14:paraId="093C2576" w14:textId="77777777">
        <w:trPr>
          <w:cnfStyle w:val="000000010000" w:firstRow="0" w:lastRow="0" w:firstColumn="0" w:lastColumn="0" w:oddVBand="0" w:evenVBand="0" w:oddHBand="0" w:evenHBand="1" w:firstRowFirstColumn="0" w:firstRowLastColumn="0" w:lastRowFirstColumn="0" w:lastRowLastColumn="0"/>
        </w:trPr>
        <w:tc>
          <w:tcPr>
            <w:tcW w:w="1413" w:type="dxa"/>
          </w:tcPr>
          <w:p w14:paraId="0635729D" w14:textId="3B649B31" w:rsidR="00061E8C" w:rsidRDefault="00061E8C">
            <w:pPr>
              <w:rPr>
                <w:rFonts w:cstheme="minorHAnsi"/>
                <w:sz w:val="22"/>
                <w:szCs w:val="22"/>
              </w:rPr>
            </w:pPr>
            <w:r>
              <w:rPr>
                <w:rFonts w:cstheme="minorHAnsi"/>
                <w:sz w:val="22"/>
                <w:szCs w:val="22"/>
              </w:rPr>
              <w:t>69</w:t>
            </w:r>
          </w:p>
        </w:tc>
        <w:tc>
          <w:tcPr>
            <w:tcW w:w="3261" w:type="dxa"/>
          </w:tcPr>
          <w:p w14:paraId="4B7A990C" w14:textId="58D46A2E" w:rsidR="00061E8C" w:rsidRPr="0019283C" w:rsidRDefault="005B2E7B">
            <w:pPr>
              <w:rPr>
                <w:rFonts w:cstheme="minorHAnsi"/>
                <w:sz w:val="22"/>
                <w:szCs w:val="22"/>
              </w:rPr>
            </w:pPr>
            <w:r w:rsidRPr="005B2E7B">
              <w:rPr>
                <w:rFonts w:cstheme="minorHAnsi"/>
                <w:sz w:val="22"/>
                <w:szCs w:val="22"/>
              </w:rPr>
              <w:t xml:space="preserve">Changes done on a </w:t>
            </w:r>
            <w:proofErr w:type="spellStart"/>
            <w:r w:rsidRPr="005B2E7B">
              <w:rPr>
                <w:rFonts w:cstheme="minorHAnsi"/>
                <w:sz w:val="22"/>
                <w:szCs w:val="22"/>
              </w:rPr>
              <w:t>Taskcard</w:t>
            </w:r>
            <w:proofErr w:type="spellEnd"/>
          </w:p>
        </w:tc>
        <w:tc>
          <w:tcPr>
            <w:tcW w:w="4677" w:type="dxa"/>
          </w:tcPr>
          <w:p w14:paraId="394E3B0D" w14:textId="155F365F" w:rsidR="00061E8C" w:rsidRPr="0019283C" w:rsidRDefault="004011C1">
            <w:pPr>
              <w:rPr>
                <w:rFonts w:cstheme="minorHAnsi"/>
                <w:sz w:val="22"/>
                <w:szCs w:val="22"/>
              </w:rPr>
            </w:pPr>
            <w:r w:rsidRPr="004011C1">
              <w:rPr>
                <w:rFonts w:cstheme="minorHAnsi"/>
                <w:sz w:val="22"/>
                <w:szCs w:val="22"/>
              </w:rPr>
              <w:t xml:space="preserve">This Workflow can be used to inform users when a </w:t>
            </w:r>
            <w:proofErr w:type="spellStart"/>
            <w:r w:rsidRPr="004011C1">
              <w:rPr>
                <w:rFonts w:cstheme="minorHAnsi"/>
                <w:sz w:val="22"/>
                <w:szCs w:val="22"/>
              </w:rPr>
              <w:t>Taskcard</w:t>
            </w:r>
            <w:proofErr w:type="spellEnd"/>
            <w:r w:rsidRPr="004011C1">
              <w:rPr>
                <w:rFonts w:cstheme="minorHAnsi"/>
                <w:sz w:val="22"/>
                <w:szCs w:val="22"/>
              </w:rPr>
              <w:t xml:space="preserve"> has been changed, newly created or removed in </w:t>
            </w:r>
            <w:r>
              <w:rPr>
                <w:rFonts w:cstheme="minorHAnsi"/>
                <w:sz w:val="22"/>
                <w:szCs w:val="22"/>
              </w:rPr>
              <w:t>APN 249</w:t>
            </w:r>
          </w:p>
        </w:tc>
      </w:tr>
      <w:tr w:rsidR="00061E8C" w:rsidRPr="0019283C" w14:paraId="701899F1" w14:textId="77777777">
        <w:trPr>
          <w:cnfStyle w:val="000000100000" w:firstRow="0" w:lastRow="0" w:firstColumn="0" w:lastColumn="0" w:oddVBand="0" w:evenVBand="0" w:oddHBand="1" w:evenHBand="0" w:firstRowFirstColumn="0" w:firstRowLastColumn="0" w:lastRowFirstColumn="0" w:lastRowLastColumn="0"/>
        </w:trPr>
        <w:tc>
          <w:tcPr>
            <w:tcW w:w="1413" w:type="dxa"/>
          </w:tcPr>
          <w:p w14:paraId="60006BD1" w14:textId="1915ED8E" w:rsidR="00061E8C" w:rsidRDefault="00061E8C">
            <w:pPr>
              <w:rPr>
                <w:rFonts w:cstheme="minorHAnsi"/>
                <w:sz w:val="22"/>
                <w:szCs w:val="22"/>
              </w:rPr>
            </w:pPr>
            <w:r>
              <w:rPr>
                <w:rFonts w:cstheme="minorHAnsi"/>
                <w:sz w:val="22"/>
                <w:szCs w:val="22"/>
              </w:rPr>
              <w:t>80</w:t>
            </w:r>
          </w:p>
        </w:tc>
        <w:tc>
          <w:tcPr>
            <w:tcW w:w="3261" w:type="dxa"/>
          </w:tcPr>
          <w:p w14:paraId="0B351BC7" w14:textId="6F77F054" w:rsidR="00061E8C" w:rsidRPr="0019283C" w:rsidRDefault="005B2E7B">
            <w:pPr>
              <w:rPr>
                <w:rFonts w:cstheme="minorHAnsi"/>
                <w:sz w:val="22"/>
                <w:szCs w:val="22"/>
              </w:rPr>
            </w:pPr>
            <w:proofErr w:type="spellStart"/>
            <w:r w:rsidRPr="005B2E7B">
              <w:rPr>
                <w:rFonts w:cstheme="minorHAnsi"/>
                <w:sz w:val="22"/>
                <w:szCs w:val="22"/>
              </w:rPr>
              <w:t>Taskcard</w:t>
            </w:r>
            <w:proofErr w:type="spellEnd"/>
            <w:r w:rsidRPr="005B2E7B">
              <w:rPr>
                <w:rFonts w:cstheme="minorHAnsi"/>
                <w:sz w:val="22"/>
                <w:szCs w:val="22"/>
              </w:rPr>
              <w:t xml:space="preserve"> Document Link</w:t>
            </w:r>
          </w:p>
        </w:tc>
        <w:tc>
          <w:tcPr>
            <w:tcW w:w="4677" w:type="dxa"/>
          </w:tcPr>
          <w:p w14:paraId="0F775585" w14:textId="73004115" w:rsidR="00061E8C" w:rsidRPr="0019283C" w:rsidRDefault="004011C1">
            <w:pPr>
              <w:rPr>
                <w:rFonts w:cstheme="minorHAnsi"/>
                <w:sz w:val="22"/>
                <w:szCs w:val="22"/>
              </w:rPr>
            </w:pPr>
            <w:r w:rsidRPr="004011C1">
              <w:rPr>
                <w:rFonts w:cstheme="minorHAnsi"/>
                <w:sz w:val="22"/>
                <w:szCs w:val="22"/>
              </w:rPr>
              <w:t xml:space="preserve">This workflow is triggered if the </w:t>
            </w:r>
            <w:proofErr w:type="spellStart"/>
            <w:r w:rsidRPr="004011C1">
              <w:rPr>
                <w:rFonts w:cstheme="minorHAnsi"/>
                <w:sz w:val="22"/>
                <w:szCs w:val="22"/>
              </w:rPr>
              <w:t>taskcard</w:t>
            </w:r>
            <w:proofErr w:type="spellEnd"/>
            <w:r w:rsidRPr="004011C1">
              <w:rPr>
                <w:rFonts w:cstheme="minorHAnsi"/>
                <w:sz w:val="22"/>
                <w:szCs w:val="22"/>
              </w:rPr>
              <w:t xml:space="preserve"> data was changed and the </w:t>
            </w:r>
            <w:proofErr w:type="spellStart"/>
            <w:r w:rsidRPr="004011C1">
              <w:rPr>
                <w:rFonts w:cstheme="minorHAnsi"/>
                <w:sz w:val="22"/>
                <w:szCs w:val="22"/>
              </w:rPr>
              <w:t>taskcard</w:t>
            </w:r>
            <w:proofErr w:type="spellEnd"/>
            <w:r w:rsidRPr="004011C1">
              <w:rPr>
                <w:rFonts w:cstheme="minorHAnsi"/>
                <w:sz w:val="22"/>
                <w:szCs w:val="22"/>
              </w:rPr>
              <w:t xml:space="preserve"> is linked to a document.</w:t>
            </w:r>
          </w:p>
        </w:tc>
      </w:tr>
      <w:tr w:rsidR="004011C1" w:rsidRPr="0019283C" w14:paraId="278B58AD" w14:textId="77777777">
        <w:trPr>
          <w:cnfStyle w:val="000000010000" w:firstRow="0" w:lastRow="0" w:firstColumn="0" w:lastColumn="0" w:oddVBand="0" w:evenVBand="0" w:oddHBand="0" w:evenHBand="1" w:firstRowFirstColumn="0" w:firstRowLastColumn="0" w:lastRowFirstColumn="0" w:lastRowLastColumn="0"/>
        </w:trPr>
        <w:tc>
          <w:tcPr>
            <w:tcW w:w="1413" w:type="dxa"/>
          </w:tcPr>
          <w:p w14:paraId="2B330C06" w14:textId="4DADBE74" w:rsidR="004011C1" w:rsidRDefault="004011C1">
            <w:pPr>
              <w:rPr>
                <w:rFonts w:cstheme="minorHAnsi"/>
                <w:sz w:val="22"/>
                <w:szCs w:val="22"/>
              </w:rPr>
            </w:pPr>
            <w:r>
              <w:rPr>
                <w:rFonts w:cstheme="minorHAnsi"/>
                <w:sz w:val="22"/>
                <w:szCs w:val="22"/>
              </w:rPr>
              <w:t>384</w:t>
            </w:r>
          </w:p>
        </w:tc>
        <w:tc>
          <w:tcPr>
            <w:tcW w:w="3261" w:type="dxa"/>
          </w:tcPr>
          <w:p w14:paraId="6060FA86" w14:textId="78AE1430" w:rsidR="004011C1" w:rsidRPr="005B2E7B" w:rsidRDefault="004011C1">
            <w:pPr>
              <w:rPr>
                <w:rFonts w:cstheme="minorHAnsi"/>
                <w:sz w:val="22"/>
                <w:szCs w:val="22"/>
              </w:rPr>
            </w:pPr>
            <w:r w:rsidRPr="004011C1">
              <w:rPr>
                <w:rFonts w:cstheme="minorHAnsi"/>
                <w:sz w:val="22"/>
                <w:szCs w:val="22"/>
              </w:rPr>
              <w:t>Task save</w:t>
            </w:r>
          </w:p>
        </w:tc>
        <w:tc>
          <w:tcPr>
            <w:tcW w:w="4677" w:type="dxa"/>
          </w:tcPr>
          <w:p w14:paraId="0377D74D" w14:textId="0C43BF3D" w:rsidR="004011C1" w:rsidRPr="004011C1" w:rsidRDefault="004011C1">
            <w:pPr>
              <w:rPr>
                <w:rFonts w:cstheme="minorHAnsi"/>
                <w:sz w:val="22"/>
                <w:szCs w:val="22"/>
              </w:rPr>
            </w:pPr>
            <w:r w:rsidRPr="004011C1">
              <w:rPr>
                <w:rFonts w:cstheme="minorHAnsi"/>
                <w:sz w:val="22"/>
                <w:szCs w:val="22"/>
              </w:rPr>
              <w:t>This workflow is triggered and checked when a Task is selected. It can be used to control the editing of the Task by using the Approval State wildcards and the “Conditional Abort” action.</w:t>
            </w:r>
          </w:p>
        </w:tc>
      </w:tr>
      <w:tr w:rsidR="004011C1" w:rsidRPr="0019283C" w14:paraId="5B316386" w14:textId="77777777">
        <w:trPr>
          <w:cnfStyle w:val="000000100000" w:firstRow="0" w:lastRow="0" w:firstColumn="0" w:lastColumn="0" w:oddVBand="0" w:evenVBand="0" w:oddHBand="1" w:evenHBand="0" w:firstRowFirstColumn="0" w:firstRowLastColumn="0" w:lastRowFirstColumn="0" w:lastRowLastColumn="0"/>
        </w:trPr>
        <w:tc>
          <w:tcPr>
            <w:tcW w:w="1413" w:type="dxa"/>
          </w:tcPr>
          <w:p w14:paraId="4F4FBE66" w14:textId="2E275F7B" w:rsidR="004011C1" w:rsidRDefault="004011C1">
            <w:pPr>
              <w:rPr>
                <w:rFonts w:cstheme="minorHAnsi"/>
                <w:sz w:val="22"/>
                <w:szCs w:val="22"/>
              </w:rPr>
            </w:pPr>
            <w:r>
              <w:rPr>
                <w:rFonts w:cstheme="minorHAnsi"/>
                <w:sz w:val="22"/>
                <w:szCs w:val="22"/>
              </w:rPr>
              <w:t>385</w:t>
            </w:r>
          </w:p>
        </w:tc>
        <w:tc>
          <w:tcPr>
            <w:tcW w:w="3261" w:type="dxa"/>
          </w:tcPr>
          <w:p w14:paraId="41483555" w14:textId="7F835963" w:rsidR="004011C1" w:rsidRPr="005B2E7B" w:rsidRDefault="004011C1">
            <w:pPr>
              <w:rPr>
                <w:rFonts w:cstheme="minorHAnsi"/>
                <w:sz w:val="22"/>
                <w:szCs w:val="22"/>
              </w:rPr>
            </w:pPr>
            <w:proofErr w:type="spellStart"/>
            <w:r w:rsidRPr="004011C1">
              <w:rPr>
                <w:rFonts w:cstheme="minorHAnsi"/>
                <w:sz w:val="22"/>
                <w:szCs w:val="22"/>
              </w:rPr>
              <w:t>Taskcard</w:t>
            </w:r>
            <w:proofErr w:type="spellEnd"/>
            <w:r w:rsidRPr="004011C1">
              <w:rPr>
                <w:rFonts w:cstheme="minorHAnsi"/>
                <w:sz w:val="22"/>
                <w:szCs w:val="22"/>
              </w:rPr>
              <w:t xml:space="preserve"> save</w:t>
            </w:r>
          </w:p>
        </w:tc>
        <w:tc>
          <w:tcPr>
            <w:tcW w:w="4677" w:type="dxa"/>
          </w:tcPr>
          <w:p w14:paraId="0A32D566" w14:textId="44B562DA" w:rsidR="004011C1" w:rsidRPr="0019283C" w:rsidRDefault="004011C1">
            <w:pPr>
              <w:rPr>
                <w:rFonts w:cstheme="minorHAnsi"/>
                <w:sz w:val="22"/>
                <w:szCs w:val="22"/>
              </w:rPr>
            </w:pPr>
            <w:r w:rsidRPr="004011C1">
              <w:rPr>
                <w:rFonts w:cstheme="minorHAnsi"/>
                <w:sz w:val="22"/>
                <w:szCs w:val="22"/>
              </w:rPr>
              <w:t xml:space="preserve">This workflow is triggered and checked when a </w:t>
            </w:r>
            <w:proofErr w:type="spellStart"/>
            <w:r w:rsidRPr="004011C1">
              <w:rPr>
                <w:rFonts w:cstheme="minorHAnsi"/>
                <w:sz w:val="22"/>
                <w:szCs w:val="22"/>
              </w:rPr>
              <w:t>Taskcard</w:t>
            </w:r>
            <w:proofErr w:type="spellEnd"/>
            <w:r w:rsidRPr="004011C1">
              <w:rPr>
                <w:rFonts w:cstheme="minorHAnsi"/>
                <w:sz w:val="22"/>
                <w:szCs w:val="22"/>
              </w:rPr>
              <w:t xml:space="preserve"> is selected. It can be used to control the editing of the </w:t>
            </w:r>
            <w:proofErr w:type="spellStart"/>
            <w:r w:rsidRPr="004011C1">
              <w:rPr>
                <w:rFonts w:cstheme="minorHAnsi"/>
                <w:sz w:val="22"/>
                <w:szCs w:val="22"/>
              </w:rPr>
              <w:t>Taskcard</w:t>
            </w:r>
            <w:proofErr w:type="spellEnd"/>
            <w:r w:rsidRPr="004011C1">
              <w:rPr>
                <w:rFonts w:cstheme="minorHAnsi"/>
                <w:sz w:val="22"/>
                <w:szCs w:val="22"/>
              </w:rPr>
              <w:t xml:space="preserve"> by using the Approval State wildcards and the “Conditional Abort” action.</w:t>
            </w:r>
          </w:p>
        </w:tc>
      </w:tr>
      <w:tr w:rsidR="004011C1" w:rsidRPr="0019283C" w14:paraId="11B8F4DE" w14:textId="77777777">
        <w:trPr>
          <w:cnfStyle w:val="000000010000" w:firstRow="0" w:lastRow="0" w:firstColumn="0" w:lastColumn="0" w:oddVBand="0" w:evenVBand="0" w:oddHBand="0" w:evenHBand="1" w:firstRowFirstColumn="0" w:firstRowLastColumn="0" w:lastRowFirstColumn="0" w:lastRowLastColumn="0"/>
        </w:trPr>
        <w:tc>
          <w:tcPr>
            <w:tcW w:w="1413" w:type="dxa"/>
          </w:tcPr>
          <w:p w14:paraId="2AA40C3B" w14:textId="28A45D84" w:rsidR="004011C1" w:rsidRDefault="004011C1">
            <w:pPr>
              <w:rPr>
                <w:rFonts w:cstheme="minorHAnsi"/>
                <w:sz w:val="22"/>
                <w:szCs w:val="22"/>
              </w:rPr>
            </w:pPr>
            <w:r>
              <w:rPr>
                <w:rFonts w:cstheme="minorHAnsi"/>
                <w:sz w:val="22"/>
                <w:szCs w:val="22"/>
              </w:rPr>
              <w:t>230</w:t>
            </w:r>
          </w:p>
        </w:tc>
        <w:tc>
          <w:tcPr>
            <w:tcW w:w="3261" w:type="dxa"/>
          </w:tcPr>
          <w:p w14:paraId="7276100B" w14:textId="5467347A" w:rsidR="004011C1" w:rsidRPr="004011C1" w:rsidRDefault="004011C1">
            <w:pPr>
              <w:rPr>
                <w:rFonts w:cstheme="minorHAnsi"/>
                <w:sz w:val="22"/>
                <w:szCs w:val="22"/>
              </w:rPr>
            </w:pPr>
            <w:proofErr w:type="spellStart"/>
            <w:r w:rsidRPr="004011C1">
              <w:rPr>
                <w:rFonts w:cstheme="minorHAnsi"/>
                <w:sz w:val="22"/>
                <w:szCs w:val="22"/>
              </w:rPr>
              <w:t>Worktemplate</w:t>
            </w:r>
            <w:proofErr w:type="spellEnd"/>
            <w:r w:rsidRPr="004011C1">
              <w:rPr>
                <w:rFonts w:cstheme="minorHAnsi"/>
                <w:sz w:val="22"/>
                <w:szCs w:val="22"/>
              </w:rPr>
              <w:t xml:space="preserve"> Modification</w:t>
            </w:r>
          </w:p>
        </w:tc>
        <w:tc>
          <w:tcPr>
            <w:tcW w:w="4677" w:type="dxa"/>
          </w:tcPr>
          <w:p w14:paraId="36526351" w14:textId="37131DD0" w:rsidR="004011C1" w:rsidRPr="004011C1" w:rsidRDefault="004011C1">
            <w:pPr>
              <w:rPr>
                <w:rFonts w:cstheme="minorHAnsi"/>
                <w:sz w:val="22"/>
                <w:szCs w:val="22"/>
              </w:rPr>
            </w:pPr>
            <w:r w:rsidRPr="004011C1">
              <w:rPr>
                <w:rFonts w:cstheme="minorHAnsi"/>
                <w:sz w:val="22"/>
                <w:szCs w:val="22"/>
              </w:rPr>
              <w:t>The workflow will be triggered whenever a Work Template is modified. The following actions are possible: CHANGED, DELETED or NEW (for each action a Template Rule exists). To differentiate between the Work Template Requirement References the wildcard `</w:t>
            </w:r>
            <w:proofErr w:type="spellStart"/>
            <w:r w:rsidRPr="004011C1">
              <w:rPr>
                <w:rFonts w:cstheme="minorHAnsi"/>
                <w:sz w:val="22"/>
                <w:szCs w:val="22"/>
              </w:rPr>
              <w:t>event_type</w:t>
            </w:r>
            <w:proofErr w:type="spellEnd"/>
            <w:r w:rsidRPr="004011C1">
              <w:rPr>
                <w:rFonts w:cstheme="minorHAnsi"/>
                <w:sz w:val="22"/>
                <w:szCs w:val="22"/>
              </w:rPr>
              <w:t>` can be used.</w:t>
            </w:r>
          </w:p>
        </w:tc>
      </w:tr>
    </w:tbl>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6" w:name="_Toc159516461"/>
      <w:bookmarkStart w:id="27" w:name="_Toc164350952"/>
      <w:r w:rsidRPr="0019283C">
        <w:rPr>
          <w:rFonts w:asciiTheme="minorHAnsi" w:hAnsiTheme="minorHAnsi" w:cstheme="minorHAnsi"/>
          <w:sz w:val="22"/>
          <w:szCs w:val="22"/>
        </w:rPr>
        <w:lastRenderedPageBreak/>
        <w:t>Scheduled Tasks</w:t>
      </w:r>
      <w:bookmarkEnd w:id="26"/>
      <w:bookmarkEnd w:id="27"/>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106"/>
        <w:gridCol w:w="2977"/>
        <w:gridCol w:w="2268"/>
      </w:tblGrid>
      <w:tr w:rsidR="00EC2942" w:rsidRPr="0019283C" w14:paraId="0C2661C6" w14:textId="77777777" w:rsidTr="00987702">
        <w:trPr>
          <w:cnfStyle w:val="100000000000" w:firstRow="1" w:lastRow="0" w:firstColumn="0" w:lastColumn="0" w:oddVBand="0" w:evenVBand="0" w:oddHBand="0" w:evenHBand="0" w:firstRowFirstColumn="0" w:firstRowLastColumn="0" w:lastRowFirstColumn="0" w:lastRowLastColumn="0"/>
          <w:tblHeader/>
        </w:trPr>
        <w:tc>
          <w:tcPr>
            <w:tcW w:w="4106" w:type="dxa"/>
          </w:tcPr>
          <w:p w14:paraId="509EA4CE" w14:textId="77777777" w:rsidR="00EC2942" w:rsidRPr="0019283C" w:rsidRDefault="00EC2942">
            <w:pPr>
              <w:rPr>
                <w:rFonts w:cstheme="minorHAnsi"/>
                <w:sz w:val="22"/>
                <w:szCs w:val="22"/>
              </w:rPr>
            </w:pPr>
            <w:r w:rsidRPr="0019283C">
              <w:rPr>
                <w:rFonts w:cstheme="minorHAnsi"/>
                <w:sz w:val="22"/>
                <w:szCs w:val="22"/>
              </w:rPr>
              <w:t>Scheduled Task Reference</w:t>
            </w:r>
          </w:p>
        </w:tc>
        <w:tc>
          <w:tcPr>
            <w:tcW w:w="2977" w:type="dxa"/>
          </w:tcPr>
          <w:p w14:paraId="7125525F" w14:textId="77777777" w:rsidR="00EC2942" w:rsidRPr="0019283C" w:rsidRDefault="00EC2942">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pPr>
              <w:rPr>
                <w:rFonts w:cstheme="minorHAnsi"/>
                <w:sz w:val="22"/>
                <w:szCs w:val="22"/>
              </w:rPr>
            </w:pPr>
            <w:r>
              <w:rPr>
                <w:rFonts w:cstheme="minorHAnsi"/>
                <w:sz w:val="22"/>
                <w:szCs w:val="22"/>
              </w:rPr>
              <w:t>Notes</w:t>
            </w:r>
          </w:p>
        </w:tc>
      </w:tr>
      <w:tr w:rsidR="00EC2942" w:rsidRPr="0019283C" w14:paraId="1C113487" w14:textId="77777777" w:rsidTr="00987702">
        <w:trPr>
          <w:cnfStyle w:val="000000100000" w:firstRow="0" w:lastRow="0" w:firstColumn="0" w:lastColumn="0" w:oddVBand="0" w:evenVBand="0" w:oddHBand="1" w:evenHBand="0" w:firstRowFirstColumn="0" w:firstRowLastColumn="0" w:lastRowFirstColumn="0" w:lastRowLastColumn="0"/>
        </w:trPr>
        <w:tc>
          <w:tcPr>
            <w:tcW w:w="4106" w:type="dxa"/>
          </w:tcPr>
          <w:p w14:paraId="37818EB2" w14:textId="2A919536" w:rsidR="00EC2942" w:rsidRPr="0019283C" w:rsidRDefault="00A01992">
            <w:pPr>
              <w:rPr>
                <w:rFonts w:cstheme="minorHAnsi"/>
                <w:sz w:val="22"/>
                <w:szCs w:val="22"/>
              </w:rPr>
            </w:pPr>
            <w:proofErr w:type="spellStart"/>
            <w:r w:rsidRPr="00A01992">
              <w:rPr>
                <w:rFonts w:cstheme="minorHAnsi"/>
                <w:sz w:val="22"/>
                <w:szCs w:val="22"/>
              </w:rPr>
              <w:t>ExtractTaskcardDueValues</w:t>
            </w:r>
            <w:proofErr w:type="spellEnd"/>
          </w:p>
        </w:tc>
        <w:tc>
          <w:tcPr>
            <w:tcW w:w="2977" w:type="dxa"/>
          </w:tcPr>
          <w:p w14:paraId="004C0B20" w14:textId="2C9DA6AD" w:rsidR="00EC2942" w:rsidRPr="0019283C" w:rsidRDefault="00B333E9">
            <w:pPr>
              <w:rPr>
                <w:rFonts w:cstheme="minorHAnsi"/>
                <w:sz w:val="22"/>
                <w:szCs w:val="22"/>
              </w:rPr>
            </w:pPr>
            <w:r>
              <w:rPr>
                <w:rFonts w:cstheme="minorHAnsi"/>
                <w:sz w:val="22"/>
                <w:szCs w:val="22"/>
              </w:rPr>
              <w:t>Only on demand</w:t>
            </w:r>
          </w:p>
        </w:tc>
        <w:tc>
          <w:tcPr>
            <w:tcW w:w="2268" w:type="dxa"/>
          </w:tcPr>
          <w:p w14:paraId="0053708B" w14:textId="5779744C" w:rsidR="00EC2942" w:rsidRPr="0019283C" w:rsidRDefault="000933D6">
            <w:pPr>
              <w:rPr>
                <w:rFonts w:cstheme="minorHAnsi"/>
                <w:sz w:val="22"/>
                <w:szCs w:val="22"/>
              </w:rPr>
            </w:pPr>
            <w:r>
              <w:rPr>
                <w:rFonts w:cstheme="minorHAnsi"/>
                <w:sz w:val="22"/>
                <w:szCs w:val="22"/>
              </w:rPr>
              <w:t>Export function</w:t>
            </w:r>
          </w:p>
        </w:tc>
      </w:tr>
      <w:tr w:rsidR="00A01992" w:rsidRPr="0019283C" w14:paraId="45589E9E" w14:textId="77777777" w:rsidTr="00987702">
        <w:trPr>
          <w:cnfStyle w:val="000000010000" w:firstRow="0" w:lastRow="0" w:firstColumn="0" w:lastColumn="0" w:oddVBand="0" w:evenVBand="0" w:oddHBand="0" w:evenHBand="1" w:firstRowFirstColumn="0" w:firstRowLastColumn="0" w:lastRowFirstColumn="0" w:lastRowLastColumn="0"/>
        </w:trPr>
        <w:tc>
          <w:tcPr>
            <w:tcW w:w="4106" w:type="dxa"/>
          </w:tcPr>
          <w:p w14:paraId="6E570CC9" w14:textId="41CF395F" w:rsidR="00A01992" w:rsidRPr="00A01992" w:rsidRDefault="00A01992">
            <w:pPr>
              <w:rPr>
                <w:rFonts w:cstheme="minorHAnsi"/>
                <w:sz w:val="22"/>
                <w:szCs w:val="22"/>
              </w:rPr>
            </w:pPr>
            <w:proofErr w:type="spellStart"/>
            <w:r w:rsidRPr="00A01992">
              <w:rPr>
                <w:rFonts w:cstheme="minorHAnsi"/>
                <w:sz w:val="22"/>
                <w:szCs w:val="22"/>
              </w:rPr>
              <w:t>MRIsWithNoTaskcardRelation</w:t>
            </w:r>
            <w:proofErr w:type="spellEnd"/>
          </w:p>
        </w:tc>
        <w:tc>
          <w:tcPr>
            <w:tcW w:w="2977" w:type="dxa"/>
          </w:tcPr>
          <w:p w14:paraId="1C92723C" w14:textId="3376B993" w:rsidR="00A01992" w:rsidRPr="0019283C" w:rsidRDefault="009700FC">
            <w:pPr>
              <w:rPr>
                <w:rFonts w:cstheme="minorHAnsi"/>
                <w:sz w:val="22"/>
                <w:szCs w:val="22"/>
              </w:rPr>
            </w:pPr>
            <w:r>
              <w:rPr>
                <w:rFonts w:cstheme="minorHAnsi"/>
                <w:sz w:val="22"/>
                <w:szCs w:val="22"/>
              </w:rPr>
              <w:t>N/A</w:t>
            </w:r>
          </w:p>
        </w:tc>
        <w:tc>
          <w:tcPr>
            <w:tcW w:w="2268" w:type="dxa"/>
          </w:tcPr>
          <w:p w14:paraId="39351AF9" w14:textId="0444AD31" w:rsidR="00A01992" w:rsidRPr="0019283C" w:rsidRDefault="0032195B">
            <w:pPr>
              <w:rPr>
                <w:rFonts w:cstheme="minorHAnsi"/>
                <w:sz w:val="22"/>
                <w:szCs w:val="22"/>
              </w:rPr>
            </w:pPr>
            <w:r w:rsidRPr="0032195B">
              <w:rPr>
                <w:rFonts w:cstheme="minorHAnsi"/>
                <w:sz w:val="22"/>
                <w:szCs w:val="22"/>
              </w:rPr>
              <w:t>This scheduler Task is only required if an MRI Maintenance Program is used.</w:t>
            </w:r>
          </w:p>
        </w:tc>
      </w:tr>
      <w:tr w:rsidR="00A01992" w:rsidRPr="0019283C" w14:paraId="4ED1F870" w14:textId="77777777" w:rsidTr="00987702">
        <w:trPr>
          <w:cnfStyle w:val="000000100000" w:firstRow="0" w:lastRow="0" w:firstColumn="0" w:lastColumn="0" w:oddVBand="0" w:evenVBand="0" w:oddHBand="1" w:evenHBand="0" w:firstRowFirstColumn="0" w:firstRowLastColumn="0" w:lastRowFirstColumn="0" w:lastRowLastColumn="0"/>
        </w:trPr>
        <w:tc>
          <w:tcPr>
            <w:tcW w:w="4106" w:type="dxa"/>
          </w:tcPr>
          <w:p w14:paraId="02AF56F1" w14:textId="45C0A018" w:rsidR="00A01992" w:rsidRPr="00A01992" w:rsidRDefault="00A01992">
            <w:pPr>
              <w:rPr>
                <w:rFonts w:cstheme="minorHAnsi"/>
                <w:sz w:val="22"/>
                <w:szCs w:val="22"/>
              </w:rPr>
            </w:pPr>
            <w:proofErr w:type="spellStart"/>
            <w:r w:rsidRPr="00A01992">
              <w:rPr>
                <w:rFonts w:cstheme="minorHAnsi"/>
                <w:sz w:val="22"/>
                <w:szCs w:val="22"/>
              </w:rPr>
              <w:t>MaintenanceRequirementInitControl</w:t>
            </w:r>
            <w:proofErr w:type="spellEnd"/>
          </w:p>
        </w:tc>
        <w:tc>
          <w:tcPr>
            <w:tcW w:w="2977" w:type="dxa"/>
          </w:tcPr>
          <w:p w14:paraId="1BA71686" w14:textId="3A997BFB" w:rsidR="00A01992" w:rsidRPr="0019283C" w:rsidRDefault="00CF76D2">
            <w:pPr>
              <w:rPr>
                <w:rFonts w:cstheme="minorHAnsi"/>
                <w:sz w:val="22"/>
                <w:szCs w:val="22"/>
              </w:rPr>
            </w:pPr>
            <w:r>
              <w:rPr>
                <w:rFonts w:cstheme="minorHAnsi"/>
                <w:sz w:val="22"/>
                <w:szCs w:val="22"/>
              </w:rPr>
              <w:t xml:space="preserve">Optional. </w:t>
            </w:r>
            <w:r w:rsidRPr="00CF76D2">
              <w:rPr>
                <w:rFonts w:cstheme="minorHAnsi"/>
                <w:sz w:val="22"/>
                <w:szCs w:val="22"/>
              </w:rPr>
              <w:t xml:space="preserve">It is recommended to run this scheduler task once a </w:t>
            </w:r>
            <w:proofErr w:type="gramStart"/>
            <w:r w:rsidRPr="00CF76D2">
              <w:rPr>
                <w:rFonts w:cstheme="minorHAnsi"/>
                <w:sz w:val="22"/>
                <w:szCs w:val="22"/>
              </w:rPr>
              <w:t>week</w:t>
            </w:r>
            <w:proofErr w:type="gramEnd"/>
            <w:r w:rsidRPr="00CF76D2">
              <w:rPr>
                <w:rFonts w:cstheme="minorHAnsi"/>
                <w:sz w:val="22"/>
                <w:szCs w:val="22"/>
              </w:rPr>
              <w:t xml:space="preserve"> but it can also be configured with a lower frequency.</w:t>
            </w:r>
          </w:p>
        </w:tc>
        <w:tc>
          <w:tcPr>
            <w:tcW w:w="2268" w:type="dxa"/>
          </w:tcPr>
          <w:p w14:paraId="7417C448" w14:textId="77777777" w:rsidR="00A01992" w:rsidRPr="0019283C" w:rsidRDefault="00A01992">
            <w:pPr>
              <w:rPr>
                <w:rFonts w:cstheme="minorHAnsi"/>
                <w:sz w:val="22"/>
                <w:szCs w:val="22"/>
              </w:rPr>
            </w:pPr>
          </w:p>
        </w:tc>
      </w:tr>
      <w:tr w:rsidR="00A01992" w:rsidRPr="0019283C" w14:paraId="39C3C252" w14:textId="77777777" w:rsidTr="00987702">
        <w:trPr>
          <w:cnfStyle w:val="000000010000" w:firstRow="0" w:lastRow="0" w:firstColumn="0" w:lastColumn="0" w:oddVBand="0" w:evenVBand="0" w:oddHBand="0" w:evenHBand="1" w:firstRowFirstColumn="0" w:firstRowLastColumn="0" w:lastRowFirstColumn="0" w:lastRowLastColumn="0"/>
        </w:trPr>
        <w:tc>
          <w:tcPr>
            <w:tcW w:w="4106" w:type="dxa"/>
          </w:tcPr>
          <w:p w14:paraId="23CBB5B0" w14:textId="0BF84936" w:rsidR="00A01992" w:rsidRPr="00A01992" w:rsidRDefault="00624F50">
            <w:pPr>
              <w:rPr>
                <w:rFonts w:cstheme="minorHAnsi"/>
                <w:sz w:val="22"/>
                <w:szCs w:val="22"/>
              </w:rPr>
            </w:pPr>
            <w:proofErr w:type="spellStart"/>
            <w:r w:rsidRPr="00624F50">
              <w:rPr>
                <w:rFonts w:cstheme="minorHAnsi"/>
                <w:sz w:val="22"/>
                <w:szCs w:val="22"/>
              </w:rPr>
              <w:t>TaskcardForecastService</w:t>
            </w:r>
            <w:proofErr w:type="spellEnd"/>
          </w:p>
        </w:tc>
        <w:tc>
          <w:tcPr>
            <w:tcW w:w="2977" w:type="dxa"/>
          </w:tcPr>
          <w:p w14:paraId="5905D443" w14:textId="35B71FB4" w:rsidR="00A01992" w:rsidRPr="0019283C" w:rsidRDefault="000C28AA">
            <w:pPr>
              <w:rPr>
                <w:rFonts w:cstheme="minorHAnsi"/>
                <w:sz w:val="22"/>
                <w:szCs w:val="22"/>
              </w:rPr>
            </w:pPr>
            <w:r w:rsidRPr="000C28AA">
              <w:rPr>
                <w:rFonts w:cstheme="minorHAnsi"/>
                <w:sz w:val="22"/>
                <w:szCs w:val="22"/>
              </w:rPr>
              <w:t>Once a day</w:t>
            </w:r>
          </w:p>
        </w:tc>
        <w:tc>
          <w:tcPr>
            <w:tcW w:w="2268" w:type="dxa"/>
          </w:tcPr>
          <w:p w14:paraId="092F6444" w14:textId="77777777" w:rsidR="00A01992" w:rsidRDefault="00B518E3" w:rsidP="00B518E3">
            <w:pPr>
              <w:rPr>
                <w:rFonts w:cstheme="minorHAnsi"/>
                <w:sz w:val="22"/>
                <w:szCs w:val="22"/>
              </w:rPr>
            </w:pPr>
            <w:r w:rsidRPr="00B518E3">
              <w:rPr>
                <w:rFonts w:cstheme="minorHAnsi"/>
                <w:sz w:val="22"/>
                <w:szCs w:val="22"/>
              </w:rPr>
              <w:t>This scheduled task is recommended and strongly encouraged for performance and stability reasons</w:t>
            </w:r>
          </w:p>
          <w:p w14:paraId="27BBF6BD" w14:textId="77777777" w:rsidR="00B518E3" w:rsidRDefault="00B518E3" w:rsidP="00B518E3">
            <w:pPr>
              <w:rPr>
                <w:rFonts w:cstheme="minorHAnsi"/>
                <w:sz w:val="22"/>
                <w:szCs w:val="22"/>
              </w:rPr>
            </w:pPr>
          </w:p>
          <w:p w14:paraId="756469C7" w14:textId="77777777" w:rsidR="00B518E3" w:rsidRDefault="00B518E3" w:rsidP="00B518E3">
            <w:pPr>
              <w:rPr>
                <w:rFonts w:cstheme="minorHAnsi"/>
                <w:sz w:val="22"/>
                <w:szCs w:val="22"/>
              </w:rPr>
            </w:pPr>
            <w:r w:rsidRPr="00B518E3">
              <w:rPr>
                <w:rFonts w:cstheme="minorHAnsi"/>
                <w:sz w:val="22"/>
                <w:szCs w:val="22"/>
              </w:rPr>
              <w:t xml:space="preserve">This scheduled task calculates the </w:t>
            </w:r>
            <w:proofErr w:type="spellStart"/>
            <w:r w:rsidRPr="00B518E3">
              <w:rPr>
                <w:rFonts w:cstheme="minorHAnsi"/>
                <w:sz w:val="22"/>
                <w:szCs w:val="22"/>
              </w:rPr>
              <w:t>ToGo</w:t>
            </w:r>
            <w:proofErr w:type="spellEnd"/>
            <w:r w:rsidRPr="00B518E3">
              <w:rPr>
                <w:rFonts w:cstheme="minorHAnsi"/>
                <w:sz w:val="22"/>
                <w:szCs w:val="22"/>
              </w:rPr>
              <w:t xml:space="preserve">, Since Req and Expected Date of all events related to an Aircraft. </w:t>
            </w:r>
          </w:p>
          <w:p w14:paraId="4FACF870" w14:textId="4991B1F2" w:rsidR="00B518E3" w:rsidRPr="0019283C" w:rsidRDefault="00B518E3" w:rsidP="00B518E3">
            <w:pPr>
              <w:rPr>
                <w:rFonts w:cstheme="minorHAnsi"/>
                <w:sz w:val="22"/>
                <w:szCs w:val="22"/>
              </w:rPr>
            </w:pPr>
            <w:r w:rsidRPr="00B518E3">
              <w:rPr>
                <w:rFonts w:cstheme="minorHAnsi"/>
                <w:sz w:val="22"/>
                <w:szCs w:val="22"/>
              </w:rPr>
              <w:t>Data is filled in the forecast table.</w:t>
            </w:r>
          </w:p>
        </w:tc>
      </w:tr>
      <w:tr w:rsidR="00A01992" w:rsidRPr="0019283C" w14:paraId="5E722339" w14:textId="77777777" w:rsidTr="00987702">
        <w:trPr>
          <w:cnfStyle w:val="000000100000" w:firstRow="0" w:lastRow="0" w:firstColumn="0" w:lastColumn="0" w:oddVBand="0" w:evenVBand="0" w:oddHBand="1" w:evenHBand="0" w:firstRowFirstColumn="0" w:firstRowLastColumn="0" w:lastRowFirstColumn="0" w:lastRowLastColumn="0"/>
        </w:trPr>
        <w:tc>
          <w:tcPr>
            <w:tcW w:w="4106" w:type="dxa"/>
          </w:tcPr>
          <w:p w14:paraId="76E36649" w14:textId="2714489F" w:rsidR="00A01992" w:rsidRPr="00A01992" w:rsidRDefault="00624F50">
            <w:pPr>
              <w:rPr>
                <w:rFonts w:cstheme="minorHAnsi"/>
                <w:sz w:val="22"/>
                <w:szCs w:val="22"/>
              </w:rPr>
            </w:pPr>
            <w:proofErr w:type="spellStart"/>
            <w:r w:rsidRPr="00624F50">
              <w:rPr>
                <w:rFonts w:cstheme="minorHAnsi"/>
                <w:sz w:val="22"/>
                <w:szCs w:val="22"/>
              </w:rPr>
              <w:t>TimeRequirementConsistencyService</w:t>
            </w:r>
            <w:proofErr w:type="spellEnd"/>
          </w:p>
        </w:tc>
        <w:tc>
          <w:tcPr>
            <w:tcW w:w="2977" w:type="dxa"/>
          </w:tcPr>
          <w:p w14:paraId="0CD7F642" w14:textId="30993B62" w:rsidR="00A01992" w:rsidRPr="0019283C" w:rsidRDefault="00641CC3">
            <w:pPr>
              <w:rPr>
                <w:rFonts w:cstheme="minorHAnsi"/>
                <w:sz w:val="22"/>
                <w:szCs w:val="22"/>
              </w:rPr>
            </w:pPr>
            <w:r w:rsidRPr="00641CC3">
              <w:rPr>
                <w:rFonts w:cstheme="minorHAnsi"/>
                <w:sz w:val="22"/>
                <w:szCs w:val="22"/>
              </w:rPr>
              <w:t>It is recommended to run this task at least every two days.</w:t>
            </w:r>
          </w:p>
        </w:tc>
        <w:tc>
          <w:tcPr>
            <w:tcW w:w="2268" w:type="dxa"/>
          </w:tcPr>
          <w:p w14:paraId="540EFFA4" w14:textId="049242C6" w:rsidR="00A01992" w:rsidRPr="0019283C" w:rsidRDefault="007118AB">
            <w:pPr>
              <w:rPr>
                <w:rFonts w:cstheme="minorHAnsi"/>
                <w:sz w:val="22"/>
                <w:szCs w:val="22"/>
              </w:rPr>
            </w:pPr>
            <w:r w:rsidRPr="007118AB">
              <w:rPr>
                <w:rFonts w:cstheme="minorHAnsi"/>
                <w:sz w:val="22"/>
                <w:szCs w:val="22"/>
              </w:rPr>
              <w:t>This scheduler task is used to check the data consistency for Time Requirement definition which are linked to different Maintenance Requirements.</w:t>
            </w:r>
          </w:p>
        </w:tc>
      </w:tr>
      <w:tr w:rsidR="00DB3A55" w:rsidRPr="006A10B9" w14:paraId="06C307C8" w14:textId="77777777" w:rsidTr="00DB3A55">
        <w:trPr>
          <w:cnfStyle w:val="000000010000" w:firstRow="0" w:lastRow="0" w:firstColumn="0" w:lastColumn="0" w:oddVBand="0" w:evenVBand="0" w:oddHBand="0" w:evenHBand="1" w:firstRowFirstColumn="0" w:firstRowLastColumn="0" w:lastRowFirstColumn="0" w:lastRowLastColumn="0"/>
        </w:trPr>
        <w:tc>
          <w:tcPr>
            <w:tcW w:w="4106" w:type="dxa"/>
          </w:tcPr>
          <w:p w14:paraId="7C79404C" w14:textId="77777777" w:rsidR="00DB3A55" w:rsidRPr="006A10B9" w:rsidRDefault="00DB3A55" w:rsidP="00CB6EDA">
            <w:pPr>
              <w:rPr>
                <w:sz w:val="22"/>
                <w:szCs w:val="22"/>
              </w:rPr>
            </w:pPr>
            <w:proofErr w:type="spellStart"/>
            <w:r w:rsidRPr="006A10B9">
              <w:rPr>
                <w:sz w:val="22"/>
                <w:szCs w:val="22"/>
              </w:rPr>
              <w:t>BOHistoryUpdateTask</w:t>
            </w:r>
            <w:proofErr w:type="spellEnd"/>
          </w:p>
        </w:tc>
        <w:tc>
          <w:tcPr>
            <w:tcW w:w="2977" w:type="dxa"/>
          </w:tcPr>
          <w:p w14:paraId="52A49427" w14:textId="77777777" w:rsidR="00DB3A55" w:rsidRPr="006A10B9" w:rsidRDefault="00DB3A55" w:rsidP="00CB6EDA">
            <w:pPr>
              <w:rPr>
                <w:rFonts w:cstheme="minorHAnsi"/>
                <w:sz w:val="22"/>
                <w:szCs w:val="22"/>
              </w:rPr>
            </w:pPr>
            <w:r w:rsidRPr="006A10B9">
              <w:rPr>
                <w:rFonts w:cstheme="minorHAnsi"/>
                <w:sz w:val="22"/>
                <w:szCs w:val="22"/>
              </w:rPr>
              <w:t>Proposed: once per month</w:t>
            </w:r>
          </w:p>
        </w:tc>
        <w:tc>
          <w:tcPr>
            <w:tcW w:w="2268" w:type="dxa"/>
          </w:tcPr>
          <w:p w14:paraId="0ED46F6B" w14:textId="77777777" w:rsidR="00DB3A55" w:rsidRPr="006A10B9" w:rsidRDefault="00DB3A55" w:rsidP="00CB6EDA">
            <w:pPr>
              <w:rPr>
                <w:rFonts w:cstheme="minorHAnsi"/>
                <w:sz w:val="22"/>
                <w:szCs w:val="22"/>
              </w:rPr>
            </w:pPr>
            <w:r w:rsidRPr="006A10B9">
              <w:rPr>
                <w:rFonts w:cstheme="minorHAnsi"/>
                <w:sz w:val="22"/>
                <w:szCs w:val="22"/>
              </w:rPr>
              <w:t>This service creates missing history entries and re-link existing history entries to the correct level.</w:t>
            </w:r>
          </w:p>
        </w:tc>
      </w:tr>
      <w:tr w:rsidR="00E3482F" w:rsidRPr="006A10B9" w14:paraId="34B2E843" w14:textId="77777777" w:rsidTr="006F5448">
        <w:trPr>
          <w:cnfStyle w:val="000000100000" w:firstRow="0" w:lastRow="0" w:firstColumn="0" w:lastColumn="0" w:oddVBand="0" w:evenVBand="0" w:oddHBand="1" w:evenHBand="0" w:firstRowFirstColumn="0" w:firstRowLastColumn="0" w:lastRowFirstColumn="0" w:lastRowLastColumn="0"/>
        </w:trPr>
        <w:tc>
          <w:tcPr>
            <w:tcW w:w="4106" w:type="dxa"/>
            <w:vAlign w:val="top"/>
          </w:tcPr>
          <w:p w14:paraId="3F74570E" w14:textId="04E6B5C2" w:rsidR="00E3482F" w:rsidRPr="006A10B9" w:rsidRDefault="00E3482F" w:rsidP="00E3482F">
            <w:pPr>
              <w:rPr>
                <w:sz w:val="22"/>
                <w:szCs w:val="22"/>
              </w:rPr>
            </w:pPr>
            <w:proofErr w:type="spellStart"/>
            <w:r w:rsidRPr="006A10B9">
              <w:rPr>
                <w:sz w:val="22"/>
                <w:szCs w:val="22"/>
              </w:rPr>
              <w:t>EffectivityApplicabilityService</w:t>
            </w:r>
            <w:proofErr w:type="spellEnd"/>
          </w:p>
        </w:tc>
        <w:tc>
          <w:tcPr>
            <w:tcW w:w="2977" w:type="dxa"/>
            <w:vAlign w:val="top"/>
          </w:tcPr>
          <w:p w14:paraId="6D3C84DB" w14:textId="21D77B91" w:rsidR="00E3482F" w:rsidRPr="006A10B9" w:rsidRDefault="00E3482F" w:rsidP="00E3482F">
            <w:pPr>
              <w:rPr>
                <w:rFonts w:cstheme="minorHAnsi"/>
                <w:sz w:val="22"/>
                <w:szCs w:val="22"/>
              </w:rPr>
            </w:pPr>
            <w:r w:rsidRPr="006A10B9">
              <w:rPr>
                <w:sz w:val="22"/>
                <w:szCs w:val="22"/>
              </w:rPr>
              <w:t>Proposed: each night</w:t>
            </w:r>
          </w:p>
        </w:tc>
        <w:tc>
          <w:tcPr>
            <w:tcW w:w="2268" w:type="dxa"/>
            <w:vAlign w:val="top"/>
          </w:tcPr>
          <w:p w14:paraId="45C1BE6B" w14:textId="62AC23F8" w:rsidR="00E3482F" w:rsidRPr="006A10B9" w:rsidRDefault="00E3482F" w:rsidP="00E3482F">
            <w:pPr>
              <w:rPr>
                <w:rFonts w:cstheme="minorHAnsi"/>
                <w:sz w:val="22"/>
                <w:szCs w:val="22"/>
              </w:rPr>
            </w:pPr>
            <w:r w:rsidRPr="006A10B9">
              <w:rPr>
                <w:sz w:val="22"/>
                <w:szCs w:val="22"/>
              </w:rPr>
              <w:t>To check and resolve the Effectivity Applicability Table</w:t>
            </w:r>
          </w:p>
        </w:tc>
      </w:tr>
      <w:tr w:rsidR="00F249D6" w:rsidRPr="006A10B9" w14:paraId="2506FB9C" w14:textId="77777777" w:rsidTr="00223826">
        <w:trPr>
          <w:cnfStyle w:val="000000010000" w:firstRow="0" w:lastRow="0" w:firstColumn="0" w:lastColumn="0" w:oddVBand="0" w:evenVBand="0" w:oddHBand="0" w:evenHBand="1" w:firstRowFirstColumn="0" w:firstRowLastColumn="0" w:lastRowFirstColumn="0" w:lastRowLastColumn="0"/>
        </w:trPr>
        <w:tc>
          <w:tcPr>
            <w:tcW w:w="4106" w:type="dxa"/>
            <w:vAlign w:val="top"/>
          </w:tcPr>
          <w:p w14:paraId="38F9F519" w14:textId="3D7BF238" w:rsidR="00F249D6" w:rsidRPr="006A10B9" w:rsidRDefault="00F249D6" w:rsidP="00F249D6">
            <w:pPr>
              <w:rPr>
                <w:sz w:val="22"/>
                <w:szCs w:val="22"/>
              </w:rPr>
            </w:pPr>
            <w:proofErr w:type="spellStart"/>
            <w:r w:rsidRPr="006A10B9">
              <w:rPr>
                <w:sz w:val="22"/>
                <w:szCs w:val="22"/>
              </w:rPr>
              <w:t>EffectivityConsistencyTask</w:t>
            </w:r>
            <w:proofErr w:type="spellEnd"/>
          </w:p>
        </w:tc>
        <w:tc>
          <w:tcPr>
            <w:tcW w:w="2977" w:type="dxa"/>
            <w:vAlign w:val="top"/>
          </w:tcPr>
          <w:p w14:paraId="683C999F" w14:textId="57081154" w:rsidR="00F249D6" w:rsidRPr="006A10B9" w:rsidRDefault="00F249D6" w:rsidP="00F249D6">
            <w:pPr>
              <w:rPr>
                <w:rFonts w:cstheme="minorHAnsi"/>
                <w:sz w:val="22"/>
                <w:szCs w:val="22"/>
              </w:rPr>
            </w:pPr>
            <w:r w:rsidRPr="006A10B9">
              <w:rPr>
                <w:sz w:val="22"/>
                <w:szCs w:val="22"/>
              </w:rPr>
              <w:t>Recommended: once a week</w:t>
            </w:r>
          </w:p>
        </w:tc>
        <w:tc>
          <w:tcPr>
            <w:tcW w:w="2268" w:type="dxa"/>
            <w:vAlign w:val="top"/>
          </w:tcPr>
          <w:p w14:paraId="77DE44EC" w14:textId="6B8DAC30" w:rsidR="00F249D6" w:rsidRPr="006A10B9" w:rsidRDefault="00F249D6" w:rsidP="00F249D6">
            <w:pPr>
              <w:rPr>
                <w:rFonts w:cstheme="minorHAnsi"/>
                <w:sz w:val="22"/>
                <w:szCs w:val="22"/>
              </w:rPr>
            </w:pPr>
            <w:r w:rsidRPr="006A10B9">
              <w:rPr>
                <w:sz w:val="22"/>
                <w:szCs w:val="22"/>
              </w:rPr>
              <w:t xml:space="preserve">Identify all Consistency issues for </w:t>
            </w:r>
            <w:r w:rsidRPr="006A10B9">
              <w:rPr>
                <w:sz w:val="22"/>
                <w:szCs w:val="22"/>
              </w:rPr>
              <w:lastRenderedPageBreak/>
              <w:t>Effectivity definitions for all Requirements.</w:t>
            </w:r>
          </w:p>
        </w:tc>
      </w:tr>
      <w:tr w:rsidR="003355E3" w:rsidRPr="006A10B9" w14:paraId="48D67966" w14:textId="77777777" w:rsidTr="00987702">
        <w:trPr>
          <w:cnfStyle w:val="000000100000" w:firstRow="0" w:lastRow="0" w:firstColumn="0" w:lastColumn="0" w:oddVBand="0" w:evenVBand="0" w:oddHBand="1" w:evenHBand="0" w:firstRowFirstColumn="0" w:firstRowLastColumn="0" w:lastRowFirstColumn="0" w:lastRowLastColumn="0"/>
        </w:trPr>
        <w:tc>
          <w:tcPr>
            <w:tcW w:w="4106" w:type="dxa"/>
          </w:tcPr>
          <w:p w14:paraId="1D85347C" w14:textId="44E84A11" w:rsidR="003355E3" w:rsidRPr="006A10B9" w:rsidRDefault="00090FBA" w:rsidP="003355E3">
            <w:pPr>
              <w:rPr>
                <w:sz w:val="22"/>
                <w:szCs w:val="22"/>
              </w:rPr>
            </w:pPr>
            <w:proofErr w:type="spellStart"/>
            <w:r w:rsidRPr="006A10B9">
              <w:rPr>
                <w:sz w:val="22"/>
                <w:szCs w:val="22"/>
              </w:rPr>
              <w:lastRenderedPageBreak/>
              <w:t>RequirementLinkCodePrintModeCheckTask</w:t>
            </w:r>
            <w:proofErr w:type="spellEnd"/>
          </w:p>
        </w:tc>
        <w:tc>
          <w:tcPr>
            <w:tcW w:w="2977" w:type="dxa"/>
          </w:tcPr>
          <w:p w14:paraId="1A3B2BA0" w14:textId="572C877B" w:rsidR="003355E3" w:rsidRPr="006A10B9" w:rsidRDefault="00CD2957">
            <w:pPr>
              <w:rPr>
                <w:rFonts w:cstheme="minorHAnsi"/>
                <w:sz w:val="22"/>
                <w:szCs w:val="22"/>
              </w:rPr>
            </w:pPr>
            <w:r w:rsidRPr="006A10B9">
              <w:rPr>
                <w:rFonts w:cstheme="minorHAnsi"/>
                <w:sz w:val="22"/>
                <w:szCs w:val="22"/>
              </w:rPr>
              <w:t>On demand</w:t>
            </w:r>
          </w:p>
        </w:tc>
        <w:tc>
          <w:tcPr>
            <w:tcW w:w="2268" w:type="dxa"/>
          </w:tcPr>
          <w:p w14:paraId="6B0563E7" w14:textId="77777777" w:rsidR="003355E3" w:rsidRPr="006A10B9" w:rsidRDefault="003355E3">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8" w:name="_Toc159516462"/>
      <w:bookmarkStart w:id="29" w:name="_Toc164350953"/>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8"/>
      <w:bookmarkEnd w:id="29"/>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1166"/>
        <w:gridCol w:w="1738"/>
        <w:gridCol w:w="2908"/>
      </w:tblGrid>
      <w:tr w:rsidR="00EC2942" w:rsidRPr="0019283C" w14:paraId="0D47E281" w14:textId="77777777" w:rsidTr="0017023B">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4011C1">
            <w:pPr>
              <w:rPr>
                <w:rFonts w:cstheme="minorHAnsi"/>
                <w:sz w:val="22"/>
                <w:szCs w:val="22"/>
              </w:rPr>
            </w:pPr>
            <w:r w:rsidRPr="0019283C">
              <w:rPr>
                <w:rFonts w:cstheme="minorHAnsi"/>
                <w:sz w:val="22"/>
                <w:szCs w:val="22"/>
              </w:rPr>
              <w:t>Reference</w:t>
            </w:r>
          </w:p>
        </w:tc>
        <w:tc>
          <w:tcPr>
            <w:tcW w:w="1166" w:type="dxa"/>
          </w:tcPr>
          <w:p w14:paraId="64D40FAF" w14:textId="7E5BDF13" w:rsidR="00EC2942" w:rsidRPr="001A5AAD" w:rsidRDefault="001A5AAD" w:rsidP="004011C1">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4011C1">
            <w:pPr>
              <w:rPr>
                <w:rFonts w:cstheme="minorHAnsi"/>
                <w:sz w:val="22"/>
                <w:szCs w:val="22"/>
              </w:rPr>
            </w:pPr>
            <w:r>
              <w:rPr>
                <w:rFonts w:cstheme="minorHAnsi"/>
                <w:sz w:val="22"/>
                <w:szCs w:val="22"/>
              </w:rPr>
              <w:t>Trigger</w:t>
            </w:r>
          </w:p>
        </w:tc>
        <w:tc>
          <w:tcPr>
            <w:tcW w:w="2908" w:type="dxa"/>
          </w:tcPr>
          <w:p w14:paraId="32F21CCE" w14:textId="18FE9955" w:rsidR="00EC2942" w:rsidRPr="001A5AAD" w:rsidRDefault="001A5AAD" w:rsidP="004011C1">
            <w:pPr>
              <w:rPr>
                <w:rFonts w:cstheme="minorHAnsi"/>
                <w:sz w:val="22"/>
                <w:szCs w:val="22"/>
              </w:rPr>
            </w:pPr>
            <w:r>
              <w:rPr>
                <w:rFonts w:cstheme="minorHAnsi"/>
                <w:sz w:val="22"/>
                <w:szCs w:val="22"/>
              </w:rPr>
              <w:t>Frequency</w:t>
            </w:r>
          </w:p>
        </w:tc>
      </w:tr>
      <w:tr w:rsidR="00EC2942" w:rsidRPr="0019283C" w14:paraId="1BDA2108" w14:textId="77777777" w:rsidTr="0017023B">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535B011A" w:rsidR="00EC2942" w:rsidRPr="0019283C" w:rsidRDefault="004011C1" w:rsidP="004011C1">
            <w:pPr>
              <w:rPr>
                <w:rFonts w:cstheme="minorHAnsi"/>
                <w:sz w:val="22"/>
                <w:szCs w:val="22"/>
              </w:rPr>
            </w:pPr>
            <w:r>
              <w:rPr>
                <w:rFonts w:cstheme="minorHAnsi"/>
                <w:sz w:val="22"/>
                <w:szCs w:val="22"/>
              </w:rPr>
              <w:t>Boeing SGML</w:t>
            </w:r>
          </w:p>
        </w:tc>
        <w:tc>
          <w:tcPr>
            <w:tcW w:w="1166" w:type="dxa"/>
          </w:tcPr>
          <w:p w14:paraId="5733D2E0" w14:textId="19CBF980" w:rsidR="00EC2942" w:rsidRPr="0019283C" w:rsidRDefault="004011C1" w:rsidP="004011C1">
            <w:pPr>
              <w:rPr>
                <w:rFonts w:cstheme="minorHAnsi"/>
                <w:sz w:val="22"/>
                <w:szCs w:val="22"/>
              </w:rPr>
            </w:pPr>
            <w:r>
              <w:rPr>
                <w:rFonts w:cstheme="minorHAnsi"/>
                <w:sz w:val="22"/>
                <w:szCs w:val="22"/>
              </w:rPr>
              <w:t>Import</w:t>
            </w:r>
          </w:p>
        </w:tc>
        <w:tc>
          <w:tcPr>
            <w:tcW w:w="1738" w:type="dxa"/>
          </w:tcPr>
          <w:p w14:paraId="7A2DC518" w14:textId="7CA9C405" w:rsidR="00EC2942" w:rsidRPr="0019283C" w:rsidRDefault="004011C1" w:rsidP="004011C1">
            <w:pPr>
              <w:rPr>
                <w:rFonts w:cstheme="minorHAnsi"/>
                <w:sz w:val="22"/>
                <w:szCs w:val="22"/>
              </w:rPr>
            </w:pPr>
            <w:r>
              <w:rPr>
                <w:rFonts w:cstheme="minorHAnsi"/>
                <w:sz w:val="22"/>
                <w:szCs w:val="22"/>
              </w:rPr>
              <w:t>Manual trigger from APN 249</w:t>
            </w:r>
          </w:p>
        </w:tc>
        <w:tc>
          <w:tcPr>
            <w:tcW w:w="2908" w:type="dxa"/>
          </w:tcPr>
          <w:p w14:paraId="1C31FE5D" w14:textId="461DA2FE" w:rsidR="004011C1" w:rsidRDefault="004011C1" w:rsidP="004011C1">
            <w:pPr>
              <w:rPr>
                <w:rFonts w:cstheme="minorHAnsi"/>
                <w:sz w:val="22"/>
                <w:szCs w:val="22"/>
              </w:rPr>
            </w:pPr>
            <w:r>
              <w:rPr>
                <w:rFonts w:cstheme="minorHAnsi"/>
                <w:sz w:val="22"/>
                <w:szCs w:val="22"/>
              </w:rPr>
              <w:t>On demand</w:t>
            </w:r>
          </w:p>
          <w:p w14:paraId="48EF353C" w14:textId="1590749C" w:rsidR="00EC2942" w:rsidRPr="0019283C" w:rsidRDefault="004011C1" w:rsidP="004011C1">
            <w:pPr>
              <w:rPr>
                <w:rFonts w:cstheme="minorHAnsi"/>
                <w:sz w:val="22"/>
                <w:szCs w:val="22"/>
              </w:rPr>
            </w:pPr>
            <w:r>
              <w:rPr>
                <w:rFonts w:cstheme="minorHAnsi"/>
                <w:sz w:val="22"/>
                <w:szCs w:val="22"/>
              </w:rPr>
              <w:t>(at every new MPD revision embodiment)</w:t>
            </w:r>
          </w:p>
        </w:tc>
      </w:tr>
      <w:tr w:rsidR="004011C1" w:rsidRPr="0019283C" w14:paraId="1EE3BD6E" w14:textId="77777777" w:rsidTr="0017023B">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423900E0" w:rsidR="004011C1" w:rsidRPr="0019283C" w:rsidRDefault="004011C1" w:rsidP="004011C1">
            <w:pPr>
              <w:rPr>
                <w:rFonts w:cstheme="minorHAnsi"/>
                <w:sz w:val="22"/>
                <w:szCs w:val="22"/>
              </w:rPr>
            </w:pPr>
            <w:r>
              <w:rPr>
                <w:rFonts w:cstheme="minorHAnsi"/>
                <w:sz w:val="22"/>
                <w:szCs w:val="22"/>
              </w:rPr>
              <w:t>Boeing MPD 05</w:t>
            </w:r>
          </w:p>
        </w:tc>
        <w:tc>
          <w:tcPr>
            <w:tcW w:w="1166" w:type="dxa"/>
          </w:tcPr>
          <w:p w14:paraId="07AD8F9D" w14:textId="1148F31A" w:rsidR="004011C1" w:rsidRPr="0019283C" w:rsidRDefault="004011C1" w:rsidP="004011C1">
            <w:pPr>
              <w:rPr>
                <w:rFonts w:cstheme="minorHAnsi"/>
                <w:sz w:val="22"/>
                <w:szCs w:val="22"/>
              </w:rPr>
            </w:pPr>
            <w:r>
              <w:rPr>
                <w:rFonts w:cstheme="minorHAnsi"/>
                <w:sz w:val="22"/>
                <w:szCs w:val="22"/>
              </w:rPr>
              <w:t>Import</w:t>
            </w:r>
          </w:p>
        </w:tc>
        <w:tc>
          <w:tcPr>
            <w:tcW w:w="1738" w:type="dxa"/>
          </w:tcPr>
          <w:p w14:paraId="286B257F" w14:textId="36A2E445" w:rsidR="004011C1" w:rsidRPr="0019283C" w:rsidRDefault="004011C1" w:rsidP="004011C1">
            <w:pPr>
              <w:rPr>
                <w:rFonts w:cstheme="minorHAnsi"/>
                <w:sz w:val="22"/>
                <w:szCs w:val="22"/>
              </w:rPr>
            </w:pPr>
            <w:r>
              <w:rPr>
                <w:rFonts w:cstheme="minorHAnsi"/>
                <w:sz w:val="22"/>
                <w:szCs w:val="22"/>
              </w:rPr>
              <w:t>Manual trigger from APN 249</w:t>
            </w:r>
          </w:p>
        </w:tc>
        <w:tc>
          <w:tcPr>
            <w:tcW w:w="2908" w:type="dxa"/>
          </w:tcPr>
          <w:p w14:paraId="221BEAE8" w14:textId="7A02C529" w:rsidR="004011C1" w:rsidRDefault="004011C1" w:rsidP="004011C1">
            <w:pPr>
              <w:rPr>
                <w:rFonts w:cstheme="minorHAnsi"/>
                <w:sz w:val="22"/>
                <w:szCs w:val="22"/>
              </w:rPr>
            </w:pPr>
            <w:r>
              <w:rPr>
                <w:rFonts w:cstheme="minorHAnsi"/>
                <w:sz w:val="22"/>
                <w:szCs w:val="22"/>
              </w:rPr>
              <w:t>On demand</w:t>
            </w:r>
          </w:p>
          <w:p w14:paraId="318A3A1A" w14:textId="240F96D5" w:rsidR="004011C1" w:rsidRPr="0019283C" w:rsidRDefault="004011C1" w:rsidP="004011C1">
            <w:pPr>
              <w:rPr>
                <w:rFonts w:cstheme="minorHAnsi"/>
                <w:sz w:val="22"/>
                <w:szCs w:val="22"/>
              </w:rPr>
            </w:pPr>
            <w:r>
              <w:rPr>
                <w:rFonts w:cstheme="minorHAnsi"/>
                <w:sz w:val="22"/>
                <w:szCs w:val="22"/>
              </w:rPr>
              <w:t>(at every new MPD revision embodiment)</w:t>
            </w:r>
          </w:p>
        </w:tc>
      </w:tr>
      <w:tr w:rsidR="004011C1" w:rsidRPr="0019283C" w14:paraId="117ED0DB" w14:textId="77777777" w:rsidTr="0017023B">
        <w:trPr>
          <w:cnfStyle w:val="000000100000" w:firstRow="0" w:lastRow="0" w:firstColumn="0" w:lastColumn="0" w:oddVBand="0" w:evenVBand="0" w:oddHBand="1" w:evenHBand="0" w:firstRowFirstColumn="0" w:firstRowLastColumn="0" w:lastRowFirstColumn="0" w:lastRowLastColumn="0"/>
        </w:trPr>
        <w:tc>
          <w:tcPr>
            <w:tcW w:w="3539" w:type="dxa"/>
          </w:tcPr>
          <w:p w14:paraId="025E6655" w14:textId="19F47CB8" w:rsidR="004011C1" w:rsidRDefault="004011C1" w:rsidP="004011C1">
            <w:pPr>
              <w:rPr>
                <w:rFonts w:cstheme="minorHAnsi"/>
                <w:sz w:val="22"/>
                <w:szCs w:val="22"/>
              </w:rPr>
            </w:pPr>
            <w:r>
              <w:rPr>
                <w:rFonts w:cstheme="minorHAnsi"/>
                <w:sz w:val="22"/>
                <w:szCs w:val="22"/>
              </w:rPr>
              <w:t>Boeing Toolbox (Schema v.2.5.5)</w:t>
            </w:r>
          </w:p>
        </w:tc>
        <w:tc>
          <w:tcPr>
            <w:tcW w:w="1166" w:type="dxa"/>
          </w:tcPr>
          <w:p w14:paraId="7A886B9F" w14:textId="051A26F9" w:rsidR="004011C1" w:rsidRPr="0019283C" w:rsidRDefault="004011C1" w:rsidP="004011C1">
            <w:pPr>
              <w:rPr>
                <w:rFonts w:cstheme="minorHAnsi"/>
                <w:sz w:val="22"/>
                <w:szCs w:val="22"/>
              </w:rPr>
            </w:pPr>
            <w:r>
              <w:rPr>
                <w:rFonts w:cstheme="minorHAnsi"/>
                <w:sz w:val="22"/>
                <w:szCs w:val="22"/>
              </w:rPr>
              <w:t>Import</w:t>
            </w:r>
          </w:p>
        </w:tc>
        <w:tc>
          <w:tcPr>
            <w:tcW w:w="1738" w:type="dxa"/>
          </w:tcPr>
          <w:p w14:paraId="5E959B10" w14:textId="5755DDC5" w:rsidR="004011C1" w:rsidRPr="0019283C" w:rsidRDefault="004011C1" w:rsidP="004011C1">
            <w:pPr>
              <w:rPr>
                <w:rFonts w:cstheme="minorHAnsi"/>
                <w:sz w:val="22"/>
                <w:szCs w:val="22"/>
              </w:rPr>
            </w:pPr>
            <w:r>
              <w:rPr>
                <w:rFonts w:cstheme="minorHAnsi"/>
                <w:sz w:val="22"/>
                <w:szCs w:val="22"/>
              </w:rPr>
              <w:t>Manual trigger from APN 249</w:t>
            </w:r>
          </w:p>
        </w:tc>
        <w:tc>
          <w:tcPr>
            <w:tcW w:w="2908" w:type="dxa"/>
          </w:tcPr>
          <w:p w14:paraId="1429BB11" w14:textId="57529C65" w:rsidR="004011C1" w:rsidRDefault="004011C1" w:rsidP="004011C1">
            <w:pPr>
              <w:rPr>
                <w:rFonts w:cstheme="minorHAnsi"/>
                <w:sz w:val="22"/>
                <w:szCs w:val="22"/>
              </w:rPr>
            </w:pPr>
            <w:r>
              <w:rPr>
                <w:rFonts w:cstheme="minorHAnsi"/>
                <w:sz w:val="22"/>
                <w:szCs w:val="22"/>
              </w:rPr>
              <w:t>On demand</w:t>
            </w:r>
          </w:p>
          <w:p w14:paraId="2C6A9FBD" w14:textId="1FFA2F41" w:rsidR="004011C1" w:rsidRPr="0019283C" w:rsidRDefault="004011C1" w:rsidP="004011C1">
            <w:pPr>
              <w:rPr>
                <w:rFonts w:cstheme="minorHAnsi"/>
                <w:sz w:val="22"/>
                <w:szCs w:val="22"/>
              </w:rPr>
            </w:pPr>
            <w:r>
              <w:rPr>
                <w:rFonts w:cstheme="minorHAnsi"/>
                <w:sz w:val="22"/>
                <w:szCs w:val="22"/>
              </w:rPr>
              <w:t>(at every new MPD revision embodiment)</w:t>
            </w:r>
          </w:p>
        </w:tc>
      </w:tr>
      <w:tr w:rsidR="004011C1" w:rsidRPr="0019283C" w14:paraId="7503038D" w14:textId="77777777" w:rsidTr="0017023B">
        <w:trPr>
          <w:cnfStyle w:val="000000010000" w:firstRow="0" w:lastRow="0" w:firstColumn="0" w:lastColumn="0" w:oddVBand="0" w:evenVBand="0" w:oddHBand="0" w:evenHBand="1" w:firstRowFirstColumn="0" w:firstRowLastColumn="0" w:lastRowFirstColumn="0" w:lastRowLastColumn="0"/>
        </w:trPr>
        <w:tc>
          <w:tcPr>
            <w:tcW w:w="3539" w:type="dxa"/>
          </w:tcPr>
          <w:p w14:paraId="09EDECD1" w14:textId="26DC01A2" w:rsidR="004011C1" w:rsidRDefault="004011C1" w:rsidP="004011C1">
            <w:pPr>
              <w:rPr>
                <w:rFonts w:cstheme="minorHAnsi"/>
                <w:sz w:val="22"/>
                <w:szCs w:val="22"/>
              </w:rPr>
            </w:pPr>
            <w:r>
              <w:rPr>
                <w:rFonts w:cstheme="minorHAnsi"/>
                <w:sz w:val="22"/>
                <w:szCs w:val="22"/>
              </w:rPr>
              <w:t>Airbus TSDF Rev. 07</w:t>
            </w:r>
          </w:p>
        </w:tc>
        <w:tc>
          <w:tcPr>
            <w:tcW w:w="1166" w:type="dxa"/>
          </w:tcPr>
          <w:p w14:paraId="07A2CA9F" w14:textId="5BF38D4E" w:rsidR="004011C1" w:rsidRPr="0019283C" w:rsidRDefault="004011C1" w:rsidP="004011C1">
            <w:pPr>
              <w:rPr>
                <w:rFonts w:cstheme="minorHAnsi"/>
                <w:sz w:val="22"/>
                <w:szCs w:val="22"/>
              </w:rPr>
            </w:pPr>
            <w:r>
              <w:rPr>
                <w:rFonts w:cstheme="minorHAnsi"/>
                <w:sz w:val="22"/>
                <w:szCs w:val="22"/>
              </w:rPr>
              <w:t>Import</w:t>
            </w:r>
          </w:p>
        </w:tc>
        <w:tc>
          <w:tcPr>
            <w:tcW w:w="1738" w:type="dxa"/>
          </w:tcPr>
          <w:p w14:paraId="0B43EE30" w14:textId="2980C81F" w:rsidR="004011C1" w:rsidRPr="0019283C" w:rsidRDefault="004011C1" w:rsidP="004011C1">
            <w:pPr>
              <w:rPr>
                <w:rFonts w:cstheme="minorHAnsi"/>
                <w:sz w:val="22"/>
                <w:szCs w:val="22"/>
              </w:rPr>
            </w:pPr>
            <w:r>
              <w:rPr>
                <w:rFonts w:cstheme="minorHAnsi"/>
                <w:sz w:val="22"/>
                <w:szCs w:val="22"/>
              </w:rPr>
              <w:t>Manual trigger from APN 249</w:t>
            </w:r>
          </w:p>
        </w:tc>
        <w:tc>
          <w:tcPr>
            <w:tcW w:w="2908" w:type="dxa"/>
          </w:tcPr>
          <w:p w14:paraId="4C8A1E7C" w14:textId="1746BB1E" w:rsidR="004011C1" w:rsidRDefault="004011C1" w:rsidP="004011C1">
            <w:pPr>
              <w:rPr>
                <w:rFonts w:cstheme="minorHAnsi"/>
                <w:sz w:val="22"/>
                <w:szCs w:val="22"/>
              </w:rPr>
            </w:pPr>
            <w:r>
              <w:rPr>
                <w:rFonts w:cstheme="minorHAnsi"/>
                <w:sz w:val="22"/>
                <w:szCs w:val="22"/>
              </w:rPr>
              <w:t>On demand</w:t>
            </w:r>
          </w:p>
          <w:p w14:paraId="4815524C" w14:textId="69C050FD" w:rsidR="004011C1" w:rsidRPr="0019283C" w:rsidRDefault="004011C1" w:rsidP="004011C1">
            <w:pPr>
              <w:rPr>
                <w:rFonts w:cstheme="minorHAnsi"/>
                <w:sz w:val="22"/>
                <w:szCs w:val="22"/>
              </w:rPr>
            </w:pPr>
            <w:r>
              <w:rPr>
                <w:rFonts w:cstheme="minorHAnsi"/>
                <w:sz w:val="22"/>
                <w:szCs w:val="22"/>
              </w:rPr>
              <w:t>(at every new MPD revision embodiment)</w:t>
            </w:r>
          </w:p>
        </w:tc>
      </w:tr>
      <w:tr w:rsidR="004011C1" w:rsidRPr="0019283C" w14:paraId="48CF7D5E" w14:textId="77777777" w:rsidTr="0017023B">
        <w:trPr>
          <w:cnfStyle w:val="000000100000" w:firstRow="0" w:lastRow="0" w:firstColumn="0" w:lastColumn="0" w:oddVBand="0" w:evenVBand="0" w:oddHBand="1" w:evenHBand="0" w:firstRowFirstColumn="0" w:firstRowLastColumn="0" w:lastRowFirstColumn="0" w:lastRowLastColumn="0"/>
        </w:trPr>
        <w:tc>
          <w:tcPr>
            <w:tcW w:w="3539" w:type="dxa"/>
          </w:tcPr>
          <w:p w14:paraId="22A93368" w14:textId="5F8064DD" w:rsidR="004011C1" w:rsidRDefault="004011C1" w:rsidP="004011C1">
            <w:pPr>
              <w:rPr>
                <w:rFonts w:cstheme="minorHAnsi"/>
                <w:sz w:val="22"/>
                <w:szCs w:val="22"/>
              </w:rPr>
            </w:pPr>
            <w:r>
              <w:rPr>
                <w:rFonts w:cstheme="minorHAnsi"/>
                <w:sz w:val="22"/>
                <w:szCs w:val="22"/>
              </w:rPr>
              <w:t>Airbus SGML</w:t>
            </w:r>
          </w:p>
        </w:tc>
        <w:tc>
          <w:tcPr>
            <w:tcW w:w="1166" w:type="dxa"/>
          </w:tcPr>
          <w:p w14:paraId="5025E815" w14:textId="11EFE0DD" w:rsidR="004011C1" w:rsidRPr="0019283C" w:rsidRDefault="004011C1" w:rsidP="004011C1">
            <w:pPr>
              <w:rPr>
                <w:rFonts w:cstheme="minorHAnsi"/>
                <w:sz w:val="22"/>
                <w:szCs w:val="22"/>
              </w:rPr>
            </w:pPr>
            <w:r>
              <w:rPr>
                <w:rFonts w:cstheme="minorHAnsi"/>
                <w:sz w:val="22"/>
                <w:szCs w:val="22"/>
              </w:rPr>
              <w:t>Import</w:t>
            </w:r>
          </w:p>
        </w:tc>
        <w:tc>
          <w:tcPr>
            <w:tcW w:w="1738" w:type="dxa"/>
          </w:tcPr>
          <w:p w14:paraId="59455C86" w14:textId="3A9247CA" w:rsidR="004011C1" w:rsidRPr="0019283C" w:rsidRDefault="004011C1" w:rsidP="004011C1">
            <w:pPr>
              <w:rPr>
                <w:rFonts w:cstheme="minorHAnsi"/>
                <w:sz w:val="22"/>
                <w:szCs w:val="22"/>
              </w:rPr>
            </w:pPr>
            <w:r>
              <w:rPr>
                <w:rFonts w:cstheme="minorHAnsi"/>
                <w:sz w:val="22"/>
                <w:szCs w:val="22"/>
              </w:rPr>
              <w:t>Manual trigger from APN 249</w:t>
            </w:r>
          </w:p>
        </w:tc>
        <w:tc>
          <w:tcPr>
            <w:tcW w:w="2908" w:type="dxa"/>
          </w:tcPr>
          <w:p w14:paraId="18D8F17E" w14:textId="0F851B02" w:rsidR="004011C1" w:rsidRDefault="004011C1" w:rsidP="004011C1">
            <w:pPr>
              <w:rPr>
                <w:rFonts w:cstheme="minorHAnsi"/>
                <w:sz w:val="22"/>
                <w:szCs w:val="22"/>
              </w:rPr>
            </w:pPr>
            <w:r>
              <w:rPr>
                <w:rFonts w:cstheme="minorHAnsi"/>
                <w:sz w:val="22"/>
                <w:szCs w:val="22"/>
              </w:rPr>
              <w:t>On demand</w:t>
            </w:r>
          </w:p>
          <w:p w14:paraId="54FB53ED" w14:textId="55B531D5" w:rsidR="004011C1" w:rsidRPr="0019283C" w:rsidRDefault="004011C1" w:rsidP="004011C1">
            <w:pPr>
              <w:rPr>
                <w:rFonts w:cstheme="minorHAnsi"/>
                <w:sz w:val="22"/>
                <w:szCs w:val="22"/>
              </w:rPr>
            </w:pPr>
            <w:r>
              <w:rPr>
                <w:rFonts w:cstheme="minorHAnsi"/>
                <w:sz w:val="22"/>
                <w:szCs w:val="22"/>
              </w:rPr>
              <w:t>(at every new MPD revision embodiment)</w:t>
            </w:r>
          </w:p>
        </w:tc>
      </w:tr>
      <w:tr w:rsidR="004011C1" w:rsidRPr="0019283C" w14:paraId="612EDD9A" w14:textId="77777777" w:rsidTr="0017023B">
        <w:trPr>
          <w:cnfStyle w:val="000000010000" w:firstRow="0" w:lastRow="0" w:firstColumn="0" w:lastColumn="0" w:oddVBand="0" w:evenVBand="0" w:oddHBand="0" w:evenHBand="1" w:firstRowFirstColumn="0" w:firstRowLastColumn="0" w:lastRowFirstColumn="0" w:lastRowLastColumn="0"/>
        </w:trPr>
        <w:tc>
          <w:tcPr>
            <w:tcW w:w="3539" w:type="dxa"/>
          </w:tcPr>
          <w:p w14:paraId="079EDBAC" w14:textId="24D63997" w:rsidR="004011C1" w:rsidRDefault="004011C1" w:rsidP="004011C1">
            <w:pPr>
              <w:rPr>
                <w:rFonts w:cstheme="minorHAnsi"/>
                <w:sz w:val="22"/>
                <w:szCs w:val="22"/>
              </w:rPr>
            </w:pPr>
            <w:r>
              <w:rPr>
                <w:rFonts w:cstheme="minorHAnsi"/>
                <w:sz w:val="22"/>
                <w:szCs w:val="22"/>
              </w:rPr>
              <w:t>LHT Maintenance Schedule Import</w:t>
            </w:r>
          </w:p>
        </w:tc>
        <w:tc>
          <w:tcPr>
            <w:tcW w:w="1166" w:type="dxa"/>
          </w:tcPr>
          <w:p w14:paraId="745E1CAA" w14:textId="2345A806" w:rsidR="004011C1" w:rsidRPr="0019283C" w:rsidRDefault="004011C1" w:rsidP="004011C1">
            <w:pPr>
              <w:rPr>
                <w:rFonts w:cstheme="minorHAnsi"/>
                <w:sz w:val="22"/>
                <w:szCs w:val="22"/>
              </w:rPr>
            </w:pPr>
            <w:r>
              <w:rPr>
                <w:rFonts w:cstheme="minorHAnsi"/>
                <w:sz w:val="22"/>
                <w:szCs w:val="22"/>
              </w:rPr>
              <w:t>Import</w:t>
            </w:r>
          </w:p>
        </w:tc>
        <w:tc>
          <w:tcPr>
            <w:tcW w:w="1738" w:type="dxa"/>
          </w:tcPr>
          <w:p w14:paraId="597E9506" w14:textId="424BBA62" w:rsidR="004011C1" w:rsidRPr="0019283C" w:rsidRDefault="004011C1" w:rsidP="004011C1">
            <w:pPr>
              <w:rPr>
                <w:rFonts w:cstheme="minorHAnsi"/>
                <w:sz w:val="22"/>
                <w:szCs w:val="22"/>
              </w:rPr>
            </w:pPr>
            <w:r>
              <w:rPr>
                <w:rFonts w:cstheme="minorHAnsi"/>
                <w:sz w:val="22"/>
                <w:szCs w:val="22"/>
              </w:rPr>
              <w:t>Manual trigger from APN 249</w:t>
            </w:r>
          </w:p>
        </w:tc>
        <w:tc>
          <w:tcPr>
            <w:tcW w:w="2908" w:type="dxa"/>
          </w:tcPr>
          <w:p w14:paraId="6E3A1106" w14:textId="0069DC8B" w:rsidR="004011C1" w:rsidRDefault="004011C1" w:rsidP="004011C1">
            <w:pPr>
              <w:rPr>
                <w:rFonts w:cstheme="minorHAnsi"/>
                <w:sz w:val="22"/>
                <w:szCs w:val="22"/>
              </w:rPr>
            </w:pPr>
            <w:r>
              <w:rPr>
                <w:rFonts w:cstheme="minorHAnsi"/>
                <w:sz w:val="22"/>
                <w:szCs w:val="22"/>
              </w:rPr>
              <w:t>On demand</w:t>
            </w:r>
          </w:p>
          <w:p w14:paraId="6827FD57" w14:textId="44AC01B3" w:rsidR="004011C1" w:rsidRPr="0019283C" w:rsidRDefault="004011C1" w:rsidP="004011C1">
            <w:pPr>
              <w:rPr>
                <w:rFonts w:cstheme="minorHAnsi"/>
                <w:sz w:val="22"/>
                <w:szCs w:val="22"/>
              </w:rPr>
            </w:pPr>
            <w:r>
              <w:rPr>
                <w:rFonts w:cstheme="minorHAnsi"/>
                <w:sz w:val="22"/>
                <w:szCs w:val="22"/>
              </w:rPr>
              <w:t>(at every new MPD revision embodiment)</w:t>
            </w:r>
          </w:p>
        </w:tc>
      </w:tr>
      <w:tr w:rsidR="004011C1" w:rsidRPr="0019283C" w14:paraId="3FA92E9D" w14:textId="77777777" w:rsidTr="0017023B">
        <w:trPr>
          <w:cnfStyle w:val="000000100000" w:firstRow="0" w:lastRow="0" w:firstColumn="0" w:lastColumn="0" w:oddVBand="0" w:evenVBand="0" w:oddHBand="1" w:evenHBand="0" w:firstRowFirstColumn="0" w:firstRowLastColumn="0" w:lastRowFirstColumn="0" w:lastRowLastColumn="0"/>
        </w:trPr>
        <w:tc>
          <w:tcPr>
            <w:tcW w:w="3539" w:type="dxa"/>
          </w:tcPr>
          <w:p w14:paraId="23E33489" w14:textId="75B09234" w:rsidR="004011C1" w:rsidRDefault="004011C1" w:rsidP="004011C1">
            <w:pPr>
              <w:rPr>
                <w:rFonts w:cstheme="minorHAnsi"/>
                <w:sz w:val="22"/>
                <w:szCs w:val="22"/>
              </w:rPr>
            </w:pPr>
            <w:r>
              <w:rPr>
                <w:rFonts w:cstheme="minorHAnsi"/>
                <w:sz w:val="22"/>
                <w:szCs w:val="22"/>
              </w:rPr>
              <w:t>OEM Document Import (Beta)</w:t>
            </w:r>
          </w:p>
        </w:tc>
        <w:tc>
          <w:tcPr>
            <w:tcW w:w="1166" w:type="dxa"/>
          </w:tcPr>
          <w:p w14:paraId="5E631ECB" w14:textId="15CA06DF" w:rsidR="004011C1" w:rsidRPr="0019283C" w:rsidRDefault="004011C1" w:rsidP="004011C1">
            <w:pPr>
              <w:rPr>
                <w:rFonts w:cstheme="minorHAnsi"/>
                <w:sz w:val="22"/>
                <w:szCs w:val="22"/>
              </w:rPr>
            </w:pPr>
            <w:r>
              <w:rPr>
                <w:rFonts w:cstheme="minorHAnsi"/>
                <w:sz w:val="22"/>
                <w:szCs w:val="22"/>
              </w:rPr>
              <w:t>Import</w:t>
            </w:r>
          </w:p>
        </w:tc>
        <w:tc>
          <w:tcPr>
            <w:tcW w:w="1738" w:type="dxa"/>
          </w:tcPr>
          <w:p w14:paraId="1BA14656" w14:textId="0276607F" w:rsidR="004011C1" w:rsidRPr="0019283C" w:rsidRDefault="004011C1" w:rsidP="004011C1">
            <w:pPr>
              <w:rPr>
                <w:rFonts w:cstheme="minorHAnsi"/>
                <w:sz w:val="22"/>
                <w:szCs w:val="22"/>
              </w:rPr>
            </w:pPr>
            <w:r>
              <w:rPr>
                <w:rFonts w:cstheme="minorHAnsi"/>
                <w:sz w:val="22"/>
                <w:szCs w:val="22"/>
              </w:rPr>
              <w:t>Manual trigger from APN 249</w:t>
            </w:r>
          </w:p>
        </w:tc>
        <w:tc>
          <w:tcPr>
            <w:tcW w:w="2908" w:type="dxa"/>
          </w:tcPr>
          <w:p w14:paraId="1260A68E" w14:textId="783E788A" w:rsidR="004011C1" w:rsidRDefault="004011C1" w:rsidP="004011C1">
            <w:pPr>
              <w:rPr>
                <w:rFonts w:cstheme="minorHAnsi"/>
                <w:sz w:val="22"/>
                <w:szCs w:val="22"/>
              </w:rPr>
            </w:pPr>
            <w:r>
              <w:rPr>
                <w:rFonts w:cstheme="minorHAnsi"/>
                <w:sz w:val="22"/>
                <w:szCs w:val="22"/>
              </w:rPr>
              <w:t>On demand</w:t>
            </w:r>
          </w:p>
          <w:p w14:paraId="15141CFF" w14:textId="20E254D4" w:rsidR="004011C1" w:rsidRPr="0019283C" w:rsidRDefault="004011C1" w:rsidP="004011C1">
            <w:pPr>
              <w:rPr>
                <w:rFonts w:cstheme="minorHAnsi"/>
                <w:sz w:val="22"/>
                <w:szCs w:val="22"/>
              </w:rPr>
            </w:pPr>
            <w:r>
              <w:rPr>
                <w:rFonts w:cstheme="minorHAnsi"/>
                <w:sz w:val="22"/>
                <w:szCs w:val="22"/>
              </w:rPr>
              <w:t>(at every new MPD revision embodiment)</w:t>
            </w:r>
          </w:p>
        </w:tc>
      </w:tr>
      <w:tr w:rsidR="004011C1" w:rsidRPr="0019283C" w14:paraId="22B509FD" w14:textId="77777777" w:rsidTr="0017023B">
        <w:trPr>
          <w:cnfStyle w:val="000000010000" w:firstRow="0" w:lastRow="0" w:firstColumn="0" w:lastColumn="0" w:oddVBand="0" w:evenVBand="0" w:oddHBand="0" w:evenHBand="1" w:firstRowFirstColumn="0" w:firstRowLastColumn="0" w:lastRowFirstColumn="0" w:lastRowLastColumn="0"/>
        </w:trPr>
        <w:tc>
          <w:tcPr>
            <w:tcW w:w="3539" w:type="dxa"/>
          </w:tcPr>
          <w:p w14:paraId="139F0EF6" w14:textId="73057E08" w:rsidR="004011C1" w:rsidRDefault="004011C1" w:rsidP="004011C1">
            <w:pPr>
              <w:rPr>
                <w:rFonts w:cstheme="minorHAnsi"/>
                <w:sz w:val="22"/>
                <w:szCs w:val="22"/>
              </w:rPr>
            </w:pPr>
            <w:r>
              <w:rPr>
                <w:rFonts w:cstheme="minorHAnsi"/>
                <w:sz w:val="22"/>
                <w:szCs w:val="22"/>
              </w:rPr>
              <w:t>AMOS MP Revision</w:t>
            </w:r>
          </w:p>
        </w:tc>
        <w:tc>
          <w:tcPr>
            <w:tcW w:w="1166" w:type="dxa"/>
          </w:tcPr>
          <w:p w14:paraId="580DAB56" w14:textId="25DD1F2F" w:rsidR="004011C1" w:rsidRPr="0019283C" w:rsidRDefault="004011C1" w:rsidP="004011C1">
            <w:pPr>
              <w:rPr>
                <w:rFonts w:cstheme="minorHAnsi"/>
                <w:sz w:val="22"/>
                <w:szCs w:val="22"/>
              </w:rPr>
            </w:pPr>
            <w:r>
              <w:rPr>
                <w:rFonts w:cstheme="minorHAnsi"/>
                <w:sz w:val="22"/>
                <w:szCs w:val="22"/>
              </w:rPr>
              <w:t>Import</w:t>
            </w:r>
          </w:p>
        </w:tc>
        <w:tc>
          <w:tcPr>
            <w:tcW w:w="1738" w:type="dxa"/>
          </w:tcPr>
          <w:p w14:paraId="1F72F662" w14:textId="2F022392" w:rsidR="004011C1" w:rsidRPr="0019283C" w:rsidRDefault="004011C1" w:rsidP="004011C1">
            <w:pPr>
              <w:rPr>
                <w:rFonts w:cstheme="minorHAnsi"/>
                <w:sz w:val="22"/>
                <w:szCs w:val="22"/>
              </w:rPr>
            </w:pPr>
            <w:r>
              <w:rPr>
                <w:rFonts w:cstheme="minorHAnsi"/>
                <w:sz w:val="22"/>
                <w:szCs w:val="22"/>
              </w:rPr>
              <w:t>Manual trigger from APN 249</w:t>
            </w:r>
          </w:p>
        </w:tc>
        <w:tc>
          <w:tcPr>
            <w:tcW w:w="2908" w:type="dxa"/>
          </w:tcPr>
          <w:p w14:paraId="001B552F" w14:textId="0FA3413F" w:rsidR="004011C1" w:rsidRDefault="004011C1" w:rsidP="004011C1">
            <w:pPr>
              <w:rPr>
                <w:rFonts w:cstheme="minorHAnsi"/>
                <w:sz w:val="22"/>
                <w:szCs w:val="22"/>
              </w:rPr>
            </w:pPr>
            <w:r>
              <w:rPr>
                <w:rFonts w:cstheme="minorHAnsi"/>
                <w:sz w:val="22"/>
                <w:szCs w:val="22"/>
              </w:rPr>
              <w:t>On demand</w:t>
            </w:r>
          </w:p>
          <w:p w14:paraId="1862D5E9" w14:textId="339FA7F1" w:rsidR="004011C1" w:rsidRPr="0019283C" w:rsidRDefault="004011C1" w:rsidP="004011C1">
            <w:pPr>
              <w:rPr>
                <w:rFonts w:cstheme="minorHAnsi"/>
                <w:sz w:val="22"/>
                <w:szCs w:val="22"/>
              </w:rPr>
            </w:pPr>
            <w:r>
              <w:rPr>
                <w:rFonts w:cstheme="minorHAnsi"/>
                <w:sz w:val="22"/>
                <w:szCs w:val="22"/>
              </w:rPr>
              <w:t>(at every new MPD revision embodiment)</w:t>
            </w:r>
          </w:p>
        </w:tc>
      </w:tr>
      <w:tr w:rsidR="004011C1" w:rsidRPr="0019283C" w14:paraId="539DC6A4" w14:textId="77777777" w:rsidTr="0017023B">
        <w:trPr>
          <w:cnfStyle w:val="000000100000" w:firstRow="0" w:lastRow="0" w:firstColumn="0" w:lastColumn="0" w:oddVBand="0" w:evenVBand="0" w:oddHBand="1" w:evenHBand="0" w:firstRowFirstColumn="0" w:firstRowLastColumn="0" w:lastRowFirstColumn="0" w:lastRowLastColumn="0"/>
        </w:trPr>
        <w:tc>
          <w:tcPr>
            <w:tcW w:w="3539" w:type="dxa"/>
          </w:tcPr>
          <w:p w14:paraId="748D259A" w14:textId="602A2FBD" w:rsidR="004011C1" w:rsidRDefault="004011C1" w:rsidP="004011C1">
            <w:pPr>
              <w:rPr>
                <w:rFonts w:cstheme="minorHAnsi"/>
                <w:sz w:val="22"/>
                <w:szCs w:val="22"/>
              </w:rPr>
            </w:pPr>
            <w:r>
              <w:rPr>
                <w:rFonts w:cstheme="minorHAnsi"/>
                <w:sz w:val="22"/>
                <w:szCs w:val="22"/>
              </w:rPr>
              <w:t>Airbus Helicopters ALS / MSM</w:t>
            </w:r>
          </w:p>
        </w:tc>
        <w:tc>
          <w:tcPr>
            <w:tcW w:w="1166" w:type="dxa"/>
          </w:tcPr>
          <w:p w14:paraId="65E86A52" w14:textId="0EFAA76A" w:rsidR="004011C1" w:rsidRPr="0019283C" w:rsidRDefault="004011C1" w:rsidP="004011C1">
            <w:pPr>
              <w:rPr>
                <w:rFonts w:cstheme="minorHAnsi"/>
                <w:sz w:val="22"/>
                <w:szCs w:val="22"/>
              </w:rPr>
            </w:pPr>
            <w:r>
              <w:rPr>
                <w:rFonts w:cstheme="minorHAnsi"/>
                <w:sz w:val="22"/>
                <w:szCs w:val="22"/>
              </w:rPr>
              <w:t>Import</w:t>
            </w:r>
          </w:p>
        </w:tc>
        <w:tc>
          <w:tcPr>
            <w:tcW w:w="1738" w:type="dxa"/>
          </w:tcPr>
          <w:p w14:paraId="2043C2DA" w14:textId="40F54DB9" w:rsidR="004011C1" w:rsidRPr="0019283C" w:rsidRDefault="004011C1" w:rsidP="004011C1">
            <w:pPr>
              <w:rPr>
                <w:rFonts w:cstheme="minorHAnsi"/>
                <w:sz w:val="22"/>
                <w:szCs w:val="22"/>
              </w:rPr>
            </w:pPr>
            <w:r>
              <w:rPr>
                <w:rFonts w:cstheme="minorHAnsi"/>
                <w:sz w:val="22"/>
                <w:szCs w:val="22"/>
              </w:rPr>
              <w:t>Manual trigger from APN 249</w:t>
            </w:r>
          </w:p>
        </w:tc>
        <w:tc>
          <w:tcPr>
            <w:tcW w:w="2908" w:type="dxa"/>
          </w:tcPr>
          <w:p w14:paraId="1DB37F3C" w14:textId="050ABA2C" w:rsidR="004011C1" w:rsidRDefault="004011C1" w:rsidP="004011C1">
            <w:pPr>
              <w:rPr>
                <w:rFonts w:cstheme="minorHAnsi"/>
                <w:sz w:val="22"/>
                <w:szCs w:val="22"/>
              </w:rPr>
            </w:pPr>
            <w:r>
              <w:rPr>
                <w:rFonts w:cstheme="minorHAnsi"/>
                <w:sz w:val="22"/>
                <w:szCs w:val="22"/>
              </w:rPr>
              <w:t>On demand</w:t>
            </w:r>
          </w:p>
          <w:p w14:paraId="6296F0B9" w14:textId="0A24F026" w:rsidR="004011C1" w:rsidRPr="0019283C" w:rsidRDefault="004011C1" w:rsidP="004011C1">
            <w:pPr>
              <w:rPr>
                <w:rFonts w:cstheme="minorHAnsi"/>
                <w:sz w:val="22"/>
                <w:szCs w:val="22"/>
              </w:rPr>
            </w:pPr>
            <w:r>
              <w:rPr>
                <w:rFonts w:cstheme="minorHAnsi"/>
                <w:sz w:val="22"/>
                <w:szCs w:val="22"/>
              </w:rPr>
              <w:t>(at every new MPD revision embodiment)</w:t>
            </w:r>
          </w:p>
        </w:tc>
      </w:tr>
    </w:tbl>
    <w:p w14:paraId="602C9847" w14:textId="77777777" w:rsidR="0095169C" w:rsidRDefault="0095169C" w:rsidP="00EC2942">
      <w:pPr>
        <w:rPr>
          <w:rFonts w:cstheme="minorHAnsi"/>
          <w:sz w:val="22"/>
          <w:szCs w:val="22"/>
        </w:rPr>
      </w:pPr>
    </w:p>
    <w:p w14:paraId="696A886D" w14:textId="77777777" w:rsidR="0095169C" w:rsidRDefault="0095169C" w:rsidP="00EC2942">
      <w:pPr>
        <w:rPr>
          <w:rFonts w:cstheme="minorHAnsi"/>
          <w:sz w:val="22"/>
          <w:szCs w:val="22"/>
        </w:rPr>
      </w:pPr>
    </w:p>
    <w:p w14:paraId="311A8D59" w14:textId="77777777" w:rsidR="001F779F" w:rsidRDefault="001F779F" w:rsidP="001F779F">
      <w:pPr>
        <w:pStyle w:val="Heading1"/>
        <w:numPr>
          <w:ilvl w:val="0"/>
          <w:numId w:val="4"/>
        </w:numPr>
        <w:rPr>
          <w:rFonts w:asciiTheme="minorHAnsi" w:hAnsiTheme="minorHAnsi" w:cstheme="minorHAnsi"/>
          <w:sz w:val="22"/>
          <w:szCs w:val="22"/>
        </w:rPr>
      </w:pPr>
      <w:bookmarkStart w:id="30" w:name="_Toc164350954"/>
      <w:r>
        <w:rPr>
          <w:rFonts w:asciiTheme="minorHAnsi" w:hAnsiTheme="minorHAnsi" w:cstheme="minorHAnsi"/>
          <w:sz w:val="22"/>
          <w:szCs w:val="22"/>
        </w:rPr>
        <w:lastRenderedPageBreak/>
        <w:t>UAT Guidance</w:t>
      </w:r>
      <w:bookmarkEnd w:id="30"/>
    </w:p>
    <w:p w14:paraId="58ADDFE4" w14:textId="77777777" w:rsidR="001F779F" w:rsidRDefault="001F779F" w:rsidP="00EC2942">
      <w:pPr>
        <w:rPr>
          <w:rFonts w:cstheme="minorHAnsi"/>
          <w:sz w:val="22"/>
          <w:szCs w:val="22"/>
        </w:rPr>
      </w:pPr>
    </w:p>
    <w:tbl>
      <w:tblPr>
        <w:tblStyle w:val="TableAMOS"/>
        <w:tblW w:w="9351" w:type="dxa"/>
        <w:tblLook w:val="04A0" w:firstRow="1" w:lastRow="0" w:firstColumn="1" w:lastColumn="0" w:noHBand="0" w:noVBand="1"/>
      </w:tblPr>
      <w:tblGrid>
        <w:gridCol w:w="704"/>
        <w:gridCol w:w="8647"/>
      </w:tblGrid>
      <w:tr w:rsidR="006F6272" w:rsidRPr="006F6272" w14:paraId="265868E7" w14:textId="77777777" w:rsidTr="00CB6EDA">
        <w:trPr>
          <w:cnfStyle w:val="100000000000" w:firstRow="1" w:lastRow="0" w:firstColumn="0" w:lastColumn="0" w:oddVBand="0" w:evenVBand="0" w:oddHBand="0" w:evenHBand="0" w:firstRowFirstColumn="0" w:firstRowLastColumn="0" w:lastRowFirstColumn="0" w:lastRowLastColumn="0"/>
        </w:trPr>
        <w:tc>
          <w:tcPr>
            <w:tcW w:w="704" w:type="dxa"/>
          </w:tcPr>
          <w:p w14:paraId="7B0AAA15" w14:textId="77777777" w:rsidR="006F6272" w:rsidRPr="006F6272" w:rsidRDefault="006F6272" w:rsidP="00CB6EDA">
            <w:pPr>
              <w:rPr>
                <w:sz w:val="22"/>
                <w:szCs w:val="22"/>
              </w:rPr>
            </w:pPr>
            <w:r w:rsidRPr="006F6272">
              <w:rPr>
                <w:sz w:val="22"/>
                <w:szCs w:val="22"/>
              </w:rPr>
              <w:t>No</w:t>
            </w:r>
          </w:p>
        </w:tc>
        <w:tc>
          <w:tcPr>
            <w:tcW w:w="8647" w:type="dxa"/>
          </w:tcPr>
          <w:p w14:paraId="632BE761" w14:textId="77777777" w:rsidR="006F6272" w:rsidRPr="006F6272" w:rsidRDefault="006F6272" w:rsidP="00CB6EDA">
            <w:pPr>
              <w:rPr>
                <w:sz w:val="22"/>
                <w:szCs w:val="22"/>
              </w:rPr>
            </w:pPr>
            <w:r w:rsidRPr="006F6272">
              <w:rPr>
                <w:sz w:val="22"/>
                <w:szCs w:val="22"/>
              </w:rPr>
              <w:t>Proposed User Acceptance Test scenario</w:t>
            </w:r>
          </w:p>
        </w:tc>
      </w:tr>
      <w:tr w:rsidR="006F6272" w:rsidRPr="006F6272" w14:paraId="7A1A8A94" w14:textId="77777777" w:rsidTr="00CB6EDA">
        <w:trPr>
          <w:cnfStyle w:val="000000100000" w:firstRow="0" w:lastRow="0" w:firstColumn="0" w:lastColumn="0" w:oddVBand="0" w:evenVBand="0" w:oddHBand="1" w:evenHBand="0" w:firstRowFirstColumn="0" w:firstRowLastColumn="0" w:lastRowFirstColumn="0" w:lastRowLastColumn="0"/>
        </w:trPr>
        <w:tc>
          <w:tcPr>
            <w:tcW w:w="704" w:type="dxa"/>
          </w:tcPr>
          <w:p w14:paraId="28BD38A4" w14:textId="77777777" w:rsidR="006F6272" w:rsidRPr="006F6272" w:rsidRDefault="006F6272" w:rsidP="00CB6EDA">
            <w:pPr>
              <w:rPr>
                <w:sz w:val="22"/>
                <w:szCs w:val="22"/>
              </w:rPr>
            </w:pPr>
            <w:r w:rsidRPr="006F6272">
              <w:rPr>
                <w:sz w:val="22"/>
                <w:szCs w:val="22"/>
              </w:rPr>
              <w:t>1</w:t>
            </w:r>
          </w:p>
        </w:tc>
        <w:tc>
          <w:tcPr>
            <w:tcW w:w="8647" w:type="dxa"/>
          </w:tcPr>
          <w:p w14:paraId="7E32B36E" w14:textId="7366E1F4" w:rsidR="006F6272" w:rsidRPr="005D6777" w:rsidRDefault="00515873" w:rsidP="009374C3">
            <w:pPr>
              <w:jc w:val="left"/>
              <w:rPr>
                <w:rFonts w:ascii="Calibri" w:hAnsi="Calibri" w:cs="Calibri"/>
                <w:color w:val="000000"/>
                <w:sz w:val="22"/>
                <w:szCs w:val="22"/>
              </w:rPr>
            </w:pPr>
            <w:r>
              <w:rPr>
                <w:rFonts w:ascii="Calibri" w:hAnsi="Calibri" w:cs="Calibri"/>
                <w:color w:val="000000"/>
                <w:sz w:val="22"/>
                <w:szCs w:val="22"/>
              </w:rPr>
              <w:t>C</w:t>
            </w:r>
            <w:r w:rsidR="005D6777">
              <w:rPr>
                <w:rFonts w:ascii="Calibri" w:hAnsi="Calibri" w:cs="Calibri"/>
                <w:color w:val="000000"/>
                <w:sz w:val="22"/>
                <w:szCs w:val="22"/>
              </w:rPr>
              <w:t>reate new operator maintenance program for new aircraft type (All TC types)</w:t>
            </w:r>
          </w:p>
        </w:tc>
      </w:tr>
      <w:tr w:rsidR="006F6272" w:rsidRPr="006F6272" w14:paraId="25DB5326" w14:textId="77777777" w:rsidTr="00CB6EDA">
        <w:trPr>
          <w:cnfStyle w:val="000000010000" w:firstRow="0" w:lastRow="0" w:firstColumn="0" w:lastColumn="0" w:oddVBand="0" w:evenVBand="0" w:oddHBand="0" w:evenHBand="1" w:firstRowFirstColumn="0" w:firstRowLastColumn="0" w:lastRowFirstColumn="0" w:lastRowLastColumn="0"/>
        </w:trPr>
        <w:tc>
          <w:tcPr>
            <w:tcW w:w="704" w:type="dxa"/>
          </w:tcPr>
          <w:p w14:paraId="67434746" w14:textId="77777777" w:rsidR="006F6272" w:rsidRPr="006F6272" w:rsidRDefault="006F6272" w:rsidP="00CB6EDA">
            <w:pPr>
              <w:rPr>
                <w:sz w:val="22"/>
                <w:szCs w:val="22"/>
              </w:rPr>
            </w:pPr>
            <w:r w:rsidRPr="006F6272">
              <w:rPr>
                <w:sz w:val="22"/>
                <w:szCs w:val="22"/>
              </w:rPr>
              <w:t>2</w:t>
            </w:r>
          </w:p>
        </w:tc>
        <w:tc>
          <w:tcPr>
            <w:tcW w:w="8647" w:type="dxa"/>
          </w:tcPr>
          <w:p w14:paraId="1B123DD8" w14:textId="52C47275" w:rsidR="006F6272" w:rsidRPr="0095169C" w:rsidRDefault="0095169C" w:rsidP="009374C3">
            <w:pPr>
              <w:jc w:val="left"/>
              <w:rPr>
                <w:rFonts w:ascii="Calibri" w:hAnsi="Calibri" w:cs="Calibri"/>
                <w:color w:val="000000"/>
                <w:sz w:val="22"/>
                <w:szCs w:val="22"/>
              </w:rPr>
            </w:pPr>
            <w:r>
              <w:rPr>
                <w:rFonts w:ascii="Calibri" w:hAnsi="Calibri" w:cs="Calibri"/>
                <w:color w:val="000000"/>
                <w:sz w:val="22"/>
                <w:szCs w:val="22"/>
              </w:rPr>
              <w:t>Create two operator maintenance programs based on the same A/C type master MP.</w:t>
            </w:r>
          </w:p>
        </w:tc>
      </w:tr>
      <w:tr w:rsidR="006F6272" w:rsidRPr="006F6272" w14:paraId="7041A3D1" w14:textId="77777777" w:rsidTr="00CB6EDA">
        <w:trPr>
          <w:cnfStyle w:val="000000100000" w:firstRow="0" w:lastRow="0" w:firstColumn="0" w:lastColumn="0" w:oddVBand="0" w:evenVBand="0" w:oddHBand="1" w:evenHBand="0" w:firstRowFirstColumn="0" w:firstRowLastColumn="0" w:lastRowFirstColumn="0" w:lastRowLastColumn="0"/>
        </w:trPr>
        <w:tc>
          <w:tcPr>
            <w:tcW w:w="704" w:type="dxa"/>
          </w:tcPr>
          <w:p w14:paraId="6A119DD0" w14:textId="77777777" w:rsidR="006F6272" w:rsidRPr="006F6272" w:rsidRDefault="006F6272" w:rsidP="00CB6EDA">
            <w:pPr>
              <w:rPr>
                <w:sz w:val="22"/>
                <w:szCs w:val="22"/>
              </w:rPr>
            </w:pPr>
            <w:r w:rsidRPr="006F6272">
              <w:rPr>
                <w:sz w:val="22"/>
                <w:szCs w:val="22"/>
              </w:rPr>
              <w:t>3</w:t>
            </w:r>
          </w:p>
        </w:tc>
        <w:tc>
          <w:tcPr>
            <w:tcW w:w="8647" w:type="dxa"/>
          </w:tcPr>
          <w:p w14:paraId="40E01991" w14:textId="42254636" w:rsidR="006F6272" w:rsidRPr="0095169C" w:rsidRDefault="00515873" w:rsidP="009374C3">
            <w:pPr>
              <w:jc w:val="left"/>
              <w:rPr>
                <w:rFonts w:ascii="Calibri" w:hAnsi="Calibri" w:cs="Calibri"/>
                <w:color w:val="000000"/>
                <w:sz w:val="22"/>
                <w:szCs w:val="22"/>
              </w:rPr>
            </w:pPr>
            <w:r>
              <w:rPr>
                <w:rFonts w:ascii="Calibri" w:hAnsi="Calibri" w:cs="Calibri"/>
                <w:color w:val="000000"/>
                <w:sz w:val="22"/>
                <w:szCs w:val="22"/>
              </w:rPr>
              <w:t>C</w:t>
            </w:r>
            <w:r w:rsidR="0095169C">
              <w:rPr>
                <w:rFonts w:ascii="Calibri" w:hAnsi="Calibri" w:cs="Calibri"/>
                <w:color w:val="000000"/>
                <w:sz w:val="22"/>
                <w:szCs w:val="22"/>
              </w:rPr>
              <w:t>omplete new revision of maintenance program (via import file)</w:t>
            </w:r>
          </w:p>
        </w:tc>
      </w:tr>
      <w:tr w:rsidR="0095169C" w:rsidRPr="00515873" w14:paraId="38ABF094" w14:textId="77777777" w:rsidTr="00CB6EDA">
        <w:trPr>
          <w:cnfStyle w:val="000000010000" w:firstRow="0" w:lastRow="0" w:firstColumn="0" w:lastColumn="0" w:oddVBand="0" w:evenVBand="0" w:oddHBand="0" w:evenHBand="1" w:firstRowFirstColumn="0" w:firstRowLastColumn="0" w:lastRowFirstColumn="0" w:lastRowLastColumn="0"/>
        </w:trPr>
        <w:tc>
          <w:tcPr>
            <w:tcW w:w="704" w:type="dxa"/>
          </w:tcPr>
          <w:p w14:paraId="6F0E890A" w14:textId="4A277EF9" w:rsidR="0095169C" w:rsidRPr="006F6272" w:rsidRDefault="0095169C" w:rsidP="00CB6EDA">
            <w:pPr>
              <w:rPr>
                <w:sz w:val="22"/>
                <w:szCs w:val="22"/>
              </w:rPr>
            </w:pPr>
            <w:r>
              <w:rPr>
                <w:sz w:val="22"/>
                <w:szCs w:val="22"/>
              </w:rPr>
              <w:t>4</w:t>
            </w:r>
          </w:p>
        </w:tc>
        <w:tc>
          <w:tcPr>
            <w:tcW w:w="8647" w:type="dxa"/>
          </w:tcPr>
          <w:p w14:paraId="1BAC364D" w14:textId="19E9E6DA" w:rsidR="0095169C" w:rsidRDefault="00515873" w:rsidP="009374C3">
            <w:pPr>
              <w:jc w:val="left"/>
              <w:rPr>
                <w:rFonts w:ascii="Calibri" w:hAnsi="Calibri" w:cs="Calibri"/>
                <w:color w:val="000000"/>
                <w:sz w:val="22"/>
                <w:szCs w:val="22"/>
              </w:rPr>
            </w:pPr>
            <w:r>
              <w:rPr>
                <w:rFonts w:ascii="Calibri" w:hAnsi="Calibri" w:cs="Calibri"/>
                <w:color w:val="000000"/>
                <w:sz w:val="22"/>
                <w:szCs w:val="22"/>
              </w:rPr>
              <w:t>R</w:t>
            </w:r>
            <w:r w:rsidR="0095169C">
              <w:rPr>
                <w:rFonts w:ascii="Calibri" w:hAnsi="Calibri" w:cs="Calibri"/>
                <w:color w:val="000000"/>
                <w:sz w:val="22"/>
                <w:szCs w:val="22"/>
              </w:rPr>
              <w:t xml:space="preserve">evise TC (intervals or effectivity) + </w:t>
            </w:r>
            <w:r>
              <w:rPr>
                <w:rFonts w:ascii="Calibri" w:hAnsi="Calibri" w:cs="Calibri"/>
                <w:color w:val="000000"/>
                <w:sz w:val="22"/>
                <w:szCs w:val="22"/>
              </w:rPr>
              <w:t>initialize</w:t>
            </w:r>
          </w:p>
        </w:tc>
      </w:tr>
      <w:tr w:rsidR="0095169C" w:rsidRPr="006F6272" w14:paraId="256E4616" w14:textId="77777777" w:rsidTr="00CB6EDA">
        <w:trPr>
          <w:cnfStyle w:val="000000100000" w:firstRow="0" w:lastRow="0" w:firstColumn="0" w:lastColumn="0" w:oddVBand="0" w:evenVBand="0" w:oddHBand="1" w:evenHBand="0" w:firstRowFirstColumn="0" w:firstRowLastColumn="0" w:lastRowFirstColumn="0" w:lastRowLastColumn="0"/>
        </w:trPr>
        <w:tc>
          <w:tcPr>
            <w:tcW w:w="704" w:type="dxa"/>
          </w:tcPr>
          <w:p w14:paraId="1AD3B607" w14:textId="5C2D120A" w:rsidR="0095169C" w:rsidRPr="006F6272" w:rsidRDefault="0095169C" w:rsidP="00CB6EDA">
            <w:pPr>
              <w:rPr>
                <w:sz w:val="22"/>
                <w:szCs w:val="22"/>
              </w:rPr>
            </w:pPr>
            <w:r>
              <w:rPr>
                <w:sz w:val="22"/>
                <w:szCs w:val="22"/>
              </w:rPr>
              <w:t>5</w:t>
            </w:r>
          </w:p>
        </w:tc>
        <w:tc>
          <w:tcPr>
            <w:tcW w:w="8647" w:type="dxa"/>
          </w:tcPr>
          <w:p w14:paraId="46FAFAA4" w14:textId="5A119CBF" w:rsidR="0095169C" w:rsidRDefault="00515873" w:rsidP="009374C3">
            <w:pPr>
              <w:jc w:val="left"/>
              <w:rPr>
                <w:rFonts w:ascii="Calibri" w:hAnsi="Calibri" w:cs="Calibri"/>
                <w:color w:val="000000"/>
                <w:sz w:val="22"/>
                <w:szCs w:val="22"/>
              </w:rPr>
            </w:pPr>
            <w:r>
              <w:rPr>
                <w:rFonts w:ascii="Calibri" w:hAnsi="Calibri" w:cs="Calibri"/>
                <w:color w:val="000000"/>
                <w:sz w:val="22"/>
                <w:szCs w:val="22"/>
              </w:rPr>
              <w:t>R</w:t>
            </w:r>
            <w:r w:rsidR="0095169C">
              <w:rPr>
                <w:rFonts w:ascii="Calibri" w:hAnsi="Calibri" w:cs="Calibri"/>
                <w:color w:val="000000"/>
                <w:sz w:val="22"/>
                <w:szCs w:val="22"/>
              </w:rPr>
              <w:t xml:space="preserve">evise TC </w:t>
            </w:r>
            <w:proofErr w:type="spellStart"/>
            <w:r w:rsidR="0095169C">
              <w:rPr>
                <w:rFonts w:ascii="Calibri" w:hAnsi="Calibri" w:cs="Calibri"/>
                <w:color w:val="000000"/>
                <w:sz w:val="22"/>
                <w:szCs w:val="22"/>
              </w:rPr>
              <w:t>worktemplate</w:t>
            </w:r>
            <w:proofErr w:type="spellEnd"/>
          </w:p>
        </w:tc>
      </w:tr>
      <w:tr w:rsidR="0095169C" w:rsidRPr="006F6272" w14:paraId="6C4681BC" w14:textId="77777777" w:rsidTr="00CB6EDA">
        <w:trPr>
          <w:cnfStyle w:val="000000010000" w:firstRow="0" w:lastRow="0" w:firstColumn="0" w:lastColumn="0" w:oddVBand="0" w:evenVBand="0" w:oddHBand="0" w:evenHBand="1" w:firstRowFirstColumn="0" w:firstRowLastColumn="0" w:lastRowFirstColumn="0" w:lastRowLastColumn="0"/>
        </w:trPr>
        <w:tc>
          <w:tcPr>
            <w:tcW w:w="704" w:type="dxa"/>
          </w:tcPr>
          <w:p w14:paraId="2198F2BD" w14:textId="4819E964" w:rsidR="0095169C" w:rsidRPr="006F6272" w:rsidRDefault="0095169C" w:rsidP="00CB6EDA">
            <w:pPr>
              <w:rPr>
                <w:sz w:val="22"/>
                <w:szCs w:val="22"/>
              </w:rPr>
            </w:pPr>
            <w:r>
              <w:rPr>
                <w:sz w:val="22"/>
                <w:szCs w:val="22"/>
              </w:rPr>
              <w:t>6</w:t>
            </w:r>
          </w:p>
        </w:tc>
        <w:tc>
          <w:tcPr>
            <w:tcW w:w="8647" w:type="dxa"/>
          </w:tcPr>
          <w:p w14:paraId="03A501E6" w14:textId="403DEFA9" w:rsidR="0095169C" w:rsidRDefault="00515873" w:rsidP="009374C3">
            <w:pPr>
              <w:jc w:val="left"/>
              <w:rPr>
                <w:rFonts w:ascii="Calibri" w:hAnsi="Calibri" w:cs="Calibri"/>
                <w:color w:val="000000"/>
                <w:sz w:val="22"/>
                <w:szCs w:val="22"/>
              </w:rPr>
            </w:pPr>
            <w:r>
              <w:rPr>
                <w:rFonts w:ascii="Calibri" w:hAnsi="Calibri" w:cs="Calibri"/>
                <w:color w:val="000000"/>
                <w:sz w:val="22"/>
                <w:szCs w:val="22"/>
              </w:rPr>
              <w:t>D</w:t>
            </w:r>
            <w:r w:rsidR="0095169C">
              <w:rPr>
                <w:rFonts w:ascii="Calibri" w:hAnsi="Calibri" w:cs="Calibri"/>
                <w:color w:val="000000"/>
                <w:sz w:val="22"/>
                <w:szCs w:val="22"/>
              </w:rPr>
              <w:t>eactivation of TC during revision process</w:t>
            </w:r>
          </w:p>
        </w:tc>
      </w:tr>
      <w:tr w:rsidR="0095169C" w:rsidRPr="006F6272" w14:paraId="290870C1" w14:textId="77777777" w:rsidTr="00CB6EDA">
        <w:trPr>
          <w:cnfStyle w:val="000000100000" w:firstRow="0" w:lastRow="0" w:firstColumn="0" w:lastColumn="0" w:oddVBand="0" w:evenVBand="0" w:oddHBand="1" w:evenHBand="0" w:firstRowFirstColumn="0" w:firstRowLastColumn="0" w:lastRowFirstColumn="0" w:lastRowLastColumn="0"/>
        </w:trPr>
        <w:tc>
          <w:tcPr>
            <w:tcW w:w="704" w:type="dxa"/>
          </w:tcPr>
          <w:p w14:paraId="77679276" w14:textId="251B806A" w:rsidR="0095169C" w:rsidRPr="006F6272" w:rsidRDefault="0095169C" w:rsidP="00CB6EDA">
            <w:pPr>
              <w:rPr>
                <w:sz w:val="22"/>
                <w:szCs w:val="22"/>
              </w:rPr>
            </w:pPr>
            <w:r>
              <w:rPr>
                <w:sz w:val="22"/>
                <w:szCs w:val="22"/>
              </w:rPr>
              <w:t>7</w:t>
            </w:r>
          </w:p>
        </w:tc>
        <w:tc>
          <w:tcPr>
            <w:tcW w:w="8647" w:type="dxa"/>
          </w:tcPr>
          <w:p w14:paraId="25E20AF5" w14:textId="1DD28E2E" w:rsidR="0095169C" w:rsidRDefault="00515873" w:rsidP="009374C3">
            <w:pPr>
              <w:jc w:val="left"/>
              <w:rPr>
                <w:rFonts w:ascii="Calibri" w:hAnsi="Calibri" w:cs="Calibri"/>
                <w:color w:val="000000"/>
                <w:sz w:val="22"/>
                <w:szCs w:val="22"/>
              </w:rPr>
            </w:pPr>
            <w:r>
              <w:rPr>
                <w:rFonts w:ascii="Calibri" w:hAnsi="Calibri" w:cs="Calibri"/>
                <w:color w:val="000000"/>
                <w:sz w:val="22"/>
                <w:szCs w:val="22"/>
              </w:rPr>
              <w:t>D</w:t>
            </w:r>
            <w:r w:rsidR="0095169C">
              <w:rPr>
                <w:rFonts w:ascii="Calibri" w:hAnsi="Calibri" w:cs="Calibri"/>
                <w:color w:val="000000"/>
                <w:sz w:val="22"/>
                <w:szCs w:val="22"/>
              </w:rPr>
              <w:t>efine checks + assign TC to checks + activate checks</w:t>
            </w:r>
          </w:p>
          <w:p w14:paraId="5B6ABE03" w14:textId="108E9CF1" w:rsidR="0095169C" w:rsidRDefault="0095169C" w:rsidP="009374C3">
            <w:pPr>
              <w:jc w:val="left"/>
              <w:rPr>
                <w:rFonts w:ascii="Calibri" w:hAnsi="Calibri" w:cs="Calibri"/>
                <w:color w:val="000000"/>
                <w:sz w:val="22"/>
                <w:szCs w:val="22"/>
              </w:rPr>
            </w:pPr>
            <w:proofErr w:type="spellStart"/>
            <w:r>
              <w:rPr>
                <w:rFonts w:ascii="Calibri" w:hAnsi="Calibri" w:cs="Calibri"/>
                <w:color w:val="000000"/>
                <w:sz w:val="22"/>
                <w:szCs w:val="22"/>
              </w:rPr>
              <w:t>Deassign</w:t>
            </w:r>
            <w:proofErr w:type="spellEnd"/>
            <w:r>
              <w:rPr>
                <w:rFonts w:ascii="Calibri" w:hAnsi="Calibri" w:cs="Calibri"/>
                <w:color w:val="000000"/>
                <w:sz w:val="22"/>
                <w:szCs w:val="22"/>
              </w:rPr>
              <w:t xml:space="preserve"> TC from checks and update pending events</w:t>
            </w:r>
          </w:p>
        </w:tc>
      </w:tr>
    </w:tbl>
    <w:p w14:paraId="48680ACB" w14:textId="77777777" w:rsidR="00024FA7" w:rsidRPr="0019283C" w:rsidRDefault="00024FA7"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31" w:name="_Toc164283043"/>
      <w:bookmarkStart w:id="32" w:name="_Toc164350955"/>
      <w:r>
        <w:rPr>
          <w:rFonts w:asciiTheme="minorHAnsi" w:hAnsiTheme="minorHAnsi" w:cstheme="minorHAnsi"/>
          <w:sz w:val="22"/>
          <w:szCs w:val="22"/>
        </w:rPr>
        <w:t>Annex – Additional Info</w:t>
      </w:r>
      <w:bookmarkEnd w:id="31"/>
      <w:bookmarkEnd w:id="32"/>
    </w:p>
    <w:p w14:paraId="0DFE8C25" w14:textId="77777777" w:rsidR="00FE2679" w:rsidRDefault="00FE2679" w:rsidP="00FE2679">
      <w:pPr>
        <w:rPr>
          <w:rFonts w:cstheme="minorHAnsi"/>
          <w:sz w:val="22"/>
          <w:szCs w:val="22"/>
        </w:rPr>
      </w:pPr>
    </w:p>
    <w:p w14:paraId="795312E6" w14:textId="65C21AF2" w:rsidR="00FE2679" w:rsidRPr="001847D0" w:rsidRDefault="00FE2679" w:rsidP="13907DAC">
      <w:pPr>
        <w:pStyle w:val="BodyText"/>
        <w:rPr>
          <w:rFonts w:cstheme="minorBidi"/>
          <w:sz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6C893" w14:textId="77777777" w:rsidR="00467741" w:rsidRDefault="00467741" w:rsidP="00EC2942">
      <w:pPr>
        <w:spacing w:after="0" w:line="240" w:lineRule="auto"/>
      </w:pPr>
      <w:r>
        <w:separator/>
      </w:r>
    </w:p>
  </w:endnote>
  <w:endnote w:type="continuationSeparator" w:id="0">
    <w:p w14:paraId="7859D181" w14:textId="77777777" w:rsidR="00467741" w:rsidRDefault="00467741" w:rsidP="00EC2942">
      <w:pPr>
        <w:spacing w:after="0" w:line="240" w:lineRule="auto"/>
      </w:pPr>
      <w:r>
        <w:continuationSeparator/>
      </w:r>
    </w:p>
  </w:endnote>
  <w:endnote w:type="continuationNotice" w:id="1">
    <w:p w14:paraId="7D80CBE4" w14:textId="77777777" w:rsidR="00467741" w:rsidRDefault="004677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 name="Picture 1">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2" name="Picture 2">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09A01" w14:textId="77777777" w:rsidR="00467741" w:rsidRDefault="00467741" w:rsidP="00EC2942">
      <w:pPr>
        <w:spacing w:after="0" w:line="240" w:lineRule="auto"/>
      </w:pPr>
      <w:r>
        <w:separator/>
      </w:r>
    </w:p>
  </w:footnote>
  <w:footnote w:type="continuationSeparator" w:id="0">
    <w:p w14:paraId="6D026FCC" w14:textId="77777777" w:rsidR="00467741" w:rsidRDefault="00467741" w:rsidP="00EC2942">
      <w:pPr>
        <w:spacing w:after="0" w:line="240" w:lineRule="auto"/>
      </w:pPr>
      <w:r>
        <w:continuationSeparator/>
      </w:r>
    </w:p>
  </w:footnote>
  <w:footnote w:type="continuationNotice" w:id="1">
    <w:p w14:paraId="25EDBA61" w14:textId="77777777" w:rsidR="00467741" w:rsidRDefault="004677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3EE464F9" w:rsidR="0019283C" w:rsidRPr="0019283C" w:rsidRDefault="00C619A0" w:rsidP="0019283C">
        <w:pPr>
          <w:pStyle w:val="Header"/>
          <w:jc w:val="center"/>
          <w:rPr>
            <w:sz w:val="24"/>
            <w:szCs w:val="24"/>
          </w:rPr>
        </w:pPr>
        <w:r>
          <w:rPr>
            <w:sz w:val="24"/>
            <w:szCs w:val="24"/>
          </w:rPr>
          <w:t>01.03 Maintenance program</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7586060"/>
    <w:lvl w:ilvl="0">
      <w:start w:val="1"/>
      <w:numFmt w:val="decimal"/>
      <w:pStyle w:val="ListNumber"/>
      <w:lvlText w:val="%1."/>
      <w:lvlJc w:val="left"/>
      <w:pPr>
        <w:tabs>
          <w:tab w:val="num" w:pos="360"/>
        </w:tabs>
        <w:ind w:left="360" w:hanging="360"/>
      </w:p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A821320"/>
    <w:multiLevelType w:val="hybridMultilevel"/>
    <w:tmpl w:val="C97049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0730419"/>
    <w:multiLevelType w:val="hybridMultilevel"/>
    <w:tmpl w:val="6268C9F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27A4B88"/>
    <w:multiLevelType w:val="hybridMultilevel"/>
    <w:tmpl w:val="2F6A50A8"/>
    <w:lvl w:ilvl="0" w:tplc="C7627F0A">
      <w:start w:val="1"/>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66F1E67"/>
    <w:multiLevelType w:val="hybridMultilevel"/>
    <w:tmpl w:val="56789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2686B9F"/>
    <w:multiLevelType w:val="hybridMultilevel"/>
    <w:tmpl w:val="09044A3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3185BE3"/>
    <w:multiLevelType w:val="hybridMultilevel"/>
    <w:tmpl w:val="CA721D5C"/>
    <w:lvl w:ilvl="0" w:tplc="68EA5BA2">
      <w:numFmt w:val="bullet"/>
      <w:lvlText w:val="-"/>
      <w:lvlJc w:val="left"/>
      <w:pPr>
        <w:ind w:left="720" w:hanging="360"/>
      </w:pPr>
      <w:rPr>
        <w:rFonts w:ascii="Calibri" w:eastAsia="Times New Roman"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56D2017"/>
    <w:multiLevelType w:val="hybridMultilevel"/>
    <w:tmpl w:val="41025F1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A4A3561"/>
    <w:multiLevelType w:val="hybridMultilevel"/>
    <w:tmpl w:val="0640423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B053BB2"/>
    <w:multiLevelType w:val="hybridMultilevel"/>
    <w:tmpl w:val="1CE28EC8"/>
    <w:lvl w:ilvl="0" w:tplc="B8646CDE">
      <w:numFmt w:val="bullet"/>
      <w:lvlText w:val="-"/>
      <w:lvlJc w:val="left"/>
      <w:pPr>
        <w:ind w:left="750" w:hanging="390"/>
      </w:pPr>
      <w:rPr>
        <w:rFonts w:ascii="Calibri" w:eastAsia="Times New Roman"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3755AB"/>
    <w:multiLevelType w:val="singleLevel"/>
    <w:tmpl w:val="1F5206A2"/>
    <w:lvl w:ilvl="0">
      <w:start w:val="1"/>
      <w:numFmt w:val="bullet"/>
      <w:pStyle w:val="ListBullet"/>
      <w:lvlText w:val=""/>
      <w:lvlJc w:val="left"/>
      <w:pPr>
        <w:tabs>
          <w:tab w:val="num" w:pos="360"/>
        </w:tabs>
        <w:ind w:left="360" w:hanging="360"/>
      </w:pPr>
      <w:rPr>
        <w:rFonts w:ascii="Webdings" w:hAnsi="Webdings" w:hint="default"/>
      </w:rPr>
    </w:lvl>
  </w:abstractNum>
  <w:abstractNum w:abstractNumId="14"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2E6AF3"/>
    <w:multiLevelType w:val="hybridMultilevel"/>
    <w:tmpl w:val="973A20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9073713"/>
    <w:multiLevelType w:val="hybridMultilevel"/>
    <w:tmpl w:val="04801B40"/>
    <w:lvl w:ilvl="0" w:tplc="B8646CDE">
      <w:numFmt w:val="bullet"/>
      <w:lvlText w:val="-"/>
      <w:lvlJc w:val="left"/>
      <w:pPr>
        <w:ind w:left="750" w:hanging="390"/>
      </w:pPr>
      <w:rPr>
        <w:rFonts w:ascii="Calibri" w:eastAsia="Times New Roman"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61B40082"/>
    <w:multiLevelType w:val="hybridMultilevel"/>
    <w:tmpl w:val="69869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8333AC5"/>
    <w:multiLevelType w:val="hybridMultilevel"/>
    <w:tmpl w:val="1D8CDF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DE95EA1"/>
    <w:multiLevelType w:val="hybridMultilevel"/>
    <w:tmpl w:val="A49CA2E2"/>
    <w:lvl w:ilvl="0" w:tplc="20000001">
      <w:start w:val="1"/>
      <w:numFmt w:val="bullet"/>
      <w:lvlText w:val=""/>
      <w:lvlJc w:val="left"/>
      <w:pPr>
        <w:ind w:left="720" w:hanging="360"/>
      </w:pPr>
      <w:rPr>
        <w:rFonts w:ascii="Symbol" w:hAnsi="Symbol" w:hint="default"/>
      </w:rPr>
    </w:lvl>
    <w:lvl w:ilvl="1" w:tplc="3BEC227C">
      <w:numFmt w:val="bullet"/>
      <w:lvlText w:val="-"/>
      <w:lvlJc w:val="left"/>
      <w:pPr>
        <w:ind w:left="1440" w:hanging="360"/>
      </w:pPr>
      <w:rPr>
        <w:rFonts w:ascii="Calibri" w:eastAsiaTheme="minorEastAsia"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DFE7B73"/>
    <w:multiLevelType w:val="hybridMultilevel"/>
    <w:tmpl w:val="67F6BB20"/>
    <w:lvl w:ilvl="0" w:tplc="B8646CDE">
      <w:numFmt w:val="bullet"/>
      <w:lvlText w:val="-"/>
      <w:lvlJc w:val="left"/>
      <w:pPr>
        <w:ind w:left="750" w:hanging="390"/>
      </w:pPr>
      <w:rPr>
        <w:rFonts w:ascii="Calibri" w:eastAsia="Times New Roman"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741B780D"/>
    <w:multiLevelType w:val="hybridMultilevel"/>
    <w:tmpl w:val="A600DD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12"/>
  </w:num>
  <w:num w:numId="2" w16cid:durableId="1183275680">
    <w:abstractNumId w:val="1"/>
  </w:num>
  <w:num w:numId="3" w16cid:durableId="1911115362">
    <w:abstractNumId w:val="8"/>
  </w:num>
  <w:num w:numId="4" w16cid:durableId="851528996">
    <w:abstractNumId w:val="5"/>
  </w:num>
  <w:num w:numId="5" w16cid:durableId="1344437272">
    <w:abstractNumId w:val="19"/>
  </w:num>
  <w:num w:numId="6" w16cid:durableId="472602131">
    <w:abstractNumId w:val="14"/>
  </w:num>
  <w:num w:numId="7" w16cid:durableId="6300151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2799371">
    <w:abstractNumId w:val="15"/>
  </w:num>
  <w:num w:numId="9" w16cid:durableId="1269893546">
    <w:abstractNumId w:val="21"/>
  </w:num>
  <w:num w:numId="10" w16cid:durableId="1696346017">
    <w:abstractNumId w:val="13"/>
  </w:num>
  <w:num w:numId="11" w16cid:durableId="38863355">
    <w:abstractNumId w:val="0"/>
  </w:num>
  <w:num w:numId="12" w16cid:durableId="1784348898">
    <w:abstractNumId w:val="2"/>
  </w:num>
  <w:num w:numId="13" w16cid:durableId="1085804597">
    <w:abstractNumId w:val="17"/>
  </w:num>
  <w:num w:numId="14" w16cid:durableId="1949655777">
    <w:abstractNumId w:val="9"/>
  </w:num>
  <w:num w:numId="15" w16cid:durableId="1458063708">
    <w:abstractNumId w:val="18"/>
  </w:num>
  <w:num w:numId="16" w16cid:durableId="2112435297">
    <w:abstractNumId w:val="6"/>
  </w:num>
  <w:num w:numId="17" w16cid:durableId="1725568940">
    <w:abstractNumId w:val="11"/>
  </w:num>
  <w:num w:numId="18" w16cid:durableId="186678526">
    <w:abstractNumId w:val="20"/>
  </w:num>
  <w:num w:numId="19" w16cid:durableId="801995045">
    <w:abstractNumId w:val="16"/>
  </w:num>
  <w:num w:numId="20" w16cid:durableId="2005935418">
    <w:abstractNumId w:val="10"/>
  </w:num>
  <w:num w:numId="21" w16cid:durableId="768237155">
    <w:abstractNumId w:val="7"/>
  </w:num>
  <w:num w:numId="22" w16cid:durableId="1457025279">
    <w:abstractNumId w:val="3"/>
  </w:num>
  <w:num w:numId="23" w16cid:durableId="13325653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zarow Boris">
    <w15:presenceInfo w15:providerId="AD" w15:userId="S::KAZB@swiss-as.com::ccd80ccc-03c4-466a-b09c-89c229e7e3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14D7"/>
    <w:rsid w:val="000044B3"/>
    <w:rsid w:val="00004929"/>
    <w:rsid w:val="00011892"/>
    <w:rsid w:val="000212C6"/>
    <w:rsid w:val="00023604"/>
    <w:rsid w:val="00024FA7"/>
    <w:rsid w:val="00026B72"/>
    <w:rsid w:val="00037A6A"/>
    <w:rsid w:val="000461C1"/>
    <w:rsid w:val="00061E8C"/>
    <w:rsid w:val="00061F11"/>
    <w:rsid w:val="00062F69"/>
    <w:rsid w:val="00073E8F"/>
    <w:rsid w:val="00090FBA"/>
    <w:rsid w:val="000933D6"/>
    <w:rsid w:val="00096656"/>
    <w:rsid w:val="000B3EC9"/>
    <w:rsid w:val="000B6C0A"/>
    <w:rsid w:val="000B6F98"/>
    <w:rsid w:val="000C28AA"/>
    <w:rsid w:val="000C7096"/>
    <w:rsid w:val="000D676D"/>
    <w:rsid w:val="000E0A16"/>
    <w:rsid w:val="000F5424"/>
    <w:rsid w:val="00106EF7"/>
    <w:rsid w:val="00112E4E"/>
    <w:rsid w:val="00121838"/>
    <w:rsid w:val="00127102"/>
    <w:rsid w:val="00132069"/>
    <w:rsid w:val="001342F4"/>
    <w:rsid w:val="00140715"/>
    <w:rsid w:val="00142C66"/>
    <w:rsid w:val="001505B3"/>
    <w:rsid w:val="001519CC"/>
    <w:rsid w:val="001700DA"/>
    <w:rsid w:val="0017023B"/>
    <w:rsid w:val="0017464D"/>
    <w:rsid w:val="00183641"/>
    <w:rsid w:val="001847D0"/>
    <w:rsid w:val="001848A8"/>
    <w:rsid w:val="00191375"/>
    <w:rsid w:val="00191546"/>
    <w:rsid w:val="0019283C"/>
    <w:rsid w:val="00193413"/>
    <w:rsid w:val="00193C23"/>
    <w:rsid w:val="001A5AAD"/>
    <w:rsid w:val="001B4D40"/>
    <w:rsid w:val="001C441E"/>
    <w:rsid w:val="001C7789"/>
    <w:rsid w:val="001D342B"/>
    <w:rsid w:val="001E06BA"/>
    <w:rsid w:val="001E06E5"/>
    <w:rsid w:val="001E0BD2"/>
    <w:rsid w:val="001E1AB4"/>
    <w:rsid w:val="001E29FD"/>
    <w:rsid w:val="001E5360"/>
    <w:rsid w:val="001E729C"/>
    <w:rsid w:val="001F779F"/>
    <w:rsid w:val="001F7805"/>
    <w:rsid w:val="002075C8"/>
    <w:rsid w:val="0021190B"/>
    <w:rsid w:val="00227EA0"/>
    <w:rsid w:val="002301E6"/>
    <w:rsid w:val="00237686"/>
    <w:rsid w:val="002500BB"/>
    <w:rsid w:val="00250F6E"/>
    <w:rsid w:val="00257CE0"/>
    <w:rsid w:val="00263FC5"/>
    <w:rsid w:val="002648AE"/>
    <w:rsid w:val="0027423E"/>
    <w:rsid w:val="00276AE1"/>
    <w:rsid w:val="00276FBF"/>
    <w:rsid w:val="00283ED9"/>
    <w:rsid w:val="00293B01"/>
    <w:rsid w:val="002942B7"/>
    <w:rsid w:val="002A1B1F"/>
    <w:rsid w:val="002A473C"/>
    <w:rsid w:val="002A66D5"/>
    <w:rsid w:val="002A6ED1"/>
    <w:rsid w:val="002B6849"/>
    <w:rsid w:val="002B77EE"/>
    <w:rsid w:val="002D5DE9"/>
    <w:rsid w:val="002E62B1"/>
    <w:rsid w:val="002F3052"/>
    <w:rsid w:val="002F4899"/>
    <w:rsid w:val="002F6BB0"/>
    <w:rsid w:val="00302A64"/>
    <w:rsid w:val="00302B49"/>
    <w:rsid w:val="00306CFD"/>
    <w:rsid w:val="00312752"/>
    <w:rsid w:val="0031484E"/>
    <w:rsid w:val="003213AE"/>
    <w:rsid w:val="0032195B"/>
    <w:rsid w:val="00325E83"/>
    <w:rsid w:val="003355E3"/>
    <w:rsid w:val="00336828"/>
    <w:rsid w:val="00344CC3"/>
    <w:rsid w:val="00351D8E"/>
    <w:rsid w:val="00365E75"/>
    <w:rsid w:val="00372193"/>
    <w:rsid w:val="00372B00"/>
    <w:rsid w:val="00374621"/>
    <w:rsid w:val="00376AC2"/>
    <w:rsid w:val="003930C9"/>
    <w:rsid w:val="003A0CC5"/>
    <w:rsid w:val="003B389B"/>
    <w:rsid w:val="003B5771"/>
    <w:rsid w:val="003E29BE"/>
    <w:rsid w:val="004011C1"/>
    <w:rsid w:val="00410F1D"/>
    <w:rsid w:val="004331F9"/>
    <w:rsid w:val="00442C02"/>
    <w:rsid w:val="00444F0B"/>
    <w:rsid w:val="004508EB"/>
    <w:rsid w:val="00462288"/>
    <w:rsid w:val="00467741"/>
    <w:rsid w:val="00472FF5"/>
    <w:rsid w:val="00473AEF"/>
    <w:rsid w:val="00476749"/>
    <w:rsid w:val="00477068"/>
    <w:rsid w:val="00482A8C"/>
    <w:rsid w:val="004871D1"/>
    <w:rsid w:val="004961EB"/>
    <w:rsid w:val="004A2651"/>
    <w:rsid w:val="004A26DC"/>
    <w:rsid w:val="004A6B50"/>
    <w:rsid w:val="004C6160"/>
    <w:rsid w:val="004C6EE0"/>
    <w:rsid w:val="004D2821"/>
    <w:rsid w:val="004E2AE3"/>
    <w:rsid w:val="005000CC"/>
    <w:rsid w:val="005009D9"/>
    <w:rsid w:val="005025A7"/>
    <w:rsid w:val="005055D0"/>
    <w:rsid w:val="00506349"/>
    <w:rsid w:val="00512878"/>
    <w:rsid w:val="00512F43"/>
    <w:rsid w:val="00514C70"/>
    <w:rsid w:val="005157D5"/>
    <w:rsid w:val="00515873"/>
    <w:rsid w:val="00517DE6"/>
    <w:rsid w:val="00524AA8"/>
    <w:rsid w:val="0052758E"/>
    <w:rsid w:val="0053252A"/>
    <w:rsid w:val="00534D1B"/>
    <w:rsid w:val="00544FCF"/>
    <w:rsid w:val="00546403"/>
    <w:rsid w:val="00552369"/>
    <w:rsid w:val="005677C7"/>
    <w:rsid w:val="00571FBD"/>
    <w:rsid w:val="005805E1"/>
    <w:rsid w:val="00580DB9"/>
    <w:rsid w:val="0058111E"/>
    <w:rsid w:val="005971AA"/>
    <w:rsid w:val="005A048B"/>
    <w:rsid w:val="005A118A"/>
    <w:rsid w:val="005A182C"/>
    <w:rsid w:val="005B2E7B"/>
    <w:rsid w:val="005C186F"/>
    <w:rsid w:val="005C2FF2"/>
    <w:rsid w:val="005D6777"/>
    <w:rsid w:val="005D74BA"/>
    <w:rsid w:val="005E4133"/>
    <w:rsid w:val="005F1313"/>
    <w:rsid w:val="00604D07"/>
    <w:rsid w:val="006057DF"/>
    <w:rsid w:val="006123EC"/>
    <w:rsid w:val="006126DB"/>
    <w:rsid w:val="00615194"/>
    <w:rsid w:val="00624F50"/>
    <w:rsid w:val="00636CCF"/>
    <w:rsid w:val="00636FD3"/>
    <w:rsid w:val="0063701F"/>
    <w:rsid w:val="00641CC3"/>
    <w:rsid w:val="006515CC"/>
    <w:rsid w:val="0065202B"/>
    <w:rsid w:val="00660EC2"/>
    <w:rsid w:val="00662D55"/>
    <w:rsid w:val="00664581"/>
    <w:rsid w:val="0066742C"/>
    <w:rsid w:val="00671E8D"/>
    <w:rsid w:val="00682F69"/>
    <w:rsid w:val="006848E7"/>
    <w:rsid w:val="00690420"/>
    <w:rsid w:val="00690EBA"/>
    <w:rsid w:val="00691C7D"/>
    <w:rsid w:val="006A04F9"/>
    <w:rsid w:val="006A09B2"/>
    <w:rsid w:val="006A10B9"/>
    <w:rsid w:val="006A10C8"/>
    <w:rsid w:val="006A1229"/>
    <w:rsid w:val="006B52F1"/>
    <w:rsid w:val="006B5F10"/>
    <w:rsid w:val="006D4677"/>
    <w:rsid w:val="006E050D"/>
    <w:rsid w:val="006E1DA6"/>
    <w:rsid w:val="006E5D1D"/>
    <w:rsid w:val="006F2C3A"/>
    <w:rsid w:val="006F3F6C"/>
    <w:rsid w:val="006F6272"/>
    <w:rsid w:val="006F7620"/>
    <w:rsid w:val="0070132B"/>
    <w:rsid w:val="00702943"/>
    <w:rsid w:val="00702AE1"/>
    <w:rsid w:val="0070496B"/>
    <w:rsid w:val="007118AB"/>
    <w:rsid w:val="00711EA1"/>
    <w:rsid w:val="007146C4"/>
    <w:rsid w:val="00714CDE"/>
    <w:rsid w:val="00715A37"/>
    <w:rsid w:val="0072374F"/>
    <w:rsid w:val="0072479E"/>
    <w:rsid w:val="00724F61"/>
    <w:rsid w:val="00730C39"/>
    <w:rsid w:val="00733DA2"/>
    <w:rsid w:val="007455F3"/>
    <w:rsid w:val="00757ADB"/>
    <w:rsid w:val="00761B5E"/>
    <w:rsid w:val="0076519C"/>
    <w:rsid w:val="00770EA0"/>
    <w:rsid w:val="00772C1F"/>
    <w:rsid w:val="0077695A"/>
    <w:rsid w:val="007871B3"/>
    <w:rsid w:val="007939D1"/>
    <w:rsid w:val="007979F5"/>
    <w:rsid w:val="007A0490"/>
    <w:rsid w:val="007B5E0E"/>
    <w:rsid w:val="007B7BBD"/>
    <w:rsid w:val="007C0330"/>
    <w:rsid w:val="007C477A"/>
    <w:rsid w:val="007D1A8E"/>
    <w:rsid w:val="008012B9"/>
    <w:rsid w:val="00801993"/>
    <w:rsid w:val="008044AF"/>
    <w:rsid w:val="00813D7F"/>
    <w:rsid w:val="00821031"/>
    <w:rsid w:val="00824212"/>
    <w:rsid w:val="008406E8"/>
    <w:rsid w:val="008452A7"/>
    <w:rsid w:val="00853E2B"/>
    <w:rsid w:val="008545D2"/>
    <w:rsid w:val="00854C6B"/>
    <w:rsid w:val="00856DF9"/>
    <w:rsid w:val="00872B56"/>
    <w:rsid w:val="00875847"/>
    <w:rsid w:val="00885E54"/>
    <w:rsid w:val="00897CB6"/>
    <w:rsid w:val="00897EE8"/>
    <w:rsid w:val="008A6D23"/>
    <w:rsid w:val="008B2ECC"/>
    <w:rsid w:val="008B4FEB"/>
    <w:rsid w:val="008B7B4D"/>
    <w:rsid w:val="008D749D"/>
    <w:rsid w:val="008D75FE"/>
    <w:rsid w:val="008E3D1B"/>
    <w:rsid w:val="0090401F"/>
    <w:rsid w:val="00904BDB"/>
    <w:rsid w:val="009074D6"/>
    <w:rsid w:val="0091246F"/>
    <w:rsid w:val="00914BA0"/>
    <w:rsid w:val="00915A22"/>
    <w:rsid w:val="00916A29"/>
    <w:rsid w:val="00920135"/>
    <w:rsid w:val="00926617"/>
    <w:rsid w:val="009354CF"/>
    <w:rsid w:val="00936E7E"/>
    <w:rsid w:val="009374C3"/>
    <w:rsid w:val="009378F8"/>
    <w:rsid w:val="009416B3"/>
    <w:rsid w:val="00942ABC"/>
    <w:rsid w:val="00942D08"/>
    <w:rsid w:val="0094525D"/>
    <w:rsid w:val="0095169C"/>
    <w:rsid w:val="009528B8"/>
    <w:rsid w:val="00957994"/>
    <w:rsid w:val="009648B5"/>
    <w:rsid w:val="009700FC"/>
    <w:rsid w:val="00970D6E"/>
    <w:rsid w:val="00971194"/>
    <w:rsid w:val="00971C77"/>
    <w:rsid w:val="009730C7"/>
    <w:rsid w:val="00975827"/>
    <w:rsid w:val="00977C55"/>
    <w:rsid w:val="00983C64"/>
    <w:rsid w:val="0098438E"/>
    <w:rsid w:val="00986626"/>
    <w:rsid w:val="00987702"/>
    <w:rsid w:val="0099274E"/>
    <w:rsid w:val="00994F79"/>
    <w:rsid w:val="00995389"/>
    <w:rsid w:val="00995EE1"/>
    <w:rsid w:val="009968FD"/>
    <w:rsid w:val="00996DCF"/>
    <w:rsid w:val="009B057D"/>
    <w:rsid w:val="009B24B3"/>
    <w:rsid w:val="009B3C4A"/>
    <w:rsid w:val="009B64C3"/>
    <w:rsid w:val="009C7F23"/>
    <w:rsid w:val="009D268B"/>
    <w:rsid w:val="009D2BEF"/>
    <w:rsid w:val="009D62D5"/>
    <w:rsid w:val="009D7836"/>
    <w:rsid w:val="009E030F"/>
    <w:rsid w:val="009E3FDC"/>
    <w:rsid w:val="009E5177"/>
    <w:rsid w:val="009E5E26"/>
    <w:rsid w:val="009E7A7A"/>
    <w:rsid w:val="009F1AA2"/>
    <w:rsid w:val="009F2B02"/>
    <w:rsid w:val="00A00916"/>
    <w:rsid w:val="00A01992"/>
    <w:rsid w:val="00A05C3D"/>
    <w:rsid w:val="00A1518B"/>
    <w:rsid w:val="00A15E40"/>
    <w:rsid w:val="00A25321"/>
    <w:rsid w:val="00A324DF"/>
    <w:rsid w:val="00A333BF"/>
    <w:rsid w:val="00A4366C"/>
    <w:rsid w:val="00A64A40"/>
    <w:rsid w:val="00A67C1A"/>
    <w:rsid w:val="00A7232F"/>
    <w:rsid w:val="00A73A45"/>
    <w:rsid w:val="00A74B20"/>
    <w:rsid w:val="00A75FBB"/>
    <w:rsid w:val="00A8059B"/>
    <w:rsid w:val="00A83422"/>
    <w:rsid w:val="00A8440B"/>
    <w:rsid w:val="00A91ED3"/>
    <w:rsid w:val="00A941E5"/>
    <w:rsid w:val="00AA2F6A"/>
    <w:rsid w:val="00AA5750"/>
    <w:rsid w:val="00AA660E"/>
    <w:rsid w:val="00AD477D"/>
    <w:rsid w:val="00AE15EB"/>
    <w:rsid w:val="00AE16DF"/>
    <w:rsid w:val="00AF19C6"/>
    <w:rsid w:val="00AF4623"/>
    <w:rsid w:val="00AF4837"/>
    <w:rsid w:val="00AF4D83"/>
    <w:rsid w:val="00B0314D"/>
    <w:rsid w:val="00B045A8"/>
    <w:rsid w:val="00B04AF9"/>
    <w:rsid w:val="00B11A37"/>
    <w:rsid w:val="00B2231A"/>
    <w:rsid w:val="00B236C0"/>
    <w:rsid w:val="00B24E70"/>
    <w:rsid w:val="00B25C38"/>
    <w:rsid w:val="00B32D76"/>
    <w:rsid w:val="00B333E9"/>
    <w:rsid w:val="00B356B1"/>
    <w:rsid w:val="00B412B3"/>
    <w:rsid w:val="00B41B7C"/>
    <w:rsid w:val="00B46FD8"/>
    <w:rsid w:val="00B50BB0"/>
    <w:rsid w:val="00B518E3"/>
    <w:rsid w:val="00B57919"/>
    <w:rsid w:val="00B616DF"/>
    <w:rsid w:val="00B63A54"/>
    <w:rsid w:val="00B674A6"/>
    <w:rsid w:val="00B70EFD"/>
    <w:rsid w:val="00B77D66"/>
    <w:rsid w:val="00B91031"/>
    <w:rsid w:val="00B95719"/>
    <w:rsid w:val="00BB114B"/>
    <w:rsid w:val="00BC382D"/>
    <w:rsid w:val="00BC5717"/>
    <w:rsid w:val="00BC690C"/>
    <w:rsid w:val="00BF2B84"/>
    <w:rsid w:val="00BF6240"/>
    <w:rsid w:val="00C03FF5"/>
    <w:rsid w:val="00C07F7C"/>
    <w:rsid w:val="00C1168D"/>
    <w:rsid w:val="00C142B8"/>
    <w:rsid w:val="00C171BF"/>
    <w:rsid w:val="00C27514"/>
    <w:rsid w:val="00C27C31"/>
    <w:rsid w:val="00C30FD5"/>
    <w:rsid w:val="00C35F43"/>
    <w:rsid w:val="00C47537"/>
    <w:rsid w:val="00C50DF4"/>
    <w:rsid w:val="00C619A0"/>
    <w:rsid w:val="00C64268"/>
    <w:rsid w:val="00C65237"/>
    <w:rsid w:val="00C73EE9"/>
    <w:rsid w:val="00C80C2E"/>
    <w:rsid w:val="00C835D7"/>
    <w:rsid w:val="00C847A9"/>
    <w:rsid w:val="00C871F2"/>
    <w:rsid w:val="00C925AB"/>
    <w:rsid w:val="00C928C5"/>
    <w:rsid w:val="00C946F4"/>
    <w:rsid w:val="00C95EDC"/>
    <w:rsid w:val="00CA442D"/>
    <w:rsid w:val="00CA6904"/>
    <w:rsid w:val="00CA6917"/>
    <w:rsid w:val="00CB23AA"/>
    <w:rsid w:val="00CC3294"/>
    <w:rsid w:val="00CC4063"/>
    <w:rsid w:val="00CC61EA"/>
    <w:rsid w:val="00CC7F49"/>
    <w:rsid w:val="00CD11EC"/>
    <w:rsid w:val="00CD2957"/>
    <w:rsid w:val="00CD704C"/>
    <w:rsid w:val="00CE1CF8"/>
    <w:rsid w:val="00CE481D"/>
    <w:rsid w:val="00CE61C4"/>
    <w:rsid w:val="00CE76F4"/>
    <w:rsid w:val="00CF247F"/>
    <w:rsid w:val="00CF76D2"/>
    <w:rsid w:val="00D0628C"/>
    <w:rsid w:val="00D07319"/>
    <w:rsid w:val="00D31913"/>
    <w:rsid w:val="00D32978"/>
    <w:rsid w:val="00D33A81"/>
    <w:rsid w:val="00D35FBF"/>
    <w:rsid w:val="00D407C8"/>
    <w:rsid w:val="00D55377"/>
    <w:rsid w:val="00D56551"/>
    <w:rsid w:val="00D709D4"/>
    <w:rsid w:val="00D715CD"/>
    <w:rsid w:val="00D8085A"/>
    <w:rsid w:val="00D92212"/>
    <w:rsid w:val="00D9635C"/>
    <w:rsid w:val="00DB2F62"/>
    <w:rsid w:val="00DB3640"/>
    <w:rsid w:val="00DB3A55"/>
    <w:rsid w:val="00DB408E"/>
    <w:rsid w:val="00DD5F7A"/>
    <w:rsid w:val="00DD700E"/>
    <w:rsid w:val="00DE283B"/>
    <w:rsid w:val="00DE6210"/>
    <w:rsid w:val="00DE6897"/>
    <w:rsid w:val="00DF3D4F"/>
    <w:rsid w:val="00E02E03"/>
    <w:rsid w:val="00E03EFA"/>
    <w:rsid w:val="00E06CF8"/>
    <w:rsid w:val="00E13599"/>
    <w:rsid w:val="00E16969"/>
    <w:rsid w:val="00E23919"/>
    <w:rsid w:val="00E2422F"/>
    <w:rsid w:val="00E2526C"/>
    <w:rsid w:val="00E253EE"/>
    <w:rsid w:val="00E25419"/>
    <w:rsid w:val="00E3419B"/>
    <w:rsid w:val="00E3482F"/>
    <w:rsid w:val="00E35FEF"/>
    <w:rsid w:val="00E42399"/>
    <w:rsid w:val="00E423A9"/>
    <w:rsid w:val="00E62228"/>
    <w:rsid w:val="00E802A6"/>
    <w:rsid w:val="00E80593"/>
    <w:rsid w:val="00E94F97"/>
    <w:rsid w:val="00E96AE0"/>
    <w:rsid w:val="00EA05A7"/>
    <w:rsid w:val="00EA1100"/>
    <w:rsid w:val="00EA3546"/>
    <w:rsid w:val="00EA4C6C"/>
    <w:rsid w:val="00EB07DA"/>
    <w:rsid w:val="00EB268D"/>
    <w:rsid w:val="00EC2942"/>
    <w:rsid w:val="00EE56A1"/>
    <w:rsid w:val="00EE64A1"/>
    <w:rsid w:val="00EE7812"/>
    <w:rsid w:val="00EF2DC5"/>
    <w:rsid w:val="00EF550C"/>
    <w:rsid w:val="00EF592A"/>
    <w:rsid w:val="00F03499"/>
    <w:rsid w:val="00F066DE"/>
    <w:rsid w:val="00F069BC"/>
    <w:rsid w:val="00F15AD5"/>
    <w:rsid w:val="00F16C40"/>
    <w:rsid w:val="00F244AC"/>
    <w:rsid w:val="00F249D6"/>
    <w:rsid w:val="00F277E4"/>
    <w:rsid w:val="00F3390D"/>
    <w:rsid w:val="00F4218E"/>
    <w:rsid w:val="00F422F0"/>
    <w:rsid w:val="00F52126"/>
    <w:rsid w:val="00F56939"/>
    <w:rsid w:val="00F71DAF"/>
    <w:rsid w:val="00F72E96"/>
    <w:rsid w:val="00F9250B"/>
    <w:rsid w:val="00F96329"/>
    <w:rsid w:val="00FA08CA"/>
    <w:rsid w:val="00FA0B95"/>
    <w:rsid w:val="00FA30F7"/>
    <w:rsid w:val="00FB0616"/>
    <w:rsid w:val="00FB20CA"/>
    <w:rsid w:val="00FB25A1"/>
    <w:rsid w:val="00FB57F9"/>
    <w:rsid w:val="00FC494D"/>
    <w:rsid w:val="00FC516F"/>
    <w:rsid w:val="00FD1288"/>
    <w:rsid w:val="00FD7BE4"/>
    <w:rsid w:val="00FE24FC"/>
    <w:rsid w:val="00FE2679"/>
    <w:rsid w:val="00FF093B"/>
    <w:rsid w:val="049F221B"/>
    <w:rsid w:val="08743124"/>
    <w:rsid w:val="08FCEBAC"/>
    <w:rsid w:val="13907DAC"/>
    <w:rsid w:val="14E139DF"/>
    <w:rsid w:val="1521813C"/>
    <w:rsid w:val="17DB518A"/>
    <w:rsid w:val="181BC53E"/>
    <w:rsid w:val="20D34182"/>
    <w:rsid w:val="224CF8C1"/>
    <w:rsid w:val="22A14D26"/>
    <w:rsid w:val="2FE19870"/>
    <w:rsid w:val="34506382"/>
    <w:rsid w:val="36A9C32E"/>
    <w:rsid w:val="37DD423A"/>
    <w:rsid w:val="384A38EF"/>
    <w:rsid w:val="3943A49A"/>
    <w:rsid w:val="421C5EAA"/>
    <w:rsid w:val="456DF41D"/>
    <w:rsid w:val="5353EB00"/>
    <w:rsid w:val="53C7E9B7"/>
    <w:rsid w:val="59208F3C"/>
    <w:rsid w:val="5A0F5880"/>
    <w:rsid w:val="5D6F3462"/>
    <w:rsid w:val="657C7539"/>
    <w:rsid w:val="66BFA364"/>
    <w:rsid w:val="67A46B2B"/>
    <w:rsid w:val="6BDF4E19"/>
    <w:rsid w:val="6CC742DA"/>
    <w:rsid w:val="700F9B7F"/>
    <w:rsid w:val="7700A0D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C7A88797-20D9-4438-A8BF-B953F832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BodyText">
    <w:name w:val="Body Text"/>
    <w:basedOn w:val="Normal"/>
    <w:link w:val="BodyTextChar"/>
    <w:autoRedefine/>
    <w:rsid w:val="00477068"/>
    <w:pPr>
      <w:keepNext/>
      <w:keepLines/>
      <w:spacing w:before="120" w:line="240" w:lineRule="auto"/>
    </w:pPr>
    <w:rPr>
      <w:rFonts w:ascii="Arial" w:eastAsia="Times New Roman" w:hAnsi="Arial" w:cs="Arial"/>
      <w:szCs w:val="22"/>
      <w:lang w:val="en-US"/>
      <w14:ligatures w14:val="standardContextual"/>
    </w:rPr>
  </w:style>
  <w:style w:type="character" w:customStyle="1" w:styleId="BodyTextChar">
    <w:name w:val="Body Text Char"/>
    <w:basedOn w:val="DefaultParagraphFont"/>
    <w:link w:val="BodyText"/>
    <w:rsid w:val="00477068"/>
    <w:rPr>
      <w:rFonts w:ascii="Arial" w:eastAsia="Times New Roman" w:hAnsi="Arial" w:cs="Arial"/>
      <w:szCs w:val="22"/>
      <w:lang w:val="en-US"/>
      <w14:ligatures w14:val="standardContextual"/>
    </w:rPr>
  </w:style>
  <w:style w:type="paragraph" w:styleId="ListBullet">
    <w:name w:val="List Bullet"/>
    <w:basedOn w:val="List"/>
    <w:rsid w:val="00477068"/>
    <w:pPr>
      <w:keepNext/>
      <w:keepLines/>
      <w:numPr>
        <w:numId w:val="10"/>
      </w:numPr>
      <w:tabs>
        <w:tab w:val="clear" w:pos="360"/>
      </w:tabs>
      <w:spacing w:before="40" w:after="40" w:line="240" w:lineRule="auto"/>
      <w:ind w:left="283" w:hanging="283"/>
      <w:contextualSpacing w:val="0"/>
    </w:pPr>
    <w:rPr>
      <w:rFonts w:ascii="Arial" w:eastAsia="Times New Roman" w:hAnsi="Arial" w:cs="Arial"/>
      <w:szCs w:val="22"/>
      <w:lang w:val="en-US"/>
      <w14:ligatures w14:val="standardContextual"/>
    </w:rPr>
  </w:style>
  <w:style w:type="character" w:customStyle="1" w:styleId="SpecialBold">
    <w:name w:val="Special Bold"/>
    <w:basedOn w:val="DefaultParagraphFont"/>
    <w:rsid w:val="00477068"/>
    <w:rPr>
      <w:b/>
      <w:spacing w:val="0"/>
    </w:rPr>
  </w:style>
  <w:style w:type="paragraph" w:styleId="List">
    <w:name w:val="List"/>
    <w:basedOn w:val="Normal"/>
    <w:uiPriority w:val="99"/>
    <w:semiHidden/>
    <w:unhideWhenUsed/>
    <w:rsid w:val="00477068"/>
    <w:pPr>
      <w:ind w:left="283" w:hanging="283"/>
      <w:contextualSpacing/>
    </w:pPr>
  </w:style>
  <w:style w:type="paragraph" w:styleId="ListNumber">
    <w:name w:val="List Number"/>
    <w:basedOn w:val="Normal"/>
    <w:uiPriority w:val="99"/>
    <w:semiHidden/>
    <w:unhideWhenUsed/>
    <w:rsid w:val="001847D0"/>
    <w:pPr>
      <w:numPr>
        <w:numId w:val="11"/>
      </w:numPr>
      <w:contextualSpacing/>
    </w:pPr>
  </w:style>
  <w:style w:type="paragraph" w:styleId="NormalWeb">
    <w:name w:val="Normal (Web)"/>
    <w:basedOn w:val="Normal"/>
    <w:uiPriority w:val="99"/>
    <w:unhideWhenUsed/>
    <w:rsid w:val="00C27514"/>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8D74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27744">
      <w:bodyDiv w:val="1"/>
      <w:marLeft w:val="0"/>
      <w:marRight w:val="0"/>
      <w:marTop w:val="0"/>
      <w:marBottom w:val="0"/>
      <w:divBdr>
        <w:top w:val="none" w:sz="0" w:space="0" w:color="auto"/>
        <w:left w:val="none" w:sz="0" w:space="0" w:color="auto"/>
        <w:bottom w:val="none" w:sz="0" w:space="0" w:color="auto"/>
        <w:right w:val="none" w:sz="0" w:space="0" w:color="auto"/>
      </w:divBdr>
    </w:div>
    <w:div w:id="114834867">
      <w:bodyDiv w:val="1"/>
      <w:marLeft w:val="0"/>
      <w:marRight w:val="0"/>
      <w:marTop w:val="0"/>
      <w:marBottom w:val="0"/>
      <w:divBdr>
        <w:top w:val="none" w:sz="0" w:space="0" w:color="auto"/>
        <w:left w:val="none" w:sz="0" w:space="0" w:color="auto"/>
        <w:bottom w:val="none" w:sz="0" w:space="0" w:color="auto"/>
        <w:right w:val="none" w:sz="0" w:space="0" w:color="auto"/>
      </w:divBdr>
    </w:div>
    <w:div w:id="137655433">
      <w:bodyDiv w:val="1"/>
      <w:marLeft w:val="0"/>
      <w:marRight w:val="0"/>
      <w:marTop w:val="0"/>
      <w:marBottom w:val="0"/>
      <w:divBdr>
        <w:top w:val="none" w:sz="0" w:space="0" w:color="auto"/>
        <w:left w:val="none" w:sz="0" w:space="0" w:color="auto"/>
        <w:bottom w:val="none" w:sz="0" w:space="0" w:color="auto"/>
        <w:right w:val="none" w:sz="0" w:space="0" w:color="auto"/>
      </w:divBdr>
    </w:div>
    <w:div w:id="158813566">
      <w:bodyDiv w:val="1"/>
      <w:marLeft w:val="0"/>
      <w:marRight w:val="0"/>
      <w:marTop w:val="0"/>
      <w:marBottom w:val="0"/>
      <w:divBdr>
        <w:top w:val="none" w:sz="0" w:space="0" w:color="auto"/>
        <w:left w:val="none" w:sz="0" w:space="0" w:color="auto"/>
        <w:bottom w:val="none" w:sz="0" w:space="0" w:color="auto"/>
        <w:right w:val="none" w:sz="0" w:space="0" w:color="auto"/>
      </w:divBdr>
    </w:div>
    <w:div w:id="208299787">
      <w:bodyDiv w:val="1"/>
      <w:marLeft w:val="0"/>
      <w:marRight w:val="0"/>
      <w:marTop w:val="0"/>
      <w:marBottom w:val="0"/>
      <w:divBdr>
        <w:top w:val="none" w:sz="0" w:space="0" w:color="auto"/>
        <w:left w:val="none" w:sz="0" w:space="0" w:color="auto"/>
        <w:bottom w:val="none" w:sz="0" w:space="0" w:color="auto"/>
        <w:right w:val="none" w:sz="0" w:space="0" w:color="auto"/>
      </w:divBdr>
    </w:div>
    <w:div w:id="224730577">
      <w:bodyDiv w:val="1"/>
      <w:marLeft w:val="0"/>
      <w:marRight w:val="0"/>
      <w:marTop w:val="0"/>
      <w:marBottom w:val="0"/>
      <w:divBdr>
        <w:top w:val="none" w:sz="0" w:space="0" w:color="auto"/>
        <w:left w:val="none" w:sz="0" w:space="0" w:color="auto"/>
        <w:bottom w:val="none" w:sz="0" w:space="0" w:color="auto"/>
        <w:right w:val="none" w:sz="0" w:space="0" w:color="auto"/>
      </w:divBdr>
    </w:div>
    <w:div w:id="427968171">
      <w:bodyDiv w:val="1"/>
      <w:marLeft w:val="0"/>
      <w:marRight w:val="0"/>
      <w:marTop w:val="0"/>
      <w:marBottom w:val="0"/>
      <w:divBdr>
        <w:top w:val="none" w:sz="0" w:space="0" w:color="auto"/>
        <w:left w:val="none" w:sz="0" w:space="0" w:color="auto"/>
        <w:bottom w:val="none" w:sz="0" w:space="0" w:color="auto"/>
        <w:right w:val="none" w:sz="0" w:space="0" w:color="auto"/>
      </w:divBdr>
    </w:div>
    <w:div w:id="449396169">
      <w:bodyDiv w:val="1"/>
      <w:marLeft w:val="0"/>
      <w:marRight w:val="0"/>
      <w:marTop w:val="0"/>
      <w:marBottom w:val="0"/>
      <w:divBdr>
        <w:top w:val="none" w:sz="0" w:space="0" w:color="auto"/>
        <w:left w:val="none" w:sz="0" w:space="0" w:color="auto"/>
        <w:bottom w:val="none" w:sz="0" w:space="0" w:color="auto"/>
        <w:right w:val="none" w:sz="0" w:space="0" w:color="auto"/>
      </w:divBdr>
    </w:div>
    <w:div w:id="503397558">
      <w:bodyDiv w:val="1"/>
      <w:marLeft w:val="0"/>
      <w:marRight w:val="0"/>
      <w:marTop w:val="0"/>
      <w:marBottom w:val="0"/>
      <w:divBdr>
        <w:top w:val="none" w:sz="0" w:space="0" w:color="auto"/>
        <w:left w:val="none" w:sz="0" w:space="0" w:color="auto"/>
        <w:bottom w:val="none" w:sz="0" w:space="0" w:color="auto"/>
        <w:right w:val="none" w:sz="0" w:space="0" w:color="auto"/>
      </w:divBdr>
    </w:div>
    <w:div w:id="503476136">
      <w:bodyDiv w:val="1"/>
      <w:marLeft w:val="0"/>
      <w:marRight w:val="0"/>
      <w:marTop w:val="0"/>
      <w:marBottom w:val="0"/>
      <w:divBdr>
        <w:top w:val="none" w:sz="0" w:space="0" w:color="auto"/>
        <w:left w:val="none" w:sz="0" w:space="0" w:color="auto"/>
        <w:bottom w:val="none" w:sz="0" w:space="0" w:color="auto"/>
        <w:right w:val="none" w:sz="0" w:space="0" w:color="auto"/>
      </w:divBdr>
    </w:div>
    <w:div w:id="557982413">
      <w:bodyDiv w:val="1"/>
      <w:marLeft w:val="0"/>
      <w:marRight w:val="0"/>
      <w:marTop w:val="0"/>
      <w:marBottom w:val="0"/>
      <w:divBdr>
        <w:top w:val="none" w:sz="0" w:space="0" w:color="auto"/>
        <w:left w:val="none" w:sz="0" w:space="0" w:color="auto"/>
        <w:bottom w:val="none" w:sz="0" w:space="0" w:color="auto"/>
        <w:right w:val="none" w:sz="0" w:space="0" w:color="auto"/>
      </w:divBdr>
    </w:div>
    <w:div w:id="564950692">
      <w:bodyDiv w:val="1"/>
      <w:marLeft w:val="0"/>
      <w:marRight w:val="0"/>
      <w:marTop w:val="0"/>
      <w:marBottom w:val="0"/>
      <w:divBdr>
        <w:top w:val="none" w:sz="0" w:space="0" w:color="auto"/>
        <w:left w:val="none" w:sz="0" w:space="0" w:color="auto"/>
        <w:bottom w:val="none" w:sz="0" w:space="0" w:color="auto"/>
        <w:right w:val="none" w:sz="0" w:space="0" w:color="auto"/>
      </w:divBdr>
    </w:div>
    <w:div w:id="630331783">
      <w:bodyDiv w:val="1"/>
      <w:marLeft w:val="0"/>
      <w:marRight w:val="0"/>
      <w:marTop w:val="0"/>
      <w:marBottom w:val="0"/>
      <w:divBdr>
        <w:top w:val="none" w:sz="0" w:space="0" w:color="auto"/>
        <w:left w:val="none" w:sz="0" w:space="0" w:color="auto"/>
        <w:bottom w:val="none" w:sz="0" w:space="0" w:color="auto"/>
        <w:right w:val="none" w:sz="0" w:space="0" w:color="auto"/>
      </w:divBdr>
      <w:divsChild>
        <w:div w:id="1536654699">
          <w:marLeft w:val="0"/>
          <w:marRight w:val="0"/>
          <w:marTop w:val="0"/>
          <w:marBottom w:val="0"/>
          <w:divBdr>
            <w:top w:val="none" w:sz="0" w:space="0" w:color="auto"/>
            <w:left w:val="none" w:sz="0" w:space="0" w:color="auto"/>
            <w:bottom w:val="none" w:sz="0" w:space="0" w:color="auto"/>
            <w:right w:val="none" w:sz="0" w:space="0" w:color="auto"/>
          </w:divBdr>
        </w:div>
      </w:divsChild>
    </w:div>
    <w:div w:id="680820298">
      <w:bodyDiv w:val="1"/>
      <w:marLeft w:val="0"/>
      <w:marRight w:val="0"/>
      <w:marTop w:val="0"/>
      <w:marBottom w:val="0"/>
      <w:divBdr>
        <w:top w:val="none" w:sz="0" w:space="0" w:color="auto"/>
        <w:left w:val="none" w:sz="0" w:space="0" w:color="auto"/>
        <w:bottom w:val="none" w:sz="0" w:space="0" w:color="auto"/>
        <w:right w:val="none" w:sz="0" w:space="0" w:color="auto"/>
      </w:divBdr>
    </w:div>
    <w:div w:id="685794412">
      <w:bodyDiv w:val="1"/>
      <w:marLeft w:val="0"/>
      <w:marRight w:val="0"/>
      <w:marTop w:val="0"/>
      <w:marBottom w:val="0"/>
      <w:divBdr>
        <w:top w:val="none" w:sz="0" w:space="0" w:color="auto"/>
        <w:left w:val="none" w:sz="0" w:space="0" w:color="auto"/>
        <w:bottom w:val="none" w:sz="0" w:space="0" w:color="auto"/>
        <w:right w:val="none" w:sz="0" w:space="0" w:color="auto"/>
      </w:divBdr>
    </w:div>
    <w:div w:id="700055658">
      <w:bodyDiv w:val="1"/>
      <w:marLeft w:val="0"/>
      <w:marRight w:val="0"/>
      <w:marTop w:val="0"/>
      <w:marBottom w:val="0"/>
      <w:divBdr>
        <w:top w:val="none" w:sz="0" w:space="0" w:color="auto"/>
        <w:left w:val="none" w:sz="0" w:space="0" w:color="auto"/>
        <w:bottom w:val="none" w:sz="0" w:space="0" w:color="auto"/>
        <w:right w:val="none" w:sz="0" w:space="0" w:color="auto"/>
      </w:divBdr>
    </w:div>
    <w:div w:id="734009932">
      <w:bodyDiv w:val="1"/>
      <w:marLeft w:val="0"/>
      <w:marRight w:val="0"/>
      <w:marTop w:val="0"/>
      <w:marBottom w:val="0"/>
      <w:divBdr>
        <w:top w:val="none" w:sz="0" w:space="0" w:color="auto"/>
        <w:left w:val="none" w:sz="0" w:space="0" w:color="auto"/>
        <w:bottom w:val="none" w:sz="0" w:space="0" w:color="auto"/>
        <w:right w:val="none" w:sz="0" w:space="0" w:color="auto"/>
      </w:divBdr>
    </w:div>
    <w:div w:id="742751272">
      <w:bodyDiv w:val="1"/>
      <w:marLeft w:val="0"/>
      <w:marRight w:val="0"/>
      <w:marTop w:val="0"/>
      <w:marBottom w:val="0"/>
      <w:divBdr>
        <w:top w:val="none" w:sz="0" w:space="0" w:color="auto"/>
        <w:left w:val="none" w:sz="0" w:space="0" w:color="auto"/>
        <w:bottom w:val="none" w:sz="0" w:space="0" w:color="auto"/>
        <w:right w:val="none" w:sz="0" w:space="0" w:color="auto"/>
      </w:divBdr>
    </w:div>
    <w:div w:id="745498222">
      <w:bodyDiv w:val="1"/>
      <w:marLeft w:val="0"/>
      <w:marRight w:val="0"/>
      <w:marTop w:val="0"/>
      <w:marBottom w:val="0"/>
      <w:divBdr>
        <w:top w:val="none" w:sz="0" w:space="0" w:color="auto"/>
        <w:left w:val="none" w:sz="0" w:space="0" w:color="auto"/>
        <w:bottom w:val="none" w:sz="0" w:space="0" w:color="auto"/>
        <w:right w:val="none" w:sz="0" w:space="0" w:color="auto"/>
      </w:divBdr>
    </w:div>
    <w:div w:id="752044241">
      <w:bodyDiv w:val="1"/>
      <w:marLeft w:val="0"/>
      <w:marRight w:val="0"/>
      <w:marTop w:val="0"/>
      <w:marBottom w:val="0"/>
      <w:divBdr>
        <w:top w:val="none" w:sz="0" w:space="0" w:color="auto"/>
        <w:left w:val="none" w:sz="0" w:space="0" w:color="auto"/>
        <w:bottom w:val="none" w:sz="0" w:space="0" w:color="auto"/>
        <w:right w:val="none" w:sz="0" w:space="0" w:color="auto"/>
      </w:divBdr>
    </w:div>
    <w:div w:id="752359220">
      <w:bodyDiv w:val="1"/>
      <w:marLeft w:val="0"/>
      <w:marRight w:val="0"/>
      <w:marTop w:val="0"/>
      <w:marBottom w:val="0"/>
      <w:divBdr>
        <w:top w:val="none" w:sz="0" w:space="0" w:color="auto"/>
        <w:left w:val="none" w:sz="0" w:space="0" w:color="auto"/>
        <w:bottom w:val="none" w:sz="0" w:space="0" w:color="auto"/>
        <w:right w:val="none" w:sz="0" w:space="0" w:color="auto"/>
      </w:divBdr>
    </w:div>
    <w:div w:id="759956649">
      <w:bodyDiv w:val="1"/>
      <w:marLeft w:val="0"/>
      <w:marRight w:val="0"/>
      <w:marTop w:val="0"/>
      <w:marBottom w:val="0"/>
      <w:divBdr>
        <w:top w:val="none" w:sz="0" w:space="0" w:color="auto"/>
        <w:left w:val="none" w:sz="0" w:space="0" w:color="auto"/>
        <w:bottom w:val="none" w:sz="0" w:space="0" w:color="auto"/>
        <w:right w:val="none" w:sz="0" w:space="0" w:color="auto"/>
      </w:divBdr>
    </w:div>
    <w:div w:id="866793113">
      <w:bodyDiv w:val="1"/>
      <w:marLeft w:val="0"/>
      <w:marRight w:val="0"/>
      <w:marTop w:val="0"/>
      <w:marBottom w:val="0"/>
      <w:divBdr>
        <w:top w:val="none" w:sz="0" w:space="0" w:color="auto"/>
        <w:left w:val="none" w:sz="0" w:space="0" w:color="auto"/>
        <w:bottom w:val="none" w:sz="0" w:space="0" w:color="auto"/>
        <w:right w:val="none" w:sz="0" w:space="0" w:color="auto"/>
      </w:divBdr>
    </w:div>
    <w:div w:id="883909218">
      <w:bodyDiv w:val="1"/>
      <w:marLeft w:val="0"/>
      <w:marRight w:val="0"/>
      <w:marTop w:val="0"/>
      <w:marBottom w:val="0"/>
      <w:divBdr>
        <w:top w:val="none" w:sz="0" w:space="0" w:color="auto"/>
        <w:left w:val="none" w:sz="0" w:space="0" w:color="auto"/>
        <w:bottom w:val="none" w:sz="0" w:space="0" w:color="auto"/>
        <w:right w:val="none" w:sz="0" w:space="0" w:color="auto"/>
      </w:divBdr>
    </w:div>
    <w:div w:id="895629003">
      <w:bodyDiv w:val="1"/>
      <w:marLeft w:val="0"/>
      <w:marRight w:val="0"/>
      <w:marTop w:val="0"/>
      <w:marBottom w:val="0"/>
      <w:divBdr>
        <w:top w:val="none" w:sz="0" w:space="0" w:color="auto"/>
        <w:left w:val="none" w:sz="0" w:space="0" w:color="auto"/>
        <w:bottom w:val="none" w:sz="0" w:space="0" w:color="auto"/>
        <w:right w:val="none" w:sz="0" w:space="0" w:color="auto"/>
      </w:divBdr>
    </w:div>
    <w:div w:id="903098896">
      <w:bodyDiv w:val="1"/>
      <w:marLeft w:val="0"/>
      <w:marRight w:val="0"/>
      <w:marTop w:val="0"/>
      <w:marBottom w:val="0"/>
      <w:divBdr>
        <w:top w:val="none" w:sz="0" w:space="0" w:color="auto"/>
        <w:left w:val="none" w:sz="0" w:space="0" w:color="auto"/>
        <w:bottom w:val="none" w:sz="0" w:space="0" w:color="auto"/>
        <w:right w:val="none" w:sz="0" w:space="0" w:color="auto"/>
      </w:divBdr>
    </w:div>
    <w:div w:id="956252658">
      <w:bodyDiv w:val="1"/>
      <w:marLeft w:val="0"/>
      <w:marRight w:val="0"/>
      <w:marTop w:val="0"/>
      <w:marBottom w:val="0"/>
      <w:divBdr>
        <w:top w:val="none" w:sz="0" w:space="0" w:color="auto"/>
        <w:left w:val="none" w:sz="0" w:space="0" w:color="auto"/>
        <w:bottom w:val="none" w:sz="0" w:space="0" w:color="auto"/>
        <w:right w:val="none" w:sz="0" w:space="0" w:color="auto"/>
      </w:divBdr>
    </w:div>
    <w:div w:id="1023215502">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59280887">
      <w:bodyDiv w:val="1"/>
      <w:marLeft w:val="0"/>
      <w:marRight w:val="0"/>
      <w:marTop w:val="0"/>
      <w:marBottom w:val="0"/>
      <w:divBdr>
        <w:top w:val="none" w:sz="0" w:space="0" w:color="auto"/>
        <w:left w:val="none" w:sz="0" w:space="0" w:color="auto"/>
        <w:bottom w:val="none" w:sz="0" w:space="0" w:color="auto"/>
        <w:right w:val="none" w:sz="0" w:space="0" w:color="auto"/>
      </w:divBdr>
    </w:div>
    <w:div w:id="1067144031">
      <w:bodyDiv w:val="1"/>
      <w:marLeft w:val="0"/>
      <w:marRight w:val="0"/>
      <w:marTop w:val="0"/>
      <w:marBottom w:val="0"/>
      <w:divBdr>
        <w:top w:val="none" w:sz="0" w:space="0" w:color="auto"/>
        <w:left w:val="none" w:sz="0" w:space="0" w:color="auto"/>
        <w:bottom w:val="none" w:sz="0" w:space="0" w:color="auto"/>
        <w:right w:val="none" w:sz="0" w:space="0" w:color="auto"/>
      </w:divBdr>
    </w:div>
    <w:div w:id="1110708560">
      <w:bodyDiv w:val="1"/>
      <w:marLeft w:val="0"/>
      <w:marRight w:val="0"/>
      <w:marTop w:val="0"/>
      <w:marBottom w:val="0"/>
      <w:divBdr>
        <w:top w:val="none" w:sz="0" w:space="0" w:color="auto"/>
        <w:left w:val="none" w:sz="0" w:space="0" w:color="auto"/>
        <w:bottom w:val="none" w:sz="0" w:space="0" w:color="auto"/>
        <w:right w:val="none" w:sz="0" w:space="0" w:color="auto"/>
      </w:divBdr>
    </w:div>
    <w:div w:id="1211918681">
      <w:bodyDiv w:val="1"/>
      <w:marLeft w:val="0"/>
      <w:marRight w:val="0"/>
      <w:marTop w:val="0"/>
      <w:marBottom w:val="0"/>
      <w:divBdr>
        <w:top w:val="none" w:sz="0" w:space="0" w:color="auto"/>
        <w:left w:val="none" w:sz="0" w:space="0" w:color="auto"/>
        <w:bottom w:val="none" w:sz="0" w:space="0" w:color="auto"/>
        <w:right w:val="none" w:sz="0" w:space="0" w:color="auto"/>
      </w:divBdr>
    </w:div>
    <w:div w:id="1215047754">
      <w:bodyDiv w:val="1"/>
      <w:marLeft w:val="0"/>
      <w:marRight w:val="0"/>
      <w:marTop w:val="0"/>
      <w:marBottom w:val="0"/>
      <w:divBdr>
        <w:top w:val="none" w:sz="0" w:space="0" w:color="auto"/>
        <w:left w:val="none" w:sz="0" w:space="0" w:color="auto"/>
        <w:bottom w:val="none" w:sz="0" w:space="0" w:color="auto"/>
        <w:right w:val="none" w:sz="0" w:space="0" w:color="auto"/>
      </w:divBdr>
    </w:div>
    <w:div w:id="1272741450">
      <w:bodyDiv w:val="1"/>
      <w:marLeft w:val="0"/>
      <w:marRight w:val="0"/>
      <w:marTop w:val="0"/>
      <w:marBottom w:val="0"/>
      <w:divBdr>
        <w:top w:val="none" w:sz="0" w:space="0" w:color="auto"/>
        <w:left w:val="none" w:sz="0" w:space="0" w:color="auto"/>
        <w:bottom w:val="none" w:sz="0" w:space="0" w:color="auto"/>
        <w:right w:val="none" w:sz="0" w:space="0" w:color="auto"/>
      </w:divBdr>
    </w:div>
    <w:div w:id="1415468895">
      <w:bodyDiv w:val="1"/>
      <w:marLeft w:val="0"/>
      <w:marRight w:val="0"/>
      <w:marTop w:val="0"/>
      <w:marBottom w:val="0"/>
      <w:divBdr>
        <w:top w:val="none" w:sz="0" w:space="0" w:color="auto"/>
        <w:left w:val="none" w:sz="0" w:space="0" w:color="auto"/>
        <w:bottom w:val="none" w:sz="0" w:space="0" w:color="auto"/>
        <w:right w:val="none" w:sz="0" w:space="0" w:color="auto"/>
      </w:divBdr>
    </w:div>
    <w:div w:id="1417900077">
      <w:bodyDiv w:val="1"/>
      <w:marLeft w:val="0"/>
      <w:marRight w:val="0"/>
      <w:marTop w:val="0"/>
      <w:marBottom w:val="0"/>
      <w:divBdr>
        <w:top w:val="none" w:sz="0" w:space="0" w:color="auto"/>
        <w:left w:val="none" w:sz="0" w:space="0" w:color="auto"/>
        <w:bottom w:val="none" w:sz="0" w:space="0" w:color="auto"/>
        <w:right w:val="none" w:sz="0" w:space="0" w:color="auto"/>
      </w:divBdr>
    </w:div>
    <w:div w:id="1419326219">
      <w:bodyDiv w:val="1"/>
      <w:marLeft w:val="0"/>
      <w:marRight w:val="0"/>
      <w:marTop w:val="0"/>
      <w:marBottom w:val="0"/>
      <w:divBdr>
        <w:top w:val="none" w:sz="0" w:space="0" w:color="auto"/>
        <w:left w:val="none" w:sz="0" w:space="0" w:color="auto"/>
        <w:bottom w:val="none" w:sz="0" w:space="0" w:color="auto"/>
        <w:right w:val="none" w:sz="0" w:space="0" w:color="auto"/>
      </w:divBdr>
    </w:div>
    <w:div w:id="1450398619">
      <w:bodyDiv w:val="1"/>
      <w:marLeft w:val="0"/>
      <w:marRight w:val="0"/>
      <w:marTop w:val="0"/>
      <w:marBottom w:val="0"/>
      <w:divBdr>
        <w:top w:val="none" w:sz="0" w:space="0" w:color="auto"/>
        <w:left w:val="none" w:sz="0" w:space="0" w:color="auto"/>
        <w:bottom w:val="none" w:sz="0" w:space="0" w:color="auto"/>
        <w:right w:val="none" w:sz="0" w:space="0" w:color="auto"/>
      </w:divBdr>
    </w:div>
    <w:div w:id="1488089341">
      <w:bodyDiv w:val="1"/>
      <w:marLeft w:val="0"/>
      <w:marRight w:val="0"/>
      <w:marTop w:val="0"/>
      <w:marBottom w:val="0"/>
      <w:divBdr>
        <w:top w:val="none" w:sz="0" w:space="0" w:color="auto"/>
        <w:left w:val="none" w:sz="0" w:space="0" w:color="auto"/>
        <w:bottom w:val="none" w:sz="0" w:space="0" w:color="auto"/>
        <w:right w:val="none" w:sz="0" w:space="0" w:color="auto"/>
      </w:divBdr>
    </w:div>
    <w:div w:id="1544906060">
      <w:bodyDiv w:val="1"/>
      <w:marLeft w:val="0"/>
      <w:marRight w:val="0"/>
      <w:marTop w:val="0"/>
      <w:marBottom w:val="0"/>
      <w:divBdr>
        <w:top w:val="none" w:sz="0" w:space="0" w:color="auto"/>
        <w:left w:val="none" w:sz="0" w:space="0" w:color="auto"/>
        <w:bottom w:val="none" w:sz="0" w:space="0" w:color="auto"/>
        <w:right w:val="none" w:sz="0" w:space="0" w:color="auto"/>
      </w:divBdr>
    </w:div>
    <w:div w:id="1581526569">
      <w:bodyDiv w:val="1"/>
      <w:marLeft w:val="0"/>
      <w:marRight w:val="0"/>
      <w:marTop w:val="0"/>
      <w:marBottom w:val="0"/>
      <w:divBdr>
        <w:top w:val="none" w:sz="0" w:space="0" w:color="auto"/>
        <w:left w:val="none" w:sz="0" w:space="0" w:color="auto"/>
        <w:bottom w:val="none" w:sz="0" w:space="0" w:color="auto"/>
        <w:right w:val="none" w:sz="0" w:space="0" w:color="auto"/>
      </w:divBdr>
    </w:div>
    <w:div w:id="1701735390">
      <w:bodyDiv w:val="1"/>
      <w:marLeft w:val="0"/>
      <w:marRight w:val="0"/>
      <w:marTop w:val="0"/>
      <w:marBottom w:val="0"/>
      <w:divBdr>
        <w:top w:val="none" w:sz="0" w:space="0" w:color="auto"/>
        <w:left w:val="none" w:sz="0" w:space="0" w:color="auto"/>
        <w:bottom w:val="none" w:sz="0" w:space="0" w:color="auto"/>
        <w:right w:val="none" w:sz="0" w:space="0" w:color="auto"/>
      </w:divBdr>
    </w:div>
    <w:div w:id="1733651168">
      <w:bodyDiv w:val="1"/>
      <w:marLeft w:val="0"/>
      <w:marRight w:val="0"/>
      <w:marTop w:val="0"/>
      <w:marBottom w:val="0"/>
      <w:divBdr>
        <w:top w:val="none" w:sz="0" w:space="0" w:color="auto"/>
        <w:left w:val="none" w:sz="0" w:space="0" w:color="auto"/>
        <w:bottom w:val="none" w:sz="0" w:space="0" w:color="auto"/>
        <w:right w:val="none" w:sz="0" w:space="0" w:color="auto"/>
      </w:divBdr>
    </w:div>
    <w:div w:id="1740518446">
      <w:bodyDiv w:val="1"/>
      <w:marLeft w:val="0"/>
      <w:marRight w:val="0"/>
      <w:marTop w:val="0"/>
      <w:marBottom w:val="0"/>
      <w:divBdr>
        <w:top w:val="none" w:sz="0" w:space="0" w:color="auto"/>
        <w:left w:val="none" w:sz="0" w:space="0" w:color="auto"/>
        <w:bottom w:val="none" w:sz="0" w:space="0" w:color="auto"/>
        <w:right w:val="none" w:sz="0" w:space="0" w:color="auto"/>
      </w:divBdr>
    </w:div>
    <w:div w:id="1765220271">
      <w:bodyDiv w:val="1"/>
      <w:marLeft w:val="0"/>
      <w:marRight w:val="0"/>
      <w:marTop w:val="0"/>
      <w:marBottom w:val="0"/>
      <w:divBdr>
        <w:top w:val="none" w:sz="0" w:space="0" w:color="auto"/>
        <w:left w:val="none" w:sz="0" w:space="0" w:color="auto"/>
        <w:bottom w:val="none" w:sz="0" w:space="0" w:color="auto"/>
        <w:right w:val="none" w:sz="0" w:space="0" w:color="auto"/>
      </w:divBdr>
    </w:div>
    <w:div w:id="1790589107">
      <w:bodyDiv w:val="1"/>
      <w:marLeft w:val="0"/>
      <w:marRight w:val="0"/>
      <w:marTop w:val="0"/>
      <w:marBottom w:val="0"/>
      <w:divBdr>
        <w:top w:val="none" w:sz="0" w:space="0" w:color="auto"/>
        <w:left w:val="none" w:sz="0" w:space="0" w:color="auto"/>
        <w:bottom w:val="none" w:sz="0" w:space="0" w:color="auto"/>
        <w:right w:val="none" w:sz="0" w:space="0" w:color="auto"/>
      </w:divBdr>
    </w:div>
    <w:div w:id="1816875447">
      <w:bodyDiv w:val="1"/>
      <w:marLeft w:val="0"/>
      <w:marRight w:val="0"/>
      <w:marTop w:val="0"/>
      <w:marBottom w:val="0"/>
      <w:divBdr>
        <w:top w:val="none" w:sz="0" w:space="0" w:color="auto"/>
        <w:left w:val="none" w:sz="0" w:space="0" w:color="auto"/>
        <w:bottom w:val="none" w:sz="0" w:space="0" w:color="auto"/>
        <w:right w:val="none" w:sz="0" w:space="0" w:color="auto"/>
      </w:divBdr>
    </w:div>
    <w:div w:id="1890801515">
      <w:bodyDiv w:val="1"/>
      <w:marLeft w:val="0"/>
      <w:marRight w:val="0"/>
      <w:marTop w:val="0"/>
      <w:marBottom w:val="0"/>
      <w:divBdr>
        <w:top w:val="none" w:sz="0" w:space="0" w:color="auto"/>
        <w:left w:val="none" w:sz="0" w:space="0" w:color="auto"/>
        <w:bottom w:val="none" w:sz="0" w:space="0" w:color="auto"/>
        <w:right w:val="none" w:sz="0" w:space="0" w:color="auto"/>
      </w:divBdr>
    </w:div>
    <w:div w:id="1913739287">
      <w:bodyDiv w:val="1"/>
      <w:marLeft w:val="0"/>
      <w:marRight w:val="0"/>
      <w:marTop w:val="0"/>
      <w:marBottom w:val="0"/>
      <w:divBdr>
        <w:top w:val="none" w:sz="0" w:space="0" w:color="auto"/>
        <w:left w:val="none" w:sz="0" w:space="0" w:color="auto"/>
        <w:bottom w:val="none" w:sz="0" w:space="0" w:color="auto"/>
        <w:right w:val="none" w:sz="0" w:space="0" w:color="auto"/>
      </w:divBdr>
    </w:div>
    <w:div w:id="1965770204">
      <w:bodyDiv w:val="1"/>
      <w:marLeft w:val="0"/>
      <w:marRight w:val="0"/>
      <w:marTop w:val="0"/>
      <w:marBottom w:val="0"/>
      <w:divBdr>
        <w:top w:val="none" w:sz="0" w:space="0" w:color="auto"/>
        <w:left w:val="none" w:sz="0" w:space="0" w:color="auto"/>
        <w:bottom w:val="none" w:sz="0" w:space="0" w:color="auto"/>
        <w:right w:val="none" w:sz="0" w:space="0" w:color="auto"/>
      </w:divBdr>
    </w:div>
    <w:div w:id="1975058456">
      <w:bodyDiv w:val="1"/>
      <w:marLeft w:val="0"/>
      <w:marRight w:val="0"/>
      <w:marTop w:val="0"/>
      <w:marBottom w:val="0"/>
      <w:divBdr>
        <w:top w:val="none" w:sz="0" w:space="0" w:color="auto"/>
        <w:left w:val="none" w:sz="0" w:space="0" w:color="auto"/>
        <w:bottom w:val="none" w:sz="0" w:space="0" w:color="auto"/>
        <w:right w:val="none" w:sz="0" w:space="0" w:color="auto"/>
      </w:divBdr>
    </w:div>
    <w:div w:id="1986275958">
      <w:bodyDiv w:val="1"/>
      <w:marLeft w:val="0"/>
      <w:marRight w:val="0"/>
      <w:marTop w:val="0"/>
      <w:marBottom w:val="0"/>
      <w:divBdr>
        <w:top w:val="none" w:sz="0" w:space="0" w:color="auto"/>
        <w:left w:val="none" w:sz="0" w:space="0" w:color="auto"/>
        <w:bottom w:val="none" w:sz="0" w:space="0" w:color="auto"/>
        <w:right w:val="none" w:sz="0" w:space="0" w:color="auto"/>
      </w:divBdr>
    </w:div>
    <w:div w:id="2043819057">
      <w:bodyDiv w:val="1"/>
      <w:marLeft w:val="0"/>
      <w:marRight w:val="0"/>
      <w:marTop w:val="0"/>
      <w:marBottom w:val="0"/>
      <w:divBdr>
        <w:top w:val="none" w:sz="0" w:space="0" w:color="auto"/>
        <w:left w:val="none" w:sz="0" w:space="0" w:color="auto"/>
        <w:bottom w:val="none" w:sz="0" w:space="0" w:color="auto"/>
        <w:right w:val="none" w:sz="0" w:space="0" w:color="auto"/>
      </w:divBdr>
    </w:div>
    <w:div w:id="2060862561">
      <w:bodyDiv w:val="1"/>
      <w:marLeft w:val="0"/>
      <w:marRight w:val="0"/>
      <w:marTop w:val="0"/>
      <w:marBottom w:val="0"/>
      <w:divBdr>
        <w:top w:val="none" w:sz="0" w:space="0" w:color="auto"/>
        <w:left w:val="none" w:sz="0" w:space="0" w:color="auto"/>
        <w:bottom w:val="none" w:sz="0" w:space="0" w:color="auto"/>
        <w:right w:val="none" w:sz="0" w:space="0" w:color="auto"/>
      </w:divBdr>
    </w:div>
    <w:div w:id="2061440914">
      <w:bodyDiv w:val="1"/>
      <w:marLeft w:val="0"/>
      <w:marRight w:val="0"/>
      <w:marTop w:val="0"/>
      <w:marBottom w:val="0"/>
      <w:divBdr>
        <w:top w:val="none" w:sz="0" w:space="0" w:color="auto"/>
        <w:left w:val="none" w:sz="0" w:space="0" w:color="auto"/>
        <w:bottom w:val="none" w:sz="0" w:space="0" w:color="auto"/>
        <w:right w:val="none" w:sz="0" w:space="0" w:color="auto"/>
      </w:divBdr>
    </w:div>
    <w:div w:id="209717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97017"/>
    <w:rsid w:val="00183641"/>
    <w:rsid w:val="002B6EA6"/>
    <w:rsid w:val="002D3DF6"/>
    <w:rsid w:val="003A1386"/>
    <w:rsid w:val="00430EEE"/>
    <w:rsid w:val="00442C02"/>
    <w:rsid w:val="00495D6C"/>
    <w:rsid w:val="004B034A"/>
    <w:rsid w:val="00515698"/>
    <w:rsid w:val="0061447A"/>
    <w:rsid w:val="006C0123"/>
    <w:rsid w:val="007A525A"/>
    <w:rsid w:val="008400A1"/>
    <w:rsid w:val="00875D23"/>
    <w:rsid w:val="00A301B3"/>
    <w:rsid w:val="00AB77E3"/>
    <w:rsid w:val="00CC2C1E"/>
    <w:rsid w:val="00D83188"/>
    <w:rsid w:val="00D86828"/>
    <w:rsid w:val="00D8731E"/>
    <w:rsid w:val="00DB7BC0"/>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CF25EA-E70B-4D53-95B6-3BE0371B533D}">
  <ds:schemaRefs>
    <ds:schemaRef ds:uri="http://schemas.openxmlformats.org/officeDocument/2006/bibliography"/>
  </ds:schemaRefs>
</ds:datastoreItem>
</file>

<file path=customXml/itemProps3.xml><?xml version="1.0" encoding="utf-8"?>
<ds:datastoreItem xmlns:ds="http://schemas.openxmlformats.org/officeDocument/2006/customXml" ds:itemID="{1F49D551-512B-4589-A139-723898610916}">
  <ds:schemaRefs>
    <ds:schemaRef ds:uri="http://schemas.microsoft.com/sharepoint/v3/contenttype/forms"/>
  </ds:schemaRefs>
</ds:datastoreItem>
</file>

<file path=customXml/itemProps4.xml><?xml version="1.0" encoding="utf-8"?>
<ds:datastoreItem xmlns:ds="http://schemas.openxmlformats.org/officeDocument/2006/customXml" ds:itemID="{6009247C-BBF6-4DBD-888B-84572081B562}"/>
</file>

<file path=customXml/itemProps5.xml><?xml version="1.0" encoding="utf-8"?>
<ds:datastoreItem xmlns:ds="http://schemas.openxmlformats.org/officeDocument/2006/customXml" ds:itemID="{1097A8C9-AF65-487B-BA8C-E88BCD01DB42}">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3644</Words>
  <Characters>20774</Characters>
  <Application>Microsoft Office Word</Application>
  <DocSecurity>0</DocSecurity>
  <Lines>173</Lines>
  <Paragraphs>48</Paragraphs>
  <ScaleCrop>false</ScaleCrop>
  <Company/>
  <LinksUpToDate>false</LinksUpToDate>
  <CharactersWithSpaces>24370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01.03 
Maintenance program</dc:title>
  <dc:subject>Process Design &amp; AMOS Configuration Document</dc:subject>
  <dc:creator>Julien Methot</dc:creator>
  <cp:keywords/>
  <dc:description/>
  <cp:lastModifiedBy>Wu Sijun</cp:lastModifiedBy>
  <cp:revision>30</cp:revision>
  <cp:lastPrinted>2024-05-30T21:18:00Z</cp:lastPrinted>
  <dcterms:created xsi:type="dcterms:W3CDTF">2024-05-28T19:20:00Z</dcterms:created>
  <dcterms:modified xsi:type="dcterms:W3CDTF">2025-08-06T05:43:00Z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